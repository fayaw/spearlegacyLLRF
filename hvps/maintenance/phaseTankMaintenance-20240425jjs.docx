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B1BD7" w14:textId="22358914" w:rsidR="00056DB6" w:rsidRDefault="007D4558" w:rsidP="007D4558">
      <w:pPr>
        <w:pStyle w:val="Title"/>
        <w:jc w:val="center"/>
      </w:pPr>
      <w:r>
        <w:t xml:space="preserve">SPEAR3 </w:t>
      </w:r>
      <w:r w:rsidR="00554FCC">
        <w:t>HVPS Phase Tank Maintenance</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4A27FB52" w14:textId="77777777" w:rsidR="000E04B1" w:rsidRDefault="000E04B1">
          <w:pPr>
            <w:pStyle w:val="TOCHeading"/>
          </w:pPr>
          <w:r>
            <w:t>Table of Contents</w:t>
          </w:r>
        </w:p>
        <w:p w14:paraId="4FF12E89" w14:textId="5E544F2D" w:rsidR="00FB3D42" w:rsidRDefault="000E04B1">
          <w:pPr>
            <w:pStyle w:val="TOC1"/>
            <w:tabs>
              <w:tab w:val="left" w:pos="440"/>
              <w:tab w:val="right" w:leader="dot" w:pos="9350"/>
            </w:tabs>
            <w:rPr>
              <w:ins w:id="0" w:author="Sebek, Jim" w:date="2024-05-23T17:11:00Z"/>
              <w:noProof/>
              <w:kern w:val="2"/>
              <w:sz w:val="24"/>
              <w:szCs w:val="24"/>
              <w14:ligatures w14:val="standardContextual"/>
            </w:rPr>
          </w:pPr>
          <w:r>
            <w:fldChar w:fldCharType="begin"/>
          </w:r>
          <w:r>
            <w:instrText xml:space="preserve"> TOC \o "1-3" \h \z \u </w:instrText>
          </w:r>
          <w:r>
            <w:fldChar w:fldCharType="separate"/>
          </w:r>
          <w:ins w:id="1" w:author="Sebek, Jim" w:date="2024-05-23T17:11:00Z">
            <w:r w:rsidR="00FB3D42" w:rsidRPr="000822A8">
              <w:rPr>
                <w:rStyle w:val="Hyperlink"/>
                <w:noProof/>
              </w:rPr>
              <w:fldChar w:fldCharType="begin"/>
            </w:r>
            <w:r w:rsidR="00FB3D42" w:rsidRPr="000822A8">
              <w:rPr>
                <w:rStyle w:val="Hyperlink"/>
                <w:noProof/>
              </w:rPr>
              <w:instrText xml:space="preserve"> </w:instrText>
            </w:r>
            <w:r w:rsidR="00FB3D42">
              <w:rPr>
                <w:noProof/>
              </w:rPr>
              <w:instrText>HYPERLINK \l "_Toc167376720"</w:instrText>
            </w:r>
            <w:r w:rsidR="00FB3D42" w:rsidRPr="000822A8">
              <w:rPr>
                <w:rStyle w:val="Hyperlink"/>
                <w:noProof/>
              </w:rPr>
              <w:instrText xml:space="preserve"> </w:instrText>
            </w:r>
            <w:r w:rsidR="00FB3D42" w:rsidRPr="000822A8">
              <w:rPr>
                <w:rStyle w:val="Hyperlink"/>
                <w:noProof/>
              </w:rPr>
            </w:r>
            <w:r w:rsidR="00FB3D42" w:rsidRPr="000822A8">
              <w:rPr>
                <w:rStyle w:val="Hyperlink"/>
                <w:noProof/>
              </w:rPr>
              <w:fldChar w:fldCharType="separate"/>
            </w:r>
            <w:r w:rsidR="00FB3D42" w:rsidRPr="000822A8">
              <w:rPr>
                <w:rStyle w:val="Hyperlink"/>
                <w:noProof/>
              </w:rPr>
              <w:t>2</w:t>
            </w:r>
            <w:r w:rsidR="00FB3D42">
              <w:rPr>
                <w:noProof/>
                <w:kern w:val="2"/>
                <w:sz w:val="24"/>
                <w:szCs w:val="24"/>
                <w14:ligatures w14:val="standardContextual"/>
              </w:rPr>
              <w:tab/>
            </w:r>
            <w:r w:rsidR="00FB3D42" w:rsidRPr="000822A8">
              <w:rPr>
                <w:rStyle w:val="Hyperlink"/>
                <w:noProof/>
              </w:rPr>
              <w:t>Revision History</w:t>
            </w:r>
            <w:r w:rsidR="00FB3D42">
              <w:rPr>
                <w:noProof/>
                <w:webHidden/>
              </w:rPr>
              <w:tab/>
            </w:r>
            <w:r w:rsidR="00FB3D42">
              <w:rPr>
                <w:noProof/>
                <w:webHidden/>
              </w:rPr>
              <w:fldChar w:fldCharType="begin"/>
            </w:r>
            <w:r w:rsidR="00FB3D42">
              <w:rPr>
                <w:noProof/>
                <w:webHidden/>
              </w:rPr>
              <w:instrText xml:space="preserve"> PAGEREF _Toc167376720 \h </w:instrText>
            </w:r>
            <w:r w:rsidR="00FB3D42">
              <w:rPr>
                <w:noProof/>
                <w:webHidden/>
              </w:rPr>
            </w:r>
          </w:ins>
          <w:r w:rsidR="00FB3D42">
            <w:rPr>
              <w:noProof/>
              <w:webHidden/>
            </w:rPr>
            <w:fldChar w:fldCharType="separate"/>
          </w:r>
          <w:ins w:id="2" w:author="Sebek, Jim" w:date="2024-05-23T17:11:00Z">
            <w:r w:rsidR="00FB3D42">
              <w:rPr>
                <w:noProof/>
                <w:webHidden/>
              </w:rPr>
              <w:t>3</w:t>
            </w:r>
            <w:r w:rsidR="00FB3D42">
              <w:rPr>
                <w:noProof/>
                <w:webHidden/>
              </w:rPr>
              <w:fldChar w:fldCharType="end"/>
            </w:r>
            <w:r w:rsidR="00FB3D42" w:rsidRPr="000822A8">
              <w:rPr>
                <w:rStyle w:val="Hyperlink"/>
                <w:noProof/>
              </w:rPr>
              <w:fldChar w:fldCharType="end"/>
            </w:r>
          </w:ins>
        </w:p>
        <w:p w14:paraId="72930EFD" w14:textId="0706FB15" w:rsidR="00FB3D42" w:rsidRDefault="00FB3D42">
          <w:pPr>
            <w:pStyle w:val="TOC2"/>
            <w:tabs>
              <w:tab w:val="left" w:pos="960"/>
              <w:tab w:val="right" w:leader="dot" w:pos="9350"/>
            </w:tabs>
            <w:rPr>
              <w:ins w:id="3" w:author="Sebek, Jim" w:date="2024-05-23T17:11:00Z"/>
              <w:noProof/>
              <w:kern w:val="2"/>
              <w:sz w:val="24"/>
              <w:szCs w:val="24"/>
              <w14:ligatures w14:val="standardContextual"/>
            </w:rPr>
          </w:pPr>
          <w:ins w:id="4"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"_Toc167376721"</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2.1</w:t>
            </w:r>
            <w:r>
              <w:rPr>
                <w:noProof/>
                <w:kern w:val="2"/>
                <w:sz w:val="24"/>
                <w:szCs w:val="24"/>
                <w14:ligatures w14:val="standardContextual"/>
              </w:rPr>
              <w:tab/>
            </w:r>
            <w:r w:rsidRPr="000822A8">
              <w:rPr>
                <w:rStyle w:val="Hyperlink"/>
                <w:noProof/>
              </w:rPr>
              <w:t>R1 Date</w:t>
            </w:r>
            <w:r>
              <w:rPr>
                <w:noProof/>
                <w:webHidden/>
              </w:rPr>
              <w:tab/>
            </w:r>
            <w:r>
              <w:rPr>
                <w:noProof/>
                <w:webHidden/>
              </w:rPr>
              <w:fldChar w:fldCharType="begin"/>
            </w:r>
            <w:r>
              <w:rPr>
                <w:noProof/>
                <w:webHidden/>
              </w:rPr>
              <w:instrText xml:space="preserve"> PAGEREF _Toc167376721 \h </w:instrText>
            </w:r>
            <w:r>
              <w:rPr>
                <w:noProof/>
                <w:webHidden/>
              </w:rPr>
            </w:r>
          </w:ins>
          <w:r>
            <w:rPr>
              <w:noProof/>
              <w:webHidden/>
            </w:rPr>
            <w:fldChar w:fldCharType="separate"/>
          </w:r>
          <w:ins w:id="5" w:author="Sebek, Jim" w:date="2024-05-23T17:11:00Z">
            <w:r>
              <w:rPr>
                <w:noProof/>
                <w:webHidden/>
              </w:rPr>
              <w:t>3</w:t>
            </w:r>
            <w:r>
              <w:rPr>
                <w:noProof/>
                <w:webHidden/>
              </w:rPr>
              <w:fldChar w:fldCharType="end"/>
            </w:r>
            <w:r w:rsidRPr="000822A8">
              <w:rPr>
                <w:rStyle w:val="Hyperlink"/>
                <w:noProof/>
              </w:rPr>
              <w:fldChar w:fldCharType="end"/>
            </w:r>
          </w:ins>
        </w:p>
        <w:p w14:paraId="0EB2FC38" w14:textId="4CAF879B" w:rsidR="00FB3D42" w:rsidRDefault="00FB3D42">
          <w:pPr>
            <w:pStyle w:val="TOC1"/>
            <w:tabs>
              <w:tab w:val="left" w:pos="440"/>
              <w:tab w:val="right" w:leader="dot" w:pos="9350"/>
            </w:tabs>
            <w:rPr>
              <w:ins w:id="6" w:author="Sebek, Jim" w:date="2024-05-23T17:11:00Z"/>
              <w:noProof/>
              <w:kern w:val="2"/>
              <w:sz w:val="24"/>
              <w:szCs w:val="24"/>
              <w14:ligatures w14:val="standardContextual"/>
            </w:rPr>
          </w:pPr>
          <w:ins w:id="7"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"_Toc167376722"</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3</w:t>
            </w:r>
            <w:r>
              <w:rPr>
                <w:noProof/>
                <w:kern w:val="2"/>
                <w:sz w:val="24"/>
                <w:szCs w:val="24"/>
                <w14:ligatures w14:val="standardContextual"/>
              </w:rPr>
              <w:tab/>
            </w:r>
            <w:r w:rsidRPr="000822A8">
              <w:rPr>
                <w:rStyle w:val="Hyperlink"/>
                <w:noProof/>
              </w:rPr>
              <w:t>Table of Figures</w:t>
            </w:r>
            <w:r>
              <w:rPr>
                <w:noProof/>
                <w:webHidden/>
              </w:rPr>
              <w:tab/>
            </w:r>
            <w:r>
              <w:rPr>
                <w:noProof/>
                <w:webHidden/>
              </w:rPr>
              <w:fldChar w:fldCharType="begin"/>
            </w:r>
            <w:r>
              <w:rPr>
                <w:noProof/>
                <w:webHidden/>
              </w:rPr>
              <w:instrText xml:space="preserve"> PAGEREF _Toc167376722 \h </w:instrText>
            </w:r>
            <w:r>
              <w:rPr>
                <w:noProof/>
                <w:webHidden/>
              </w:rPr>
            </w:r>
          </w:ins>
          <w:r>
            <w:rPr>
              <w:noProof/>
              <w:webHidden/>
            </w:rPr>
            <w:fldChar w:fldCharType="separate"/>
          </w:r>
          <w:ins w:id="8" w:author="Sebek, Jim" w:date="2024-05-23T17:11:00Z">
            <w:r>
              <w:rPr>
                <w:noProof/>
                <w:webHidden/>
              </w:rPr>
              <w:t>4</w:t>
            </w:r>
            <w:r>
              <w:rPr>
                <w:noProof/>
                <w:webHidden/>
              </w:rPr>
              <w:fldChar w:fldCharType="end"/>
            </w:r>
            <w:r w:rsidRPr="000822A8">
              <w:rPr>
                <w:rStyle w:val="Hyperlink"/>
                <w:noProof/>
              </w:rPr>
              <w:fldChar w:fldCharType="end"/>
            </w:r>
          </w:ins>
        </w:p>
        <w:p w14:paraId="0382B103" w14:textId="60695B52" w:rsidR="00FB3D42" w:rsidRDefault="00FB3D42">
          <w:pPr>
            <w:pStyle w:val="TOC1"/>
            <w:tabs>
              <w:tab w:val="left" w:pos="440"/>
              <w:tab w:val="right" w:leader="dot" w:pos="9350"/>
            </w:tabs>
            <w:rPr>
              <w:ins w:id="9" w:author="Sebek, Jim" w:date="2024-05-23T17:11:00Z"/>
              <w:noProof/>
              <w:kern w:val="2"/>
              <w:sz w:val="24"/>
              <w:szCs w:val="24"/>
              <w14:ligatures w14:val="standardContextual"/>
            </w:rPr>
          </w:pPr>
          <w:ins w:id="10"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"_Toc167376723"</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4</w:t>
            </w:r>
            <w:r>
              <w:rPr>
                <w:noProof/>
                <w:kern w:val="2"/>
                <w:sz w:val="24"/>
                <w:szCs w:val="24"/>
                <w14:ligatures w14:val="standardContextual"/>
              </w:rPr>
              <w:tab/>
            </w:r>
            <w:r w:rsidRPr="000822A8">
              <w:rPr>
                <w:rStyle w:val="Hyperlink"/>
                <w:noProof/>
              </w:rPr>
              <w:t>Author/Approvers/Validators</w:t>
            </w:r>
            <w:r>
              <w:rPr>
                <w:noProof/>
                <w:webHidden/>
              </w:rPr>
              <w:tab/>
            </w:r>
            <w:r>
              <w:rPr>
                <w:noProof/>
                <w:webHidden/>
              </w:rPr>
              <w:fldChar w:fldCharType="begin"/>
            </w:r>
            <w:r>
              <w:rPr>
                <w:noProof/>
                <w:webHidden/>
              </w:rPr>
              <w:instrText xml:space="preserve"> PAGEREF _Toc167376723 \h </w:instrText>
            </w:r>
            <w:r>
              <w:rPr>
                <w:noProof/>
                <w:webHidden/>
              </w:rPr>
            </w:r>
          </w:ins>
          <w:r>
            <w:rPr>
              <w:noProof/>
              <w:webHidden/>
            </w:rPr>
            <w:fldChar w:fldCharType="separate"/>
          </w:r>
          <w:ins w:id="11" w:author="Sebek, Jim" w:date="2024-05-23T17:11:00Z">
            <w:r>
              <w:rPr>
                <w:noProof/>
                <w:webHidden/>
              </w:rPr>
              <w:t>4</w:t>
            </w:r>
            <w:r>
              <w:rPr>
                <w:noProof/>
                <w:webHidden/>
              </w:rPr>
              <w:fldChar w:fldCharType="end"/>
            </w:r>
            <w:r w:rsidRPr="000822A8">
              <w:rPr>
                <w:rStyle w:val="Hyperlink"/>
                <w:noProof/>
              </w:rPr>
              <w:fldChar w:fldCharType="end"/>
            </w:r>
          </w:ins>
        </w:p>
        <w:p w14:paraId="47CD6A33" w14:textId="7029874B" w:rsidR="00FB3D42" w:rsidRDefault="00FB3D42">
          <w:pPr>
            <w:pStyle w:val="TOC2"/>
            <w:tabs>
              <w:tab w:val="left" w:pos="960"/>
              <w:tab w:val="right" w:leader="dot" w:pos="9350"/>
            </w:tabs>
            <w:rPr>
              <w:ins w:id="12" w:author="Sebek, Jim" w:date="2024-05-23T17:11:00Z"/>
              <w:noProof/>
              <w:kern w:val="2"/>
              <w:sz w:val="24"/>
              <w:szCs w:val="24"/>
              <w14:ligatures w14:val="standardContextual"/>
            </w:rPr>
          </w:pPr>
          <w:ins w:id="13"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"_Toc167376724"</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4.1</w:t>
            </w:r>
            <w:r>
              <w:rPr>
                <w:noProof/>
                <w:kern w:val="2"/>
                <w:sz w:val="24"/>
                <w:szCs w:val="24"/>
                <w14:ligatures w14:val="standardContextual"/>
              </w:rPr>
              <w:tab/>
            </w:r>
            <w:r w:rsidRPr="000822A8">
              <w:rPr>
                <w:rStyle w:val="Hyperlink"/>
                <w:noProof/>
              </w:rPr>
              <w:t>Author</w:t>
            </w:r>
            <w:r>
              <w:rPr>
                <w:noProof/>
                <w:webHidden/>
              </w:rPr>
              <w:tab/>
            </w:r>
            <w:r>
              <w:rPr>
                <w:noProof/>
                <w:webHidden/>
              </w:rPr>
              <w:fldChar w:fldCharType="begin"/>
            </w:r>
            <w:r>
              <w:rPr>
                <w:noProof/>
                <w:webHidden/>
              </w:rPr>
              <w:instrText xml:space="preserve"> PAGEREF _Toc167376724 \h </w:instrText>
            </w:r>
            <w:r>
              <w:rPr>
                <w:noProof/>
                <w:webHidden/>
              </w:rPr>
            </w:r>
          </w:ins>
          <w:r>
            <w:rPr>
              <w:noProof/>
              <w:webHidden/>
            </w:rPr>
            <w:fldChar w:fldCharType="separate"/>
          </w:r>
          <w:ins w:id="14" w:author="Sebek, Jim" w:date="2024-05-23T17:11:00Z">
            <w:r>
              <w:rPr>
                <w:noProof/>
                <w:webHidden/>
              </w:rPr>
              <w:t>4</w:t>
            </w:r>
            <w:r>
              <w:rPr>
                <w:noProof/>
                <w:webHidden/>
              </w:rPr>
              <w:fldChar w:fldCharType="end"/>
            </w:r>
            <w:r w:rsidRPr="000822A8">
              <w:rPr>
                <w:rStyle w:val="Hyperlink"/>
                <w:noProof/>
              </w:rPr>
              <w:fldChar w:fldCharType="end"/>
            </w:r>
          </w:ins>
        </w:p>
        <w:p w14:paraId="2E700384" w14:textId="4D47B21E" w:rsidR="00FB3D42" w:rsidRDefault="00FB3D42">
          <w:pPr>
            <w:pStyle w:val="TOC2"/>
            <w:tabs>
              <w:tab w:val="left" w:pos="960"/>
              <w:tab w:val="right" w:leader="dot" w:pos="9350"/>
            </w:tabs>
            <w:rPr>
              <w:ins w:id="15" w:author="Sebek, Jim" w:date="2024-05-23T17:11:00Z"/>
              <w:noProof/>
              <w:kern w:val="2"/>
              <w:sz w:val="24"/>
              <w:szCs w:val="24"/>
              <w14:ligatures w14:val="standardContextual"/>
            </w:rPr>
          </w:pPr>
          <w:ins w:id="16"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"_Toc167376725"</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4.2</w:t>
            </w:r>
            <w:r>
              <w:rPr>
                <w:noProof/>
                <w:kern w:val="2"/>
                <w:sz w:val="24"/>
                <w:szCs w:val="24"/>
                <w14:ligatures w14:val="standardContextual"/>
              </w:rPr>
              <w:tab/>
            </w:r>
            <w:r w:rsidRPr="000822A8">
              <w:rPr>
                <w:rStyle w:val="Hyperlink"/>
                <w:noProof/>
              </w:rPr>
              <w:t>Reviewers</w:t>
            </w:r>
            <w:r>
              <w:rPr>
                <w:noProof/>
                <w:webHidden/>
              </w:rPr>
              <w:tab/>
            </w:r>
            <w:r>
              <w:rPr>
                <w:noProof/>
                <w:webHidden/>
              </w:rPr>
              <w:fldChar w:fldCharType="begin"/>
            </w:r>
            <w:r>
              <w:rPr>
                <w:noProof/>
                <w:webHidden/>
              </w:rPr>
              <w:instrText xml:space="preserve"> PAGEREF _Toc167376725 \h </w:instrText>
            </w:r>
            <w:r>
              <w:rPr>
                <w:noProof/>
                <w:webHidden/>
              </w:rPr>
            </w:r>
          </w:ins>
          <w:r>
            <w:rPr>
              <w:noProof/>
              <w:webHidden/>
            </w:rPr>
            <w:fldChar w:fldCharType="separate"/>
          </w:r>
          <w:ins w:id="17" w:author="Sebek, Jim" w:date="2024-05-23T17:11:00Z">
            <w:r>
              <w:rPr>
                <w:noProof/>
                <w:webHidden/>
              </w:rPr>
              <w:t>4</w:t>
            </w:r>
            <w:r>
              <w:rPr>
                <w:noProof/>
                <w:webHidden/>
              </w:rPr>
              <w:fldChar w:fldCharType="end"/>
            </w:r>
            <w:r w:rsidRPr="000822A8">
              <w:rPr>
                <w:rStyle w:val="Hyperlink"/>
                <w:noProof/>
              </w:rPr>
              <w:fldChar w:fldCharType="end"/>
            </w:r>
          </w:ins>
        </w:p>
        <w:p w14:paraId="1A43A264" w14:textId="2C0886C4" w:rsidR="00FB3D42" w:rsidRDefault="00FB3D42">
          <w:pPr>
            <w:pStyle w:val="TOC2"/>
            <w:tabs>
              <w:tab w:val="left" w:pos="960"/>
              <w:tab w:val="right" w:leader="dot" w:pos="9350"/>
            </w:tabs>
            <w:rPr>
              <w:ins w:id="18" w:author="Sebek, Jim" w:date="2024-05-23T17:11:00Z"/>
              <w:noProof/>
              <w:kern w:val="2"/>
              <w:sz w:val="24"/>
              <w:szCs w:val="24"/>
              <w14:ligatures w14:val="standardContextual"/>
            </w:rPr>
          </w:pPr>
          <w:ins w:id="19"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"_Toc167376726"</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4.3</w:t>
            </w:r>
            <w:r>
              <w:rPr>
                <w:noProof/>
                <w:kern w:val="2"/>
                <w:sz w:val="24"/>
                <w:szCs w:val="24"/>
                <w14:ligatures w14:val="standardContextual"/>
              </w:rPr>
              <w:tab/>
            </w:r>
            <w:r w:rsidRPr="000822A8">
              <w:rPr>
                <w:rStyle w:val="Hyperlink"/>
                <w:noProof/>
              </w:rPr>
              <w:t>Management Approval</w:t>
            </w:r>
            <w:r>
              <w:rPr>
                <w:noProof/>
                <w:webHidden/>
              </w:rPr>
              <w:tab/>
            </w:r>
            <w:r>
              <w:rPr>
                <w:noProof/>
                <w:webHidden/>
              </w:rPr>
              <w:fldChar w:fldCharType="begin"/>
            </w:r>
            <w:r>
              <w:rPr>
                <w:noProof/>
                <w:webHidden/>
              </w:rPr>
              <w:instrText xml:space="preserve"> PAGEREF _Toc167376726 \h </w:instrText>
            </w:r>
            <w:r>
              <w:rPr>
                <w:noProof/>
                <w:webHidden/>
              </w:rPr>
            </w:r>
          </w:ins>
          <w:r>
            <w:rPr>
              <w:noProof/>
              <w:webHidden/>
            </w:rPr>
            <w:fldChar w:fldCharType="separate"/>
          </w:r>
          <w:ins w:id="20" w:author="Sebek, Jim" w:date="2024-05-23T17:11:00Z">
            <w:r>
              <w:rPr>
                <w:noProof/>
                <w:webHidden/>
              </w:rPr>
              <w:t>4</w:t>
            </w:r>
            <w:r>
              <w:rPr>
                <w:noProof/>
                <w:webHidden/>
              </w:rPr>
              <w:fldChar w:fldCharType="end"/>
            </w:r>
            <w:r w:rsidRPr="000822A8">
              <w:rPr>
                <w:rStyle w:val="Hyperlink"/>
                <w:noProof/>
              </w:rPr>
              <w:fldChar w:fldCharType="end"/>
            </w:r>
          </w:ins>
        </w:p>
        <w:p w14:paraId="2FB99C16" w14:textId="05999CDB" w:rsidR="00FB3D42" w:rsidRDefault="00FB3D42">
          <w:pPr>
            <w:pStyle w:val="TOC2"/>
            <w:tabs>
              <w:tab w:val="left" w:pos="960"/>
              <w:tab w:val="right" w:leader="dot" w:pos="9350"/>
            </w:tabs>
            <w:rPr>
              <w:ins w:id="21" w:author="Sebek, Jim" w:date="2024-05-23T17:11:00Z"/>
              <w:noProof/>
              <w:kern w:val="2"/>
              <w:sz w:val="24"/>
              <w:szCs w:val="24"/>
              <w14:ligatures w14:val="standardContextual"/>
            </w:rPr>
          </w:pPr>
          <w:ins w:id="22"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"_Toc167376727"</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4.4</w:t>
            </w:r>
            <w:r>
              <w:rPr>
                <w:noProof/>
                <w:kern w:val="2"/>
                <w:sz w:val="24"/>
                <w:szCs w:val="24"/>
                <w14:ligatures w14:val="standardContextual"/>
              </w:rPr>
              <w:tab/>
            </w:r>
            <w:r w:rsidRPr="000822A8">
              <w:rPr>
                <w:rStyle w:val="Hyperlink"/>
                <w:noProof/>
              </w:rPr>
              <w:t>Validator</w:t>
            </w:r>
            <w:r>
              <w:rPr>
                <w:noProof/>
                <w:webHidden/>
              </w:rPr>
              <w:tab/>
            </w:r>
            <w:r>
              <w:rPr>
                <w:noProof/>
                <w:webHidden/>
              </w:rPr>
              <w:fldChar w:fldCharType="begin"/>
            </w:r>
            <w:r>
              <w:rPr>
                <w:noProof/>
                <w:webHidden/>
              </w:rPr>
              <w:instrText xml:space="preserve"> PAGEREF _Toc167376727 \h </w:instrText>
            </w:r>
            <w:r>
              <w:rPr>
                <w:noProof/>
                <w:webHidden/>
              </w:rPr>
            </w:r>
          </w:ins>
          <w:r>
            <w:rPr>
              <w:noProof/>
              <w:webHidden/>
            </w:rPr>
            <w:fldChar w:fldCharType="separate"/>
          </w:r>
          <w:ins w:id="23" w:author="Sebek, Jim" w:date="2024-05-23T17:11:00Z">
            <w:r>
              <w:rPr>
                <w:noProof/>
                <w:webHidden/>
              </w:rPr>
              <w:t>4</w:t>
            </w:r>
            <w:r>
              <w:rPr>
                <w:noProof/>
                <w:webHidden/>
              </w:rPr>
              <w:fldChar w:fldCharType="end"/>
            </w:r>
            <w:r w:rsidRPr="000822A8">
              <w:rPr>
                <w:rStyle w:val="Hyperlink"/>
                <w:noProof/>
              </w:rPr>
              <w:fldChar w:fldCharType="end"/>
            </w:r>
          </w:ins>
        </w:p>
        <w:p w14:paraId="7EA5D5F3" w14:textId="6CCA0BAD" w:rsidR="00FB3D42" w:rsidRDefault="00FB3D42">
          <w:pPr>
            <w:pStyle w:val="TOC1"/>
            <w:tabs>
              <w:tab w:val="left" w:pos="440"/>
              <w:tab w:val="right" w:leader="dot" w:pos="9350"/>
            </w:tabs>
            <w:rPr>
              <w:ins w:id="24" w:author="Sebek, Jim" w:date="2024-05-23T17:11:00Z"/>
              <w:noProof/>
              <w:kern w:val="2"/>
              <w:sz w:val="24"/>
              <w:szCs w:val="24"/>
              <w14:ligatures w14:val="standardContextual"/>
            </w:rPr>
          </w:pPr>
          <w:ins w:id="25"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"_Toc167376728"</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5</w:t>
            </w:r>
            <w:r>
              <w:rPr>
                <w:noProof/>
                <w:kern w:val="2"/>
                <w:sz w:val="24"/>
                <w:szCs w:val="24"/>
                <w14:ligatures w14:val="standardContextual"/>
              </w:rPr>
              <w:tab/>
            </w:r>
            <w:r w:rsidRPr="000822A8">
              <w:rPr>
                <w:rStyle w:val="Hyperlink"/>
                <w:noProof/>
              </w:rPr>
              <w:t>Procedure Purpose</w:t>
            </w:r>
            <w:r>
              <w:rPr>
                <w:noProof/>
                <w:webHidden/>
              </w:rPr>
              <w:tab/>
            </w:r>
            <w:r>
              <w:rPr>
                <w:noProof/>
                <w:webHidden/>
              </w:rPr>
              <w:fldChar w:fldCharType="begin"/>
            </w:r>
            <w:r>
              <w:rPr>
                <w:noProof/>
                <w:webHidden/>
              </w:rPr>
              <w:instrText xml:space="preserve"> PAGEREF _Toc167376728 \h </w:instrText>
            </w:r>
            <w:r>
              <w:rPr>
                <w:noProof/>
                <w:webHidden/>
              </w:rPr>
            </w:r>
          </w:ins>
          <w:r>
            <w:rPr>
              <w:noProof/>
              <w:webHidden/>
            </w:rPr>
            <w:fldChar w:fldCharType="separate"/>
          </w:r>
          <w:ins w:id="26" w:author="Sebek, Jim" w:date="2024-05-23T17:11:00Z">
            <w:r>
              <w:rPr>
                <w:noProof/>
                <w:webHidden/>
              </w:rPr>
              <w:t>4</w:t>
            </w:r>
            <w:r>
              <w:rPr>
                <w:noProof/>
                <w:webHidden/>
              </w:rPr>
              <w:fldChar w:fldCharType="end"/>
            </w:r>
            <w:r w:rsidRPr="000822A8">
              <w:rPr>
                <w:rStyle w:val="Hyperlink"/>
                <w:noProof/>
              </w:rPr>
              <w:fldChar w:fldCharType="end"/>
            </w:r>
          </w:ins>
        </w:p>
        <w:p w14:paraId="3B0DC2F0" w14:textId="749670F8" w:rsidR="00FB3D42" w:rsidRDefault="00FB3D42">
          <w:pPr>
            <w:pStyle w:val="TOC1"/>
            <w:tabs>
              <w:tab w:val="left" w:pos="440"/>
              <w:tab w:val="right" w:leader="dot" w:pos="9350"/>
            </w:tabs>
            <w:rPr>
              <w:ins w:id="27" w:author="Sebek, Jim" w:date="2024-05-23T17:11:00Z"/>
              <w:noProof/>
              <w:kern w:val="2"/>
              <w:sz w:val="24"/>
              <w:szCs w:val="24"/>
              <w14:ligatures w14:val="standardContextual"/>
            </w:rPr>
          </w:pPr>
          <w:ins w:id="28"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"_Toc167376729"</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6</w:t>
            </w:r>
            <w:r>
              <w:rPr>
                <w:noProof/>
                <w:kern w:val="2"/>
                <w:sz w:val="24"/>
                <w:szCs w:val="24"/>
                <w14:ligatures w14:val="standardContextual"/>
              </w:rPr>
              <w:tab/>
            </w:r>
            <w:r w:rsidRPr="000822A8">
              <w:rPr>
                <w:rStyle w:val="Hyperlink"/>
                <w:noProof/>
              </w:rPr>
              <w:t>Equipment Required to Execute Procedure</w:t>
            </w:r>
            <w:r>
              <w:rPr>
                <w:noProof/>
                <w:webHidden/>
              </w:rPr>
              <w:tab/>
            </w:r>
            <w:r>
              <w:rPr>
                <w:noProof/>
                <w:webHidden/>
              </w:rPr>
              <w:fldChar w:fldCharType="begin"/>
            </w:r>
            <w:r>
              <w:rPr>
                <w:noProof/>
                <w:webHidden/>
              </w:rPr>
              <w:instrText xml:space="preserve"> PAGEREF _Toc167376729 \h </w:instrText>
            </w:r>
            <w:r>
              <w:rPr>
                <w:noProof/>
                <w:webHidden/>
              </w:rPr>
            </w:r>
          </w:ins>
          <w:r>
            <w:rPr>
              <w:noProof/>
              <w:webHidden/>
            </w:rPr>
            <w:fldChar w:fldCharType="separate"/>
          </w:r>
          <w:ins w:id="29" w:author="Sebek, Jim" w:date="2024-05-23T17:11:00Z">
            <w:r>
              <w:rPr>
                <w:noProof/>
                <w:webHidden/>
              </w:rPr>
              <w:t>5</w:t>
            </w:r>
            <w:r>
              <w:rPr>
                <w:noProof/>
                <w:webHidden/>
              </w:rPr>
              <w:fldChar w:fldCharType="end"/>
            </w:r>
            <w:r w:rsidRPr="000822A8">
              <w:rPr>
                <w:rStyle w:val="Hyperlink"/>
                <w:noProof/>
              </w:rPr>
              <w:fldChar w:fldCharType="end"/>
            </w:r>
          </w:ins>
        </w:p>
        <w:p w14:paraId="19FC4E2D" w14:textId="1FFCD289" w:rsidR="00FB3D42" w:rsidRDefault="00FB3D42">
          <w:pPr>
            <w:pStyle w:val="TOC1"/>
            <w:tabs>
              <w:tab w:val="left" w:pos="440"/>
              <w:tab w:val="right" w:leader="dot" w:pos="9350"/>
            </w:tabs>
            <w:rPr>
              <w:ins w:id="30" w:author="Sebek, Jim" w:date="2024-05-23T17:11:00Z"/>
              <w:noProof/>
              <w:kern w:val="2"/>
              <w:sz w:val="24"/>
              <w:szCs w:val="24"/>
              <w14:ligatures w14:val="standardContextual"/>
            </w:rPr>
          </w:pPr>
          <w:ins w:id="31"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"_Toc167376730"</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7</w:t>
            </w:r>
            <w:r>
              <w:rPr>
                <w:noProof/>
                <w:kern w:val="2"/>
                <w:sz w:val="24"/>
                <w:szCs w:val="24"/>
                <w14:ligatures w14:val="standardContextual"/>
              </w:rPr>
              <w:tab/>
            </w:r>
            <w:r w:rsidRPr="000822A8">
              <w:rPr>
                <w:rStyle w:val="Hyperlink"/>
                <w:noProof/>
              </w:rPr>
              <w:t>Equipment Description</w:t>
            </w:r>
            <w:r>
              <w:rPr>
                <w:noProof/>
                <w:webHidden/>
              </w:rPr>
              <w:tab/>
            </w:r>
            <w:r>
              <w:rPr>
                <w:noProof/>
                <w:webHidden/>
              </w:rPr>
              <w:fldChar w:fldCharType="begin"/>
            </w:r>
            <w:r>
              <w:rPr>
                <w:noProof/>
                <w:webHidden/>
              </w:rPr>
              <w:instrText xml:space="preserve"> PAGEREF _Toc167376730 \h </w:instrText>
            </w:r>
            <w:r>
              <w:rPr>
                <w:noProof/>
                <w:webHidden/>
              </w:rPr>
            </w:r>
          </w:ins>
          <w:r>
            <w:rPr>
              <w:noProof/>
              <w:webHidden/>
            </w:rPr>
            <w:fldChar w:fldCharType="separate"/>
          </w:r>
          <w:ins w:id="32" w:author="Sebek, Jim" w:date="2024-05-23T17:11:00Z">
            <w:r>
              <w:rPr>
                <w:noProof/>
                <w:webHidden/>
              </w:rPr>
              <w:t>5</w:t>
            </w:r>
            <w:r>
              <w:rPr>
                <w:noProof/>
                <w:webHidden/>
              </w:rPr>
              <w:fldChar w:fldCharType="end"/>
            </w:r>
            <w:r w:rsidRPr="000822A8">
              <w:rPr>
                <w:rStyle w:val="Hyperlink"/>
                <w:noProof/>
              </w:rPr>
              <w:fldChar w:fldCharType="end"/>
            </w:r>
          </w:ins>
        </w:p>
        <w:p w14:paraId="7F4FD7C8" w14:textId="38569DF3" w:rsidR="00FB3D42" w:rsidRDefault="00FB3D42">
          <w:pPr>
            <w:pStyle w:val="TOC1"/>
            <w:tabs>
              <w:tab w:val="left" w:pos="440"/>
              <w:tab w:val="right" w:leader="dot" w:pos="9350"/>
            </w:tabs>
            <w:rPr>
              <w:ins w:id="33" w:author="Sebek, Jim" w:date="2024-05-23T17:11:00Z"/>
              <w:noProof/>
              <w:kern w:val="2"/>
              <w:sz w:val="24"/>
              <w:szCs w:val="24"/>
              <w14:ligatures w14:val="standardContextual"/>
            </w:rPr>
          </w:pPr>
          <w:ins w:id="34"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"_Toc167376731"</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w:t>
            </w:r>
            <w:r>
              <w:rPr>
                <w:noProof/>
                <w:kern w:val="2"/>
                <w:sz w:val="24"/>
                <w:szCs w:val="24"/>
                <w14:ligatures w14:val="standardContextual"/>
              </w:rPr>
              <w:tab/>
            </w:r>
            <w:r w:rsidRPr="000822A8">
              <w:rPr>
                <w:rStyle w:val="Hyperlink"/>
                <w:noProof/>
              </w:rPr>
              <w:t>Potential Hazards</w:t>
            </w:r>
            <w:r>
              <w:rPr>
                <w:noProof/>
                <w:webHidden/>
              </w:rPr>
              <w:tab/>
            </w:r>
            <w:r>
              <w:rPr>
                <w:noProof/>
                <w:webHidden/>
              </w:rPr>
              <w:fldChar w:fldCharType="begin"/>
            </w:r>
            <w:r>
              <w:rPr>
                <w:noProof/>
                <w:webHidden/>
              </w:rPr>
              <w:instrText xml:space="preserve"> PAGEREF _Toc167376731 \h </w:instrText>
            </w:r>
            <w:r>
              <w:rPr>
                <w:noProof/>
                <w:webHidden/>
              </w:rPr>
            </w:r>
          </w:ins>
          <w:r>
            <w:rPr>
              <w:noProof/>
              <w:webHidden/>
            </w:rPr>
            <w:fldChar w:fldCharType="separate"/>
          </w:r>
          <w:ins w:id="35" w:author="Sebek, Jim" w:date="2024-05-23T17:11:00Z">
            <w:r>
              <w:rPr>
                <w:noProof/>
                <w:webHidden/>
              </w:rPr>
              <w:t>6</w:t>
            </w:r>
            <w:r>
              <w:rPr>
                <w:noProof/>
                <w:webHidden/>
              </w:rPr>
              <w:fldChar w:fldCharType="end"/>
            </w:r>
            <w:r w:rsidRPr="000822A8">
              <w:rPr>
                <w:rStyle w:val="Hyperlink"/>
                <w:noProof/>
              </w:rPr>
              <w:fldChar w:fldCharType="end"/>
            </w:r>
          </w:ins>
        </w:p>
        <w:p w14:paraId="3515FFC7" w14:textId="1CF2B06C" w:rsidR="00FB3D42" w:rsidRDefault="00FB3D42">
          <w:pPr>
            <w:pStyle w:val="TOC2"/>
            <w:tabs>
              <w:tab w:val="left" w:pos="960"/>
              <w:tab w:val="right" w:leader="dot" w:pos="9350"/>
            </w:tabs>
            <w:rPr>
              <w:ins w:id="36" w:author="Sebek, Jim" w:date="2024-05-23T17:11:00Z"/>
              <w:noProof/>
              <w:kern w:val="2"/>
              <w:sz w:val="24"/>
              <w:szCs w:val="24"/>
              <w14:ligatures w14:val="standardContextual"/>
            </w:rPr>
          </w:pPr>
          <w:ins w:id="37"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"_Toc167376732"</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8.1</w:t>
            </w:r>
            <w:r>
              <w:rPr>
                <w:noProof/>
                <w:kern w:val="2"/>
                <w:sz w:val="24"/>
                <w:szCs w:val="24"/>
                <w14:ligatures w14:val="standardContextual"/>
              </w:rPr>
              <w:tab/>
            </w:r>
            <w:r w:rsidRPr="000822A8">
              <w:rPr>
                <w:rStyle w:val="Hyperlink"/>
                <w:noProof/>
              </w:rPr>
              <w:t>Electrical Sources</w:t>
            </w:r>
            <w:r>
              <w:rPr>
                <w:noProof/>
                <w:webHidden/>
              </w:rPr>
              <w:tab/>
            </w:r>
            <w:r>
              <w:rPr>
                <w:noProof/>
                <w:webHidden/>
              </w:rPr>
              <w:fldChar w:fldCharType="begin"/>
            </w:r>
            <w:r>
              <w:rPr>
                <w:noProof/>
                <w:webHidden/>
              </w:rPr>
              <w:instrText xml:space="preserve"> PAGEREF _Toc167376732 \h </w:instrText>
            </w:r>
            <w:r>
              <w:rPr>
                <w:noProof/>
                <w:webHidden/>
              </w:rPr>
            </w:r>
          </w:ins>
          <w:r>
            <w:rPr>
              <w:noProof/>
              <w:webHidden/>
            </w:rPr>
            <w:fldChar w:fldCharType="separate"/>
          </w:r>
          <w:ins w:id="38" w:author="Sebek, Jim" w:date="2024-05-23T17:11:00Z">
            <w:r>
              <w:rPr>
                <w:noProof/>
                <w:webHidden/>
              </w:rPr>
              <w:t>6</w:t>
            </w:r>
            <w:r>
              <w:rPr>
                <w:noProof/>
                <w:webHidden/>
              </w:rPr>
              <w:fldChar w:fldCharType="end"/>
            </w:r>
            <w:r w:rsidRPr="000822A8">
              <w:rPr>
                <w:rStyle w:val="Hyperlink"/>
                <w:noProof/>
              </w:rPr>
              <w:fldChar w:fldCharType="end"/>
            </w:r>
          </w:ins>
        </w:p>
        <w:p w14:paraId="28025354" w14:textId="29987B2B" w:rsidR="00FB3D42" w:rsidRDefault="00FB3D42">
          <w:pPr>
            <w:pStyle w:val="TOC3"/>
            <w:tabs>
              <w:tab w:val="left" w:pos="1200"/>
              <w:tab w:val="right" w:leader="dot" w:pos="9350"/>
            </w:tabs>
            <w:rPr>
              <w:ins w:id="39" w:author="Sebek, Jim" w:date="2024-05-23T17:11:00Z"/>
              <w:noProof/>
              <w:kern w:val="2"/>
              <w:sz w:val="24"/>
              <w:szCs w:val="24"/>
              <w14:ligatures w14:val="standardContextual"/>
            </w:rPr>
          </w:pPr>
          <w:ins w:id="40"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"_Toc167376733"</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8.1.1</w:t>
            </w:r>
            <w:r>
              <w:rPr>
                <w:noProof/>
                <w:kern w:val="2"/>
                <w:sz w:val="24"/>
                <w:szCs w:val="24"/>
                <w14:ligatures w14:val="standardContextual"/>
              </w:rPr>
              <w:tab/>
            </w:r>
            <w:r w:rsidRPr="000822A8">
              <w:rPr>
                <w:rStyle w:val="Hyperlink"/>
                <w:noProof/>
              </w:rPr>
              <w:t xml:space="preserve">Three Phase </w:t>
            </w:r>
          </w:ins>
          <m:oMath>
            <m:r>
              <w:ins w:id="41" w:author="Sebek, Jim" w:date="2024-05-23T17:11:00Z">
                <m:rPr>
                  <m:sty m:val="bi"/>
                </m:rPr>
                <w:rPr>
                  <w:rStyle w:val="Hyperlink"/>
                  <w:rFonts w:ascii="Cambria Math" w:hAnsi="Cambria Math"/>
                  <w:noProof/>
                </w:rPr>
                <m:t>12</m:t>
              </w:ins>
            </m:r>
            <m:r>
              <w:ins w:id="42" w:author="Sebek, Jim" w:date="2024-05-23T17:11:00Z">
                <w:rPr>
                  <w:rStyle w:val="Hyperlink"/>
                  <w:rFonts w:ascii="Cambria Math" w:hAnsi="Cambria Math"/>
                  <w:noProof/>
                </w:rPr>
                <m:t>.</m:t>
              </w:ins>
            </m:r>
            <m:r>
              <w:ins w:id="43" w:author="Sebek, Jim" w:date="2024-05-23T17:11:00Z">
                <m:rPr>
                  <m:sty m:val="bi"/>
                </m:rPr>
                <w:rPr>
                  <w:rStyle w:val="Hyperlink"/>
                  <w:rFonts w:ascii="Cambria Math" w:hAnsi="Cambria Math"/>
                  <w:noProof/>
                </w:rPr>
                <m:t>47</m:t>
              </w:ins>
            </m:r>
          </m:oMath>
          <w:ins w:id="44" w:author="Sebek, Jim" w:date="2024-05-23T17:11:00Z">
            <w:r w:rsidRPr="000822A8">
              <w:rPr>
                <w:rStyle w:val="Hyperlink"/>
                <w:noProof/>
              </w:rPr>
              <w:t xml:space="preserve"> kV RMS Input Voltage</w:t>
            </w:r>
            <w:r>
              <w:rPr>
                <w:noProof/>
                <w:webHidden/>
              </w:rPr>
              <w:tab/>
            </w:r>
            <w:r>
              <w:rPr>
                <w:noProof/>
                <w:webHidden/>
              </w:rPr>
              <w:fldChar w:fldCharType="begin"/>
            </w:r>
            <w:r>
              <w:rPr>
                <w:noProof/>
                <w:webHidden/>
              </w:rPr>
              <w:instrText xml:space="preserve"> PAGEREF _Toc167376733 \h </w:instrText>
            </w:r>
            <w:r>
              <w:rPr>
                <w:noProof/>
                <w:webHidden/>
              </w:rPr>
            </w:r>
          </w:ins>
          <w:r>
            <w:rPr>
              <w:noProof/>
              <w:webHidden/>
            </w:rPr>
            <w:fldChar w:fldCharType="separate"/>
          </w:r>
          <w:ins w:id="45" w:author="Sebek, Jim" w:date="2024-05-23T17:11:00Z">
            <w:r>
              <w:rPr>
                <w:noProof/>
                <w:webHidden/>
              </w:rPr>
              <w:t>6</w:t>
            </w:r>
            <w:r>
              <w:rPr>
                <w:noProof/>
                <w:webHidden/>
              </w:rPr>
              <w:fldChar w:fldCharType="end"/>
            </w:r>
            <w:r w:rsidRPr="000822A8">
              <w:rPr>
                <w:rStyle w:val="Hyperlink"/>
                <w:noProof/>
              </w:rPr>
              <w:fldChar w:fldCharType="end"/>
            </w:r>
          </w:ins>
        </w:p>
        <w:p w14:paraId="7C4395C7" w14:textId="394ADD34" w:rsidR="00FB3D42" w:rsidRDefault="00FB3D42">
          <w:pPr>
            <w:pStyle w:val="TOC3"/>
            <w:tabs>
              <w:tab w:val="left" w:pos="1200"/>
              <w:tab w:val="right" w:leader="dot" w:pos="9350"/>
            </w:tabs>
            <w:rPr>
              <w:ins w:id="46" w:author="Sebek, Jim" w:date="2024-05-23T17:11:00Z"/>
              <w:noProof/>
              <w:kern w:val="2"/>
              <w:sz w:val="24"/>
              <w:szCs w:val="24"/>
              <w14:ligatures w14:val="standardContextual"/>
            </w:rPr>
          </w:pPr>
          <w:ins w:id="47"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"_Toc167376734"</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8.1.2</w:t>
            </w:r>
            <w:r>
              <w:rPr>
                <w:noProof/>
                <w:kern w:val="2"/>
                <w:sz w:val="24"/>
                <w:szCs w:val="24"/>
                <w14:ligatures w14:val="standardContextual"/>
              </w:rPr>
              <w:tab/>
            </w:r>
            <w:r w:rsidRPr="000822A8">
              <w:rPr>
                <w:rStyle w:val="Hyperlink"/>
                <w:noProof/>
              </w:rPr>
              <w:t>Thyristor Firing Pulses</w:t>
            </w:r>
            <w:r>
              <w:rPr>
                <w:noProof/>
                <w:webHidden/>
              </w:rPr>
              <w:tab/>
            </w:r>
            <w:r>
              <w:rPr>
                <w:noProof/>
                <w:webHidden/>
              </w:rPr>
              <w:fldChar w:fldCharType="begin"/>
            </w:r>
            <w:r>
              <w:rPr>
                <w:noProof/>
                <w:webHidden/>
              </w:rPr>
              <w:instrText xml:space="preserve"> PAGEREF _Toc167376734 \h </w:instrText>
            </w:r>
            <w:r>
              <w:rPr>
                <w:noProof/>
                <w:webHidden/>
              </w:rPr>
            </w:r>
          </w:ins>
          <w:r>
            <w:rPr>
              <w:noProof/>
              <w:webHidden/>
            </w:rPr>
            <w:fldChar w:fldCharType="separate"/>
          </w:r>
          <w:ins w:id="48" w:author="Sebek, Jim" w:date="2024-05-23T17:11:00Z">
            <w:r>
              <w:rPr>
                <w:noProof/>
                <w:webHidden/>
              </w:rPr>
              <w:t>7</w:t>
            </w:r>
            <w:r>
              <w:rPr>
                <w:noProof/>
                <w:webHidden/>
              </w:rPr>
              <w:fldChar w:fldCharType="end"/>
            </w:r>
            <w:r w:rsidRPr="000822A8">
              <w:rPr>
                <w:rStyle w:val="Hyperlink"/>
                <w:noProof/>
              </w:rPr>
              <w:fldChar w:fldCharType="end"/>
            </w:r>
          </w:ins>
        </w:p>
        <w:p w14:paraId="47D5F272" w14:textId="4CC47116" w:rsidR="00FB3D42" w:rsidRDefault="00FB3D42">
          <w:pPr>
            <w:pStyle w:val="TOC2"/>
            <w:tabs>
              <w:tab w:val="left" w:pos="960"/>
              <w:tab w:val="right" w:leader="dot" w:pos="9350"/>
            </w:tabs>
            <w:rPr>
              <w:ins w:id="49" w:author="Sebek, Jim" w:date="2024-05-23T17:11:00Z"/>
              <w:noProof/>
              <w:kern w:val="2"/>
              <w:sz w:val="24"/>
              <w:szCs w:val="24"/>
              <w14:ligatures w14:val="standardContextual"/>
            </w:rPr>
          </w:pPr>
          <w:ins w:id="50"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"_Toc167376735"</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8.2</w:t>
            </w:r>
            <w:r>
              <w:rPr>
                <w:noProof/>
                <w:kern w:val="2"/>
                <w:sz w:val="24"/>
                <w:szCs w:val="24"/>
                <w14:ligatures w14:val="standardContextual"/>
              </w:rPr>
              <w:tab/>
            </w:r>
            <w:r w:rsidRPr="000822A8">
              <w:rPr>
                <w:rStyle w:val="Hyperlink"/>
                <w:noProof/>
              </w:rPr>
              <w:t>Stored Electrical Energy</w:t>
            </w:r>
            <w:r>
              <w:rPr>
                <w:noProof/>
                <w:webHidden/>
              </w:rPr>
              <w:tab/>
            </w:r>
            <w:r>
              <w:rPr>
                <w:noProof/>
                <w:webHidden/>
              </w:rPr>
              <w:fldChar w:fldCharType="begin"/>
            </w:r>
            <w:r>
              <w:rPr>
                <w:noProof/>
                <w:webHidden/>
              </w:rPr>
              <w:instrText xml:space="preserve"> PAGEREF _Toc167376735 \h </w:instrText>
            </w:r>
            <w:r>
              <w:rPr>
                <w:noProof/>
                <w:webHidden/>
              </w:rPr>
            </w:r>
          </w:ins>
          <w:r>
            <w:rPr>
              <w:noProof/>
              <w:webHidden/>
            </w:rPr>
            <w:fldChar w:fldCharType="separate"/>
          </w:r>
          <w:ins w:id="51" w:author="Sebek, Jim" w:date="2024-05-23T17:11:00Z">
            <w:r>
              <w:rPr>
                <w:noProof/>
                <w:webHidden/>
              </w:rPr>
              <w:t>7</w:t>
            </w:r>
            <w:r>
              <w:rPr>
                <w:noProof/>
                <w:webHidden/>
              </w:rPr>
              <w:fldChar w:fldCharType="end"/>
            </w:r>
            <w:r w:rsidRPr="000822A8">
              <w:rPr>
                <w:rStyle w:val="Hyperlink"/>
                <w:noProof/>
              </w:rPr>
              <w:fldChar w:fldCharType="end"/>
            </w:r>
          </w:ins>
        </w:p>
        <w:p w14:paraId="75C2E2B1" w14:textId="03094508" w:rsidR="00FB3D42" w:rsidRDefault="00FB3D42">
          <w:pPr>
            <w:pStyle w:val="TOC2"/>
            <w:tabs>
              <w:tab w:val="left" w:pos="960"/>
              <w:tab w:val="right" w:leader="dot" w:pos="9350"/>
            </w:tabs>
            <w:rPr>
              <w:ins w:id="52" w:author="Sebek, Jim" w:date="2024-05-23T17:11:00Z"/>
              <w:noProof/>
              <w:kern w:val="2"/>
              <w:sz w:val="24"/>
              <w:szCs w:val="24"/>
              <w14:ligatures w14:val="standardContextual"/>
            </w:rPr>
          </w:pPr>
          <w:ins w:id="53"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"_Toc167376736"</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8.3</w:t>
            </w:r>
            <w:r>
              <w:rPr>
                <w:noProof/>
                <w:kern w:val="2"/>
                <w:sz w:val="24"/>
                <w:szCs w:val="24"/>
                <w14:ligatures w14:val="standardContextual"/>
              </w:rPr>
              <w:tab/>
            </w:r>
            <w:r w:rsidRPr="000822A8">
              <w:rPr>
                <w:rStyle w:val="Hyperlink"/>
                <w:noProof/>
              </w:rPr>
              <w:t>High Voltage Oil</w:t>
            </w:r>
            <w:r>
              <w:rPr>
                <w:noProof/>
                <w:webHidden/>
              </w:rPr>
              <w:tab/>
            </w:r>
            <w:r>
              <w:rPr>
                <w:noProof/>
                <w:webHidden/>
              </w:rPr>
              <w:fldChar w:fldCharType="begin"/>
            </w:r>
            <w:r>
              <w:rPr>
                <w:noProof/>
                <w:webHidden/>
              </w:rPr>
              <w:instrText xml:space="preserve"> PAGEREF _Toc167376736 \h </w:instrText>
            </w:r>
            <w:r>
              <w:rPr>
                <w:noProof/>
                <w:webHidden/>
              </w:rPr>
            </w:r>
          </w:ins>
          <w:r>
            <w:rPr>
              <w:noProof/>
              <w:webHidden/>
            </w:rPr>
            <w:fldChar w:fldCharType="separate"/>
          </w:r>
          <w:ins w:id="54" w:author="Sebek, Jim" w:date="2024-05-23T17:11:00Z">
            <w:r>
              <w:rPr>
                <w:noProof/>
                <w:webHidden/>
              </w:rPr>
              <w:t>7</w:t>
            </w:r>
            <w:r>
              <w:rPr>
                <w:noProof/>
                <w:webHidden/>
              </w:rPr>
              <w:fldChar w:fldCharType="end"/>
            </w:r>
            <w:r w:rsidRPr="000822A8">
              <w:rPr>
                <w:rStyle w:val="Hyperlink"/>
                <w:noProof/>
              </w:rPr>
              <w:fldChar w:fldCharType="end"/>
            </w:r>
          </w:ins>
        </w:p>
        <w:p w14:paraId="507F93FD" w14:textId="71D3BC30" w:rsidR="00FB3D42" w:rsidRDefault="00FB3D42">
          <w:pPr>
            <w:pStyle w:val="TOC2"/>
            <w:tabs>
              <w:tab w:val="left" w:pos="960"/>
              <w:tab w:val="right" w:leader="dot" w:pos="9350"/>
            </w:tabs>
            <w:rPr>
              <w:ins w:id="55" w:author="Sebek, Jim" w:date="2024-05-23T17:11:00Z"/>
              <w:noProof/>
              <w:kern w:val="2"/>
              <w:sz w:val="24"/>
              <w:szCs w:val="24"/>
              <w14:ligatures w14:val="standardContextual"/>
            </w:rPr>
          </w:pPr>
          <w:ins w:id="56"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"_Toc167376737"</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8.4</w:t>
            </w:r>
            <w:r>
              <w:rPr>
                <w:noProof/>
                <w:kern w:val="2"/>
                <w:sz w:val="24"/>
                <w:szCs w:val="24"/>
                <w14:ligatures w14:val="standardContextual"/>
              </w:rPr>
              <w:tab/>
            </w:r>
            <w:r w:rsidRPr="000822A8">
              <w:rPr>
                <w:rStyle w:val="Hyperlink"/>
                <w:noProof/>
              </w:rPr>
              <w:t>Work Platform</w:t>
            </w:r>
            <w:r>
              <w:rPr>
                <w:noProof/>
                <w:webHidden/>
              </w:rPr>
              <w:tab/>
            </w:r>
            <w:r>
              <w:rPr>
                <w:noProof/>
                <w:webHidden/>
              </w:rPr>
              <w:fldChar w:fldCharType="begin"/>
            </w:r>
            <w:r>
              <w:rPr>
                <w:noProof/>
                <w:webHidden/>
              </w:rPr>
              <w:instrText xml:space="preserve"> PAGEREF _Toc167376737 \h </w:instrText>
            </w:r>
            <w:r>
              <w:rPr>
                <w:noProof/>
                <w:webHidden/>
              </w:rPr>
            </w:r>
          </w:ins>
          <w:r>
            <w:rPr>
              <w:noProof/>
              <w:webHidden/>
            </w:rPr>
            <w:fldChar w:fldCharType="separate"/>
          </w:r>
          <w:ins w:id="57" w:author="Sebek, Jim" w:date="2024-05-23T17:11:00Z">
            <w:r>
              <w:rPr>
                <w:noProof/>
                <w:webHidden/>
              </w:rPr>
              <w:t>7</w:t>
            </w:r>
            <w:r>
              <w:rPr>
                <w:noProof/>
                <w:webHidden/>
              </w:rPr>
              <w:fldChar w:fldCharType="end"/>
            </w:r>
            <w:r w:rsidRPr="000822A8">
              <w:rPr>
                <w:rStyle w:val="Hyperlink"/>
                <w:noProof/>
              </w:rPr>
              <w:fldChar w:fldCharType="end"/>
            </w:r>
          </w:ins>
        </w:p>
        <w:p w14:paraId="495D3C22" w14:textId="35691892" w:rsidR="00FB3D42" w:rsidRDefault="00FB3D42">
          <w:pPr>
            <w:pStyle w:val="TOC1"/>
            <w:tabs>
              <w:tab w:val="left" w:pos="440"/>
              <w:tab w:val="right" w:leader="dot" w:pos="9350"/>
            </w:tabs>
            <w:rPr>
              <w:ins w:id="58" w:author="Sebek, Jim" w:date="2024-05-23T17:11:00Z"/>
              <w:noProof/>
              <w:kern w:val="2"/>
              <w:sz w:val="24"/>
              <w:szCs w:val="24"/>
              <w14:ligatures w14:val="standardContextual"/>
            </w:rPr>
          </w:pPr>
          <w:ins w:id="59"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"_Toc167376738"</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w:t>
            </w:r>
            <w:r>
              <w:rPr>
                <w:noProof/>
                <w:kern w:val="2"/>
                <w:sz w:val="24"/>
                <w:szCs w:val="24"/>
                <w14:ligatures w14:val="standardContextual"/>
              </w:rPr>
              <w:tab/>
            </w:r>
            <w:r w:rsidRPr="000822A8">
              <w:rPr>
                <w:rStyle w:val="Hyperlink"/>
                <w:noProof/>
              </w:rPr>
              <w:t>Work in the Phase Tank</w:t>
            </w:r>
            <w:r>
              <w:rPr>
                <w:noProof/>
                <w:webHidden/>
              </w:rPr>
              <w:tab/>
            </w:r>
            <w:r>
              <w:rPr>
                <w:noProof/>
                <w:webHidden/>
              </w:rPr>
              <w:fldChar w:fldCharType="begin"/>
            </w:r>
            <w:r>
              <w:rPr>
                <w:noProof/>
                <w:webHidden/>
              </w:rPr>
              <w:instrText xml:space="preserve"> PAGEREF _Toc167376738 \h </w:instrText>
            </w:r>
            <w:r>
              <w:rPr>
                <w:noProof/>
                <w:webHidden/>
              </w:rPr>
            </w:r>
          </w:ins>
          <w:r>
            <w:rPr>
              <w:noProof/>
              <w:webHidden/>
            </w:rPr>
            <w:fldChar w:fldCharType="separate"/>
          </w:r>
          <w:ins w:id="60" w:author="Sebek, Jim" w:date="2024-05-23T17:11:00Z">
            <w:r>
              <w:rPr>
                <w:noProof/>
                <w:webHidden/>
              </w:rPr>
              <w:t>7</w:t>
            </w:r>
            <w:r>
              <w:rPr>
                <w:noProof/>
                <w:webHidden/>
              </w:rPr>
              <w:fldChar w:fldCharType="end"/>
            </w:r>
            <w:r w:rsidRPr="000822A8">
              <w:rPr>
                <w:rStyle w:val="Hyperlink"/>
                <w:noProof/>
              </w:rPr>
              <w:fldChar w:fldCharType="end"/>
            </w:r>
          </w:ins>
        </w:p>
        <w:p w14:paraId="18D8BB6C" w14:textId="794881CE" w:rsidR="00FB3D42" w:rsidRDefault="00FB3D42">
          <w:pPr>
            <w:pStyle w:val="TOC2"/>
            <w:tabs>
              <w:tab w:val="left" w:pos="960"/>
              <w:tab w:val="right" w:leader="dot" w:pos="9350"/>
            </w:tabs>
            <w:rPr>
              <w:ins w:id="61" w:author="Sebek, Jim" w:date="2024-05-23T17:11:00Z"/>
              <w:noProof/>
              <w:kern w:val="2"/>
              <w:sz w:val="24"/>
              <w:szCs w:val="24"/>
              <w14:ligatures w14:val="standardContextual"/>
            </w:rPr>
          </w:pPr>
          <w:ins w:id="62"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"_Toc167376739"</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9.1</w:t>
            </w:r>
            <w:r>
              <w:rPr>
                <w:noProof/>
                <w:kern w:val="2"/>
                <w:sz w:val="24"/>
                <w:szCs w:val="24"/>
                <w14:ligatures w14:val="standardContextual"/>
              </w:rPr>
              <w:tab/>
            </w:r>
            <w:r w:rsidRPr="000822A8">
              <w:rPr>
                <w:rStyle w:val="Hyperlink"/>
                <w:noProof/>
              </w:rPr>
              <w:t>Verify That the Input Energy to the HVPS Has Been Removed</w:t>
            </w:r>
            <w:r>
              <w:rPr>
                <w:noProof/>
                <w:webHidden/>
              </w:rPr>
              <w:tab/>
            </w:r>
            <w:r>
              <w:rPr>
                <w:noProof/>
                <w:webHidden/>
              </w:rPr>
              <w:fldChar w:fldCharType="begin"/>
            </w:r>
            <w:r>
              <w:rPr>
                <w:noProof/>
                <w:webHidden/>
              </w:rPr>
              <w:instrText xml:space="preserve"> PAGEREF _Toc167376739 \h </w:instrText>
            </w:r>
            <w:r>
              <w:rPr>
                <w:noProof/>
                <w:webHidden/>
              </w:rPr>
            </w:r>
          </w:ins>
          <w:r>
            <w:rPr>
              <w:noProof/>
              <w:webHidden/>
            </w:rPr>
            <w:fldChar w:fldCharType="separate"/>
          </w:r>
          <w:ins w:id="63" w:author="Sebek, Jim" w:date="2024-05-23T17:11:00Z">
            <w:r>
              <w:rPr>
                <w:noProof/>
                <w:webHidden/>
              </w:rPr>
              <w:t>7</w:t>
            </w:r>
            <w:r>
              <w:rPr>
                <w:noProof/>
                <w:webHidden/>
              </w:rPr>
              <w:fldChar w:fldCharType="end"/>
            </w:r>
            <w:r w:rsidRPr="000822A8">
              <w:rPr>
                <w:rStyle w:val="Hyperlink"/>
                <w:noProof/>
              </w:rPr>
              <w:fldChar w:fldCharType="end"/>
            </w:r>
          </w:ins>
        </w:p>
        <w:p w14:paraId="4D9AD442" w14:textId="0759FFE8" w:rsidR="00FB3D42" w:rsidRDefault="00FB3D42">
          <w:pPr>
            <w:pStyle w:val="TOC3"/>
            <w:tabs>
              <w:tab w:val="left" w:pos="1200"/>
              <w:tab w:val="right" w:leader="dot" w:pos="9350"/>
            </w:tabs>
            <w:rPr>
              <w:ins w:id="64" w:author="Sebek, Jim" w:date="2024-05-23T17:11:00Z"/>
              <w:noProof/>
              <w:kern w:val="2"/>
              <w:sz w:val="24"/>
              <w:szCs w:val="24"/>
              <w14:ligatures w14:val="standardContextual"/>
            </w:rPr>
          </w:pPr>
          <w:ins w:id="65"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"_Toc167376740"</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9.1.1</w:t>
            </w:r>
            <w:r>
              <w:rPr>
                <w:noProof/>
                <w:kern w:val="2"/>
                <w:sz w:val="24"/>
                <w:szCs w:val="24"/>
                <w14:ligatures w14:val="standardContextual"/>
              </w:rPr>
              <w:tab/>
            </w:r>
            <w:r w:rsidRPr="000822A8">
              <w:rPr>
                <w:rStyle w:val="Hyperlink"/>
                <w:noProof/>
              </w:rPr>
              <w:t>Verify that SPEAR3 RF HVPS Energy Isolation Plan has been executed and join the lockout.</w:t>
            </w:r>
            <w:r>
              <w:rPr>
                <w:noProof/>
                <w:webHidden/>
              </w:rPr>
              <w:tab/>
            </w:r>
            <w:r>
              <w:rPr>
                <w:noProof/>
                <w:webHidden/>
              </w:rPr>
              <w:fldChar w:fldCharType="begin"/>
            </w:r>
            <w:r>
              <w:rPr>
                <w:noProof/>
                <w:webHidden/>
              </w:rPr>
              <w:instrText xml:space="preserve"> PAGEREF _Toc167376740 \h </w:instrText>
            </w:r>
            <w:r>
              <w:rPr>
                <w:noProof/>
                <w:webHidden/>
              </w:rPr>
            </w:r>
          </w:ins>
          <w:r>
            <w:rPr>
              <w:noProof/>
              <w:webHidden/>
            </w:rPr>
            <w:fldChar w:fldCharType="separate"/>
          </w:r>
          <w:ins w:id="66" w:author="Sebek, Jim" w:date="2024-05-23T17:11:00Z">
            <w:r>
              <w:rPr>
                <w:noProof/>
                <w:webHidden/>
              </w:rPr>
              <w:t>7</w:t>
            </w:r>
            <w:r>
              <w:rPr>
                <w:noProof/>
                <w:webHidden/>
              </w:rPr>
              <w:fldChar w:fldCharType="end"/>
            </w:r>
            <w:r w:rsidRPr="000822A8">
              <w:rPr>
                <w:rStyle w:val="Hyperlink"/>
                <w:noProof/>
              </w:rPr>
              <w:fldChar w:fldCharType="end"/>
            </w:r>
          </w:ins>
        </w:p>
        <w:p w14:paraId="47CDC064" w14:textId="7BD870B3" w:rsidR="00FB3D42" w:rsidRDefault="00FB3D42">
          <w:pPr>
            <w:pStyle w:val="TOC2"/>
            <w:tabs>
              <w:tab w:val="left" w:pos="960"/>
              <w:tab w:val="right" w:leader="dot" w:pos="9350"/>
            </w:tabs>
            <w:rPr>
              <w:ins w:id="67" w:author="Sebek, Jim" w:date="2024-05-23T17:11:00Z"/>
              <w:noProof/>
              <w:kern w:val="2"/>
              <w:sz w:val="24"/>
              <w:szCs w:val="24"/>
              <w14:ligatures w14:val="standardContextual"/>
            </w:rPr>
          </w:pPr>
          <w:ins w:id="68"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"_Toc167376741"</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9.2</w:t>
            </w:r>
            <w:r>
              <w:rPr>
                <w:noProof/>
                <w:kern w:val="2"/>
                <w:sz w:val="24"/>
                <w:szCs w:val="24"/>
                <w14:ligatures w14:val="standardContextual"/>
              </w:rPr>
              <w:tab/>
            </w:r>
            <w:r w:rsidRPr="000822A8">
              <w:rPr>
                <w:rStyle w:val="Hyperlink"/>
                <w:noProof/>
              </w:rPr>
              <w:t>Bring the Replacement Phase Stacks to the top of the HVPS</w:t>
            </w:r>
            <w:r>
              <w:rPr>
                <w:noProof/>
                <w:webHidden/>
              </w:rPr>
              <w:tab/>
            </w:r>
            <w:r>
              <w:rPr>
                <w:noProof/>
                <w:webHidden/>
              </w:rPr>
              <w:fldChar w:fldCharType="begin"/>
            </w:r>
            <w:r>
              <w:rPr>
                <w:noProof/>
                <w:webHidden/>
              </w:rPr>
              <w:instrText xml:space="preserve"> PAGEREF _Toc167376741 \h </w:instrText>
            </w:r>
            <w:r>
              <w:rPr>
                <w:noProof/>
                <w:webHidden/>
              </w:rPr>
            </w:r>
          </w:ins>
          <w:r>
            <w:rPr>
              <w:noProof/>
              <w:webHidden/>
            </w:rPr>
            <w:fldChar w:fldCharType="separate"/>
          </w:r>
          <w:ins w:id="69" w:author="Sebek, Jim" w:date="2024-05-23T17:11:00Z">
            <w:r>
              <w:rPr>
                <w:noProof/>
                <w:webHidden/>
              </w:rPr>
              <w:t>7</w:t>
            </w:r>
            <w:r>
              <w:rPr>
                <w:noProof/>
                <w:webHidden/>
              </w:rPr>
              <w:fldChar w:fldCharType="end"/>
            </w:r>
            <w:r w:rsidRPr="000822A8">
              <w:rPr>
                <w:rStyle w:val="Hyperlink"/>
                <w:noProof/>
              </w:rPr>
              <w:fldChar w:fldCharType="end"/>
            </w:r>
          </w:ins>
        </w:p>
        <w:p w14:paraId="3B5AA30E" w14:textId="394B69BC" w:rsidR="00FB3D42" w:rsidRDefault="00FB3D42">
          <w:pPr>
            <w:pStyle w:val="TOC2"/>
            <w:tabs>
              <w:tab w:val="left" w:pos="960"/>
              <w:tab w:val="right" w:leader="dot" w:pos="9350"/>
            </w:tabs>
            <w:rPr>
              <w:ins w:id="70" w:author="Sebek, Jim" w:date="2024-05-23T17:11:00Z"/>
              <w:noProof/>
              <w:kern w:val="2"/>
              <w:sz w:val="24"/>
              <w:szCs w:val="24"/>
              <w14:ligatures w14:val="standardContextual"/>
            </w:rPr>
          </w:pPr>
          <w:ins w:id="71"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"_Toc167376742"</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9.3</w:t>
            </w:r>
            <w:r>
              <w:rPr>
                <w:noProof/>
                <w:kern w:val="2"/>
                <w:sz w:val="24"/>
                <w:szCs w:val="24"/>
                <w14:ligatures w14:val="standardContextual"/>
              </w:rPr>
              <w:tab/>
            </w:r>
            <w:r w:rsidRPr="000822A8">
              <w:rPr>
                <w:rStyle w:val="Hyperlink"/>
                <w:noProof/>
              </w:rPr>
              <w:t>Remove the Nitrogen Feed to the HVPS</w:t>
            </w:r>
            <w:r>
              <w:rPr>
                <w:noProof/>
                <w:webHidden/>
              </w:rPr>
              <w:tab/>
            </w:r>
            <w:r>
              <w:rPr>
                <w:noProof/>
                <w:webHidden/>
              </w:rPr>
              <w:fldChar w:fldCharType="begin"/>
            </w:r>
            <w:r>
              <w:rPr>
                <w:noProof/>
                <w:webHidden/>
              </w:rPr>
              <w:instrText xml:space="preserve"> PAGEREF _Toc167376742 \h </w:instrText>
            </w:r>
            <w:r>
              <w:rPr>
                <w:noProof/>
                <w:webHidden/>
              </w:rPr>
            </w:r>
          </w:ins>
          <w:r>
            <w:rPr>
              <w:noProof/>
              <w:webHidden/>
            </w:rPr>
            <w:fldChar w:fldCharType="separate"/>
          </w:r>
          <w:ins w:id="72" w:author="Sebek, Jim" w:date="2024-05-23T17:11:00Z">
            <w:r>
              <w:rPr>
                <w:noProof/>
                <w:webHidden/>
              </w:rPr>
              <w:t>7</w:t>
            </w:r>
            <w:r>
              <w:rPr>
                <w:noProof/>
                <w:webHidden/>
              </w:rPr>
              <w:fldChar w:fldCharType="end"/>
            </w:r>
            <w:r w:rsidRPr="000822A8">
              <w:rPr>
                <w:rStyle w:val="Hyperlink"/>
                <w:noProof/>
              </w:rPr>
              <w:fldChar w:fldCharType="end"/>
            </w:r>
          </w:ins>
        </w:p>
        <w:p w14:paraId="1F2E2B0D" w14:textId="3DC6E9F9" w:rsidR="00FB3D42" w:rsidRDefault="00FB3D42">
          <w:pPr>
            <w:pStyle w:val="TOC2"/>
            <w:tabs>
              <w:tab w:val="left" w:pos="960"/>
              <w:tab w:val="right" w:leader="dot" w:pos="9350"/>
            </w:tabs>
            <w:rPr>
              <w:ins w:id="73" w:author="Sebek, Jim" w:date="2024-05-23T17:11:00Z"/>
              <w:noProof/>
              <w:kern w:val="2"/>
              <w:sz w:val="24"/>
              <w:szCs w:val="24"/>
              <w14:ligatures w14:val="standardContextual"/>
            </w:rPr>
          </w:pPr>
          <w:ins w:id="74"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"_Toc167376743"</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9.4</w:t>
            </w:r>
            <w:r>
              <w:rPr>
                <w:noProof/>
                <w:kern w:val="2"/>
                <w:sz w:val="24"/>
                <w:szCs w:val="24"/>
                <w14:ligatures w14:val="standardContextual"/>
              </w:rPr>
              <w:tab/>
            </w:r>
            <w:r w:rsidRPr="000822A8">
              <w:rPr>
                <w:rStyle w:val="Hyperlink"/>
                <w:noProof/>
              </w:rPr>
              <w:t>Pump Out the Oil from the Phase Tank</w:t>
            </w:r>
            <w:r>
              <w:rPr>
                <w:noProof/>
                <w:webHidden/>
              </w:rPr>
              <w:tab/>
            </w:r>
            <w:r>
              <w:rPr>
                <w:noProof/>
                <w:webHidden/>
              </w:rPr>
              <w:fldChar w:fldCharType="begin"/>
            </w:r>
            <w:r>
              <w:rPr>
                <w:noProof/>
                <w:webHidden/>
              </w:rPr>
              <w:instrText xml:space="preserve"> PAGEREF _Toc167376743 \h </w:instrText>
            </w:r>
            <w:r>
              <w:rPr>
                <w:noProof/>
                <w:webHidden/>
              </w:rPr>
            </w:r>
          </w:ins>
          <w:r>
            <w:rPr>
              <w:noProof/>
              <w:webHidden/>
            </w:rPr>
            <w:fldChar w:fldCharType="separate"/>
          </w:r>
          <w:ins w:id="75" w:author="Sebek, Jim" w:date="2024-05-23T17:11:00Z">
            <w:r>
              <w:rPr>
                <w:noProof/>
                <w:webHidden/>
              </w:rPr>
              <w:t>8</w:t>
            </w:r>
            <w:r>
              <w:rPr>
                <w:noProof/>
                <w:webHidden/>
              </w:rPr>
              <w:fldChar w:fldCharType="end"/>
            </w:r>
            <w:r w:rsidRPr="000822A8">
              <w:rPr>
                <w:rStyle w:val="Hyperlink"/>
                <w:noProof/>
              </w:rPr>
              <w:fldChar w:fldCharType="end"/>
            </w:r>
          </w:ins>
        </w:p>
        <w:p w14:paraId="493658D4" w14:textId="0607249F" w:rsidR="00FB3D42" w:rsidRDefault="00FB3D42">
          <w:pPr>
            <w:pStyle w:val="TOC2"/>
            <w:tabs>
              <w:tab w:val="left" w:pos="960"/>
              <w:tab w:val="right" w:leader="dot" w:pos="9350"/>
            </w:tabs>
            <w:rPr>
              <w:ins w:id="76" w:author="Sebek, Jim" w:date="2024-05-23T17:11:00Z"/>
              <w:noProof/>
              <w:kern w:val="2"/>
              <w:sz w:val="24"/>
              <w:szCs w:val="24"/>
              <w14:ligatures w14:val="standardContextual"/>
            </w:rPr>
          </w:pPr>
          <w:ins w:id="77"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"_Toc167376744"</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9.5</w:t>
            </w:r>
            <w:r>
              <w:rPr>
                <w:noProof/>
                <w:kern w:val="2"/>
                <w:sz w:val="24"/>
                <w:szCs w:val="24"/>
                <w14:ligatures w14:val="standardContextual"/>
              </w:rPr>
              <w:tab/>
            </w:r>
            <w:r w:rsidRPr="000822A8">
              <w:rPr>
                <w:rStyle w:val="Hyperlink"/>
                <w:noProof/>
              </w:rPr>
              <w:t>Disconnect the Cooling Water Lines from the Phase Tank</w:t>
            </w:r>
            <w:r>
              <w:rPr>
                <w:noProof/>
                <w:webHidden/>
              </w:rPr>
              <w:tab/>
            </w:r>
            <w:r>
              <w:rPr>
                <w:noProof/>
                <w:webHidden/>
              </w:rPr>
              <w:fldChar w:fldCharType="begin"/>
            </w:r>
            <w:r>
              <w:rPr>
                <w:noProof/>
                <w:webHidden/>
              </w:rPr>
              <w:instrText xml:space="preserve"> PAGEREF _Toc167376744 \h </w:instrText>
            </w:r>
            <w:r>
              <w:rPr>
                <w:noProof/>
                <w:webHidden/>
              </w:rPr>
            </w:r>
          </w:ins>
          <w:r>
            <w:rPr>
              <w:noProof/>
              <w:webHidden/>
            </w:rPr>
            <w:fldChar w:fldCharType="separate"/>
          </w:r>
          <w:ins w:id="78" w:author="Sebek, Jim" w:date="2024-05-23T17:11:00Z">
            <w:r>
              <w:rPr>
                <w:noProof/>
                <w:webHidden/>
              </w:rPr>
              <w:t>8</w:t>
            </w:r>
            <w:r>
              <w:rPr>
                <w:noProof/>
                <w:webHidden/>
              </w:rPr>
              <w:fldChar w:fldCharType="end"/>
            </w:r>
            <w:r w:rsidRPr="000822A8">
              <w:rPr>
                <w:rStyle w:val="Hyperlink"/>
                <w:noProof/>
              </w:rPr>
              <w:fldChar w:fldCharType="end"/>
            </w:r>
          </w:ins>
        </w:p>
        <w:p w14:paraId="44FAA551" w14:textId="73F8891A" w:rsidR="00FB3D42" w:rsidRDefault="00FB3D42">
          <w:pPr>
            <w:pStyle w:val="TOC2"/>
            <w:tabs>
              <w:tab w:val="left" w:pos="960"/>
              <w:tab w:val="right" w:leader="dot" w:pos="9350"/>
            </w:tabs>
            <w:rPr>
              <w:ins w:id="79" w:author="Sebek, Jim" w:date="2024-05-23T17:11:00Z"/>
              <w:noProof/>
              <w:kern w:val="2"/>
              <w:sz w:val="24"/>
              <w:szCs w:val="24"/>
              <w14:ligatures w14:val="standardContextual"/>
            </w:rPr>
          </w:pPr>
          <w:ins w:id="80"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"_Toc167376745"</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9.6</w:t>
            </w:r>
            <w:r>
              <w:rPr>
                <w:noProof/>
                <w:kern w:val="2"/>
                <w:sz w:val="24"/>
                <w:szCs w:val="24"/>
                <w14:ligatures w14:val="standardContextual"/>
              </w:rPr>
              <w:tab/>
            </w:r>
            <w:r w:rsidRPr="000822A8">
              <w:rPr>
                <w:rStyle w:val="Hyperlink"/>
                <w:noProof/>
              </w:rPr>
              <w:t>Remove the Phase Tank Cover</w:t>
            </w:r>
            <w:r>
              <w:rPr>
                <w:noProof/>
                <w:webHidden/>
              </w:rPr>
              <w:tab/>
            </w:r>
            <w:r>
              <w:rPr>
                <w:noProof/>
                <w:webHidden/>
              </w:rPr>
              <w:fldChar w:fldCharType="begin"/>
            </w:r>
            <w:r>
              <w:rPr>
                <w:noProof/>
                <w:webHidden/>
              </w:rPr>
              <w:instrText xml:space="preserve"> PAGEREF _Toc167376745 \h </w:instrText>
            </w:r>
            <w:r>
              <w:rPr>
                <w:noProof/>
                <w:webHidden/>
              </w:rPr>
            </w:r>
          </w:ins>
          <w:r>
            <w:rPr>
              <w:noProof/>
              <w:webHidden/>
            </w:rPr>
            <w:fldChar w:fldCharType="separate"/>
          </w:r>
          <w:ins w:id="81" w:author="Sebek, Jim" w:date="2024-05-23T17:11:00Z">
            <w:r>
              <w:rPr>
                <w:noProof/>
                <w:webHidden/>
              </w:rPr>
              <w:t>8</w:t>
            </w:r>
            <w:r>
              <w:rPr>
                <w:noProof/>
                <w:webHidden/>
              </w:rPr>
              <w:fldChar w:fldCharType="end"/>
            </w:r>
            <w:r w:rsidRPr="000822A8">
              <w:rPr>
                <w:rStyle w:val="Hyperlink"/>
                <w:noProof/>
              </w:rPr>
              <w:fldChar w:fldCharType="end"/>
            </w:r>
          </w:ins>
        </w:p>
        <w:p w14:paraId="5EA4E845" w14:textId="379F9B9F" w:rsidR="00FB3D42" w:rsidRDefault="00FB3D42">
          <w:pPr>
            <w:pStyle w:val="TOC2"/>
            <w:tabs>
              <w:tab w:val="left" w:pos="960"/>
              <w:tab w:val="right" w:leader="dot" w:pos="9350"/>
            </w:tabs>
            <w:rPr>
              <w:ins w:id="82" w:author="Sebek, Jim" w:date="2024-05-23T17:11:00Z"/>
              <w:noProof/>
              <w:kern w:val="2"/>
              <w:sz w:val="24"/>
              <w:szCs w:val="24"/>
              <w14:ligatures w14:val="standardContextual"/>
            </w:rPr>
          </w:pPr>
          <w:ins w:id="83"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"_Toc167376746"</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9.7</w:t>
            </w:r>
            <w:r>
              <w:rPr>
                <w:noProof/>
                <w:kern w:val="2"/>
                <w:sz w:val="24"/>
                <w:szCs w:val="24"/>
                <w14:ligatures w14:val="standardContextual"/>
              </w:rPr>
              <w:tab/>
            </w:r>
            <w:r w:rsidRPr="000822A8">
              <w:rPr>
                <w:rStyle w:val="Hyperlink"/>
                <w:noProof/>
              </w:rPr>
              <w:t>Discharge and Stored Energy in the Phase Tank</w:t>
            </w:r>
            <w:r>
              <w:rPr>
                <w:noProof/>
                <w:webHidden/>
              </w:rPr>
              <w:tab/>
            </w:r>
            <w:r>
              <w:rPr>
                <w:noProof/>
                <w:webHidden/>
              </w:rPr>
              <w:fldChar w:fldCharType="begin"/>
            </w:r>
            <w:r>
              <w:rPr>
                <w:noProof/>
                <w:webHidden/>
              </w:rPr>
              <w:instrText xml:space="preserve"> PAGEREF _Toc167376746 \h </w:instrText>
            </w:r>
            <w:r>
              <w:rPr>
                <w:noProof/>
                <w:webHidden/>
              </w:rPr>
            </w:r>
          </w:ins>
          <w:r>
            <w:rPr>
              <w:noProof/>
              <w:webHidden/>
            </w:rPr>
            <w:fldChar w:fldCharType="separate"/>
          </w:r>
          <w:ins w:id="84" w:author="Sebek, Jim" w:date="2024-05-23T17:11:00Z">
            <w:r>
              <w:rPr>
                <w:noProof/>
                <w:webHidden/>
              </w:rPr>
              <w:t>10</w:t>
            </w:r>
            <w:r>
              <w:rPr>
                <w:noProof/>
                <w:webHidden/>
              </w:rPr>
              <w:fldChar w:fldCharType="end"/>
            </w:r>
            <w:r w:rsidRPr="000822A8">
              <w:rPr>
                <w:rStyle w:val="Hyperlink"/>
                <w:noProof/>
              </w:rPr>
              <w:fldChar w:fldCharType="end"/>
            </w:r>
          </w:ins>
        </w:p>
        <w:p w14:paraId="776F82B8" w14:textId="4DF39621" w:rsidR="00FB3D42" w:rsidRDefault="00FB3D42">
          <w:pPr>
            <w:pStyle w:val="TOC2"/>
            <w:tabs>
              <w:tab w:val="left" w:pos="960"/>
              <w:tab w:val="right" w:leader="dot" w:pos="9350"/>
            </w:tabs>
            <w:rPr>
              <w:ins w:id="85" w:author="Sebek, Jim" w:date="2024-05-23T17:11:00Z"/>
              <w:noProof/>
              <w:kern w:val="2"/>
              <w:sz w:val="24"/>
              <w:szCs w:val="24"/>
              <w14:ligatures w14:val="standardContextual"/>
            </w:rPr>
          </w:pPr>
          <w:ins w:id="86"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"_Toc167376747"</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9.8</w:t>
            </w:r>
            <w:r>
              <w:rPr>
                <w:noProof/>
                <w:kern w:val="2"/>
                <w:sz w:val="24"/>
                <w:szCs w:val="24"/>
                <w14:ligatures w14:val="standardContextual"/>
              </w:rPr>
              <w:tab/>
            </w:r>
            <w:r w:rsidRPr="000822A8">
              <w:rPr>
                <w:rStyle w:val="Hyperlink"/>
                <w:noProof/>
              </w:rPr>
              <w:t>Disconnect the Grounding Buswork</w:t>
            </w:r>
            <w:r>
              <w:rPr>
                <w:noProof/>
                <w:webHidden/>
              </w:rPr>
              <w:tab/>
            </w:r>
            <w:r>
              <w:rPr>
                <w:noProof/>
                <w:webHidden/>
              </w:rPr>
              <w:fldChar w:fldCharType="begin"/>
            </w:r>
            <w:r>
              <w:rPr>
                <w:noProof/>
                <w:webHidden/>
              </w:rPr>
              <w:instrText xml:space="preserve"> PAGEREF _Toc167376747 \h </w:instrText>
            </w:r>
            <w:r>
              <w:rPr>
                <w:noProof/>
                <w:webHidden/>
              </w:rPr>
            </w:r>
          </w:ins>
          <w:r>
            <w:rPr>
              <w:noProof/>
              <w:webHidden/>
            </w:rPr>
            <w:fldChar w:fldCharType="separate"/>
          </w:r>
          <w:ins w:id="87" w:author="Sebek, Jim" w:date="2024-05-23T17:11:00Z">
            <w:r>
              <w:rPr>
                <w:noProof/>
                <w:webHidden/>
              </w:rPr>
              <w:t>10</w:t>
            </w:r>
            <w:r>
              <w:rPr>
                <w:noProof/>
                <w:webHidden/>
              </w:rPr>
              <w:fldChar w:fldCharType="end"/>
            </w:r>
            <w:r w:rsidRPr="000822A8">
              <w:rPr>
                <w:rStyle w:val="Hyperlink"/>
                <w:noProof/>
              </w:rPr>
              <w:fldChar w:fldCharType="end"/>
            </w:r>
          </w:ins>
        </w:p>
        <w:p w14:paraId="0BF6BD04" w14:textId="620BCD48" w:rsidR="00FB3D42" w:rsidRDefault="00FB3D42">
          <w:pPr>
            <w:pStyle w:val="TOC2"/>
            <w:tabs>
              <w:tab w:val="left" w:pos="960"/>
              <w:tab w:val="right" w:leader="dot" w:pos="9350"/>
            </w:tabs>
            <w:rPr>
              <w:ins w:id="88" w:author="Sebek, Jim" w:date="2024-05-23T17:11:00Z"/>
              <w:noProof/>
              <w:kern w:val="2"/>
              <w:sz w:val="24"/>
              <w:szCs w:val="24"/>
              <w14:ligatures w14:val="standardContextual"/>
            </w:rPr>
          </w:pPr>
          <w:ins w:id="89"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"_Toc167376748"</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9.9</w:t>
            </w:r>
            <w:r>
              <w:rPr>
                <w:noProof/>
                <w:kern w:val="2"/>
                <w:sz w:val="24"/>
                <w:szCs w:val="24"/>
                <w14:ligatures w14:val="standardContextual"/>
              </w:rPr>
              <w:tab/>
            </w:r>
            <w:r w:rsidRPr="000822A8">
              <w:rPr>
                <w:rStyle w:val="Hyperlink"/>
                <w:noProof/>
              </w:rPr>
              <w:t>Disconnect the Trigger Firing Connections</w:t>
            </w:r>
            <w:r>
              <w:rPr>
                <w:noProof/>
                <w:webHidden/>
              </w:rPr>
              <w:tab/>
            </w:r>
            <w:r>
              <w:rPr>
                <w:noProof/>
                <w:webHidden/>
              </w:rPr>
              <w:fldChar w:fldCharType="begin"/>
            </w:r>
            <w:r>
              <w:rPr>
                <w:noProof/>
                <w:webHidden/>
              </w:rPr>
              <w:instrText xml:space="preserve"> PAGEREF _Toc167376748 \h </w:instrText>
            </w:r>
            <w:r>
              <w:rPr>
                <w:noProof/>
                <w:webHidden/>
              </w:rPr>
            </w:r>
          </w:ins>
          <w:r>
            <w:rPr>
              <w:noProof/>
              <w:webHidden/>
            </w:rPr>
            <w:fldChar w:fldCharType="separate"/>
          </w:r>
          <w:ins w:id="90" w:author="Sebek, Jim" w:date="2024-05-23T17:11:00Z">
            <w:r>
              <w:rPr>
                <w:noProof/>
                <w:webHidden/>
              </w:rPr>
              <w:t>11</w:t>
            </w:r>
            <w:r>
              <w:rPr>
                <w:noProof/>
                <w:webHidden/>
              </w:rPr>
              <w:fldChar w:fldCharType="end"/>
            </w:r>
            <w:r w:rsidRPr="000822A8">
              <w:rPr>
                <w:rStyle w:val="Hyperlink"/>
                <w:noProof/>
              </w:rPr>
              <w:fldChar w:fldCharType="end"/>
            </w:r>
          </w:ins>
        </w:p>
        <w:p w14:paraId="13BDF2C9" w14:textId="2A0B3388" w:rsidR="00FB3D42" w:rsidRDefault="00FB3D42">
          <w:pPr>
            <w:pStyle w:val="TOC2"/>
            <w:tabs>
              <w:tab w:val="left" w:pos="960"/>
              <w:tab w:val="right" w:leader="dot" w:pos="9350"/>
            </w:tabs>
            <w:rPr>
              <w:ins w:id="91" w:author="Sebek, Jim" w:date="2024-05-23T17:11:00Z"/>
              <w:noProof/>
              <w:kern w:val="2"/>
              <w:sz w:val="24"/>
              <w:szCs w:val="24"/>
              <w14:ligatures w14:val="standardContextual"/>
            </w:rPr>
          </w:pPr>
          <w:ins w:id="92" w:author="Sebek, Jim" w:date="2024-05-23T17:11:00Z">
            <w:r w:rsidRPr="000822A8">
              <w:rPr>
                <w:rStyle w:val="Hyperlink"/>
                <w:noProof/>
              </w:rPr>
              <w:lastRenderedPageBreak/>
              <w:fldChar w:fldCharType="begin"/>
            </w:r>
            <w:r w:rsidRPr="000822A8">
              <w:rPr>
                <w:rStyle w:val="Hyperlink"/>
                <w:noProof/>
              </w:rPr>
              <w:instrText xml:space="preserve"> </w:instrText>
            </w:r>
            <w:r>
              <w:rPr>
                <w:noProof/>
              </w:rPr>
              <w:instrText>HYPERLINK \l "_Toc167376749"</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9.10</w:t>
            </w:r>
            <w:r>
              <w:rPr>
                <w:noProof/>
                <w:kern w:val="2"/>
                <w:sz w:val="24"/>
                <w:szCs w:val="24"/>
                <w14:ligatures w14:val="standardContextual"/>
              </w:rPr>
              <w:tab/>
            </w:r>
            <w:r w:rsidRPr="000822A8">
              <w:rPr>
                <w:rStyle w:val="Hyperlink"/>
                <w:noProof/>
              </w:rPr>
              <w:t>Remove the Remaining Buswork</w:t>
            </w:r>
            <w:r>
              <w:rPr>
                <w:noProof/>
                <w:webHidden/>
              </w:rPr>
              <w:tab/>
            </w:r>
            <w:r>
              <w:rPr>
                <w:noProof/>
                <w:webHidden/>
              </w:rPr>
              <w:fldChar w:fldCharType="begin"/>
            </w:r>
            <w:r>
              <w:rPr>
                <w:noProof/>
                <w:webHidden/>
              </w:rPr>
              <w:instrText xml:space="preserve"> PAGEREF _Toc167376749 \h </w:instrText>
            </w:r>
            <w:r>
              <w:rPr>
                <w:noProof/>
                <w:webHidden/>
              </w:rPr>
            </w:r>
          </w:ins>
          <w:r>
            <w:rPr>
              <w:noProof/>
              <w:webHidden/>
            </w:rPr>
            <w:fldChar w:fldCharType="separate"/>
          </w:r>
          <w:ins w:id="93" w:author="Sebek, Jim" w:date="2024-05-23T17:11:00Z">
            <w:r>
              <w:rPr>
                <w:noProof/>
                <w:webHidden/>
              </w:rPr>
              <w:t>11</w:t>
            </w:r>
            <w:r>
              <w:rPr>
                <w:noProof/>
                <w:webHidden/>
              </w:rPr>
              <w:fldChar w:fldCharType="end"/>
            </w:r>
            <w:r w:rsidRPr="000822A8">
              <w:rPr>
                <w:rStyle w:val="Hyperlink"/>
                <w:noProof/>
              </w:rPr>
              <w:fldChar w:fldCharType="end"/>
            </w:r>
          </w:ins>
        </w:p>
        <w:p w14:paraId="7917C290" w14:textId="3DB37AEA" w:rsidR="00FB3D42" w:rsidRDefault="00FB3D42">
          <w:pPr>
            <w:pStyle w:val="TOC2"/>
            <w:tabs>
              <w:tab w:val="left" w:pos="960"/>
              <w:tab w:val="right" w:leader="dot" w:pos="9350"/>
            </w:tabs>
            <w:rPr>
              <w:ins w:id="94" w:author="Sebek, Jim" w:date="2024-05-23T17:11:00Z"/>
              <w:noProof/>
              <w:kern w:val="2"/>
              <w:sz w:val="24"/>
              <w:szCs w:val="24"/>
              <w14:ligatures w14:val="standardContextual"/>
            </w:rPr>
          </w:pPr>
          <w:ins w:id="95"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"_Toc167376750"</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9.11</w:t>
            </w:r>
            <w:r>
              <w:rPr>
                <w:noProof/>
                <w:kern w:val="2"/>
                <w:sz w:val="24"/>
                <w:szCs w:val="24"/>
                <w14:ligatures w14:val="standardContextual"/>
              </w:rPr>
              <w:tab/>
            </w:r>
            <w:r w:rsidRPr="000822A8">
              <w:rPr>
                <w:rStyle w:val="Hyperlink"/>
                <w:noProof/>
              </w:rPr>
              <w:t>Remove the Existing Phase Stacks from the Phase Tank</w:t>
            </w:r>
            <w:r>
              <w:rPr>
                <w:noProof/>
                <w:webHidden/>
              </w:rPr>
              <w:tab/>
            </w:r>
            <w:r>
              <w:rPr>
                <w:noProof/>
                <w:webHidden/>
              </w:rPr>
              <w:fldChar w:fldCharType="begin"/>
            </w:r>
            <w:r>
              <w:rPr>
                <w:noProof/>
                <w:webHidden/>
              </w:rPr>
              <w:instrText xml:space="preserve"> PAGEREF _Toc167376750 \h </w:instrText>
            </w:r>
            <w:r>
              <w:rPr>
                <w:noProof/>
                <w:webHidden/>
              </w:rPr>
            </w:r>
          </w:ins>
          <w:r>
            <w:rPr>
              <w:noProof/>
              <w:webHidden/>
            </w:rPr>
            <w:fldChar w:fldCharType="separate"/>
          </w:r>
          <w:ins w:id="96" w:author="Sebek, Jim" w:date="2024-05-23T17:11:00Z">
            <w:r>
              <w:rPr>
                <w:noProof/>
                <w:webHidden/>
              </w:rPr>
              <w:t>11</w:t>
            </w:r>
            <w:r>
              <w:rPr>
                <w:noProof/>
                <w:webHidden/>
              </w:rPr>
              <w:fldChar w:fldCharType="end"/>
            </w:r>
            <w:r w:rsidRPr="000822A8">
              <w:rPr>
                <w:rStyle w:val="Hyperlink"/>
                <w:noProof/>
              </w:rPr>
              <w:fldChar w:fldCharType="end"/>
            </w:r>
          </w:ins>
        </w:p>
        <w:p w14:paraId="1F8FFB56" w14:textId="6D9CB919" w:rsidR="00FB3D42" w:rsidRDefault="00FB3D42">
          <w:pPr>
            <w:pStyle w:val="TOC2"/>
            <w:tabs>
              <w:tab w:val="left" w:pos="960"/>
              <w:tab w:val="right" w:leader="dot" w:pos="9350"/>
            </w:tabs>
            <w:rPr>
              <w:ins w:id="97" w:author="Sebek, Jim" w:date="2024-05-23T17:11:00Z"/>
              <w:noProof/>
              <w:kern w:val="2"/>
              <w:sz w:val="24"/>
              <w:szCs w:val="24"/>
              <w14:ligatures w14:val="standardContextual"/>
            </w:rPr>
          </w:pPr>
          <w:ins w:id="98"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"_Toc167376751"</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9.12</w:t>
            </w:r>
            <w:r>
              <w:rPr>
                <w:noProof/>
                <w:kern w:val="2"/>
                <w:sz w:val="24"/>
                <w:szCs w:val="24"/>
                <w14:ligatures w14:val="standardContextual"/>
              </w:rPr>
              <w:tab/>
            </w:r>
            <w:r w:rsidRPr="000822A8">
              <w:rPr>
                <w:rStyle w:val="Hyperlink"/>
                <w:noProof/>
              </w:rPr>
              <w:t>Evaluation of Snubber Circuits</w:t>
            </w:r>
            <w:r>
              <w:rPr>
                <w:noProof/>
                <w:webHidden/>
              </w:rPr>
              <w:tab/>
            </w:r>
            <w:r>
              <w:rPr>
                <w:noProof/>
                <w:webHidden/>
              </w:rPr>
              <w:fldChar w:fldCharType="begin"/>
            </w:r>
            <w:r>
              <w:rPr>
                <w:noProof/>
                <w:webHidden/>
              </w:rPr>
              <w:instrText xml:space="preserve"> PAGEREF _Toc167376751 \h </w:instrText>
            </w:r>
            <w:r>
              <w:rPr>
                <w:noProof/>
                <w:webHidden/>
              </w:rPr>
            </w:r>
          </w:ins>
          <w:r>
            <w:rPr>
              <w:noProof/>
              <w:webHidden/>
            </w:rPr>
            <w:fldChar w:fldCharType="separate"/>
          </w:r>
          <w:ins w:id="99" w:author="Sebek, Jim" w:date="2024-05-23T17:11:00Z">
            <w:r>
              <w:rPr>
                <w:noProof/>
                <w:webHidden/>
              </w:rPr>
              <w:t>11</w:t>
            </w:r>
            <w:r>
              <w:rPr>
                <w:noProof/>
                <w:webHidden/>
              </w:rPr>
              <w:fldChar w:fldCharType="end"/>
            </w:r>
            <w:r w:rsidRPr="000822A8">
              <w:rPr>
                <w:rStyle w:val="Hyperlink"/>
                <w:noProof/>
              </w:rPr>
              <w:fldChar w:fldCharType="end"/>
            </w:r>
          </w:ins>
        </w:p>
        <w:p w14:paraId="71A9D0CE" w14:textId="06190E1A" w:rsidR="00FB3D42" w:rsidRDefault="00FB3D42">
          <w:pPr>
            <w:pStyle w:val="TOC1"/>
            <w:tabs>
              <w:tab w:val="left" w:pos="720"/>
              <w:tab w:val="right" w:leader="dot" w:pos="9350"/>
            </w:tabs>
            <w:rPr>
              <w:ins w:id="100" w:author="Sebek, Jim" w:date="2024-05-23T17:11:00Z"/>
              <w:noProof/>
              <w:kern w:val="2"/>
              <w:sz w:val="24"/>
              <w:szCs w:val="24"/>
              <w14:ligatures w14:val="standardContextual"/>
            </w:rPr>
          </w:pPr>
          <w:ins w:id="101"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"_Toc167376752"</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w:t>
            </w:r>
            <w:r>
              <w:rPr>
                <w:noProof/>
                <w:kern w:val="2"/>
                <w:sz w:val="24"/>
                <w:szCs w:val="24"/>
                <w14:ligatures w14:val="standardContextual"/>
              </w:rPr>
              <w:tab/>
            </w:r>
            <w:r w:rsidRPr="000822A8">
              <w:rPr>
                <w:rStyle w:val="Hyperlink"/>
                <w:noProof/>
              </w:rPr>
              <w:t>Reconfigure System to Operational Condition</w:t>
            </w:r>
            <w:r>
              <w:rPr>
                <w:noProof/>
                <w:webHidden/>
              </w:rPr>
              <w:tab/>
            </w:r>
            <w:r>
              <w:rPr>
                <w:noProof/>
                <w:webHidden/>
              </w:rPr>
              <w:fldChar w:fldCharType="begin"/>
            </w:r>
            <w:r>
              <w:rPr>
                <w:noProof/>
                <w:webHidden/>
              </w:rPr>
              <w:instrText xml:space="preserve"> PAGEREF _Toc167376752 \h </w:instrText>
            </w:r>
            <w:r>
              <w:rPr>
                <w:noProof/>
                <w:webHidden/>
              </w:rPr>
            </w:r>
          </w:ins>
          <w:r>
            <w:rPr>
              <w:noProof/>
              <w:webHidden/>
            </w:rPr>
            <w:fldChar w:fldCharType="separate"/>
          </w:r>
          <w:ins w:id="102" w:author="Sebek, Jim" w:date="2024-05-23T17:11:00Z">
            <w:r>
              <w:rPr>
                <w:noProof/>
                <w:webHidden/>
              </w:rPr>
              <w:t>12</w:t>
            </w:r>
            <w:r>
              <w:rPr>
                <w:noProof/>
                <w:webHidden/>
              </w:rPr>
              <w:fldChar w:fldCharType="end"/>
            </w:r>
            <w:r w:rsidRPr="000822A8">
              <w:rPr>
                <w:rStyle w:val="Hyperlink"/>
                <w:noProof/>
              </w:rPr>
              <w:fldChar w:fldCharType="end"/>
            </w:r>
          </w:ins>
        </w:p>
        <w:p w14:paraId="1ABC6261" w14:textId="131D5F04" w:rsidR="00FB3D42" w:rsidRDefault="00FB3D42">
          <w:pPr>
            <w:pStyle w:val="TOC2"/>
            <w:tabs>
              <w:tab w:val="left" w:pos="960"/>
              <w:tab w:val="right" w:leader="dot" w:pos="9350"/>
            </w:tabs>
            <w:rPr>
              <w:ins w:id="103" w:author="Sebek, Jim" w:date="2024-05-23T17:11:00Z"/>
              <w:noProof/>
              <w:kern w:val="2"/>
              <w:sz w:val="24"/>
              <w:szCs w:val="24"/>
              <w14:ligatures w14:val="standardContextual"/>
            </w:rPr>
          </w:pPr>
          <w:ins w:id="104"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"_Toc167376753"</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10.1</w:t>
            </w:r>
            <w:r>
              <w:rPr>
                <w:noProof/>
                <w:kern w:val="2"/>
                <w:sz w:val="24"/>
                <w:szCs w:val="24"/>
                <w14:ligatures w14:val="standardContextual"/>
              </w:rPr>
              <w:tab/>
            </w:r>
            <w:r w:rsidRPr="000822A8">
              <w:rPr>
                <w:rStyle w:val="Hyperlink"/>
                <w:noProof/>
              </w:rPr>
              <w:t>Install the Replacement Phase Stacks into the Phase Tank</w:t>
            </w:r>
            <w:r>
              <w:rPr>
                <w:noProof/>
                <w:webHidden/>
              </w:rPr>
              <w:tab/>
            </w:r>
            <w:r>
              <w:rPr>
                <w:noProof/>
                <w:webHidden/>
              </w:rPr>
              <w:fldChar w:fldCharType="begin"/>
            </w:r>
            <w:r>
              <w:rPr>
                <w:noProof/>
                <w:webHidden/>
              </w:rPr>
              <w:instrText xml:space="preserve"> PAGEREF _Toc167376753 \h </w:instrText>
            </w:r>
            <w:r>
              <w:rPr>
                <w:noProof/>
                <w:webHidden/>
              </w:rPr>
            </w:r>
          </w:ins>
          <w:r>
            <w:rPr>
              <w:noProof/>
              <w:webHidden/>
            </w:rPr>
            <w:fldChar w:fldCharType="separate"/>
          </w:r>
          <w:ins w:id="105" w:author="Sebek, Jim" w:date="2024-05-23T17:11:00Z">
            <w:r>
              <w:rPr>
                <w:noProof/>
                <w:webHidden/>
              </w:rPr>
              <w:t>12</w:t>
            </w:r>
            <w:r>
              <w:rPr>
                <w:noProof/>
                <w:webHidden/>
              </w:rPr>
              <w:fldChar w:fldCharType="end"/>
            </w:r>
            <w:r w:rsidRPr="000822A8">
              <w:rPr>
                <w:rStyle w:val="Hyperlink"/>
                <w:noProof/>
              </w:rPr>
              <w:fldChar w:fldCharType="end"/>
            </w:r>
          </w:ins>
        </w:p>
        <w:p w14:paraId="4816DA4F" w14:textId="57DE69EC" w:rsidR="00FB3D42" w:rsidRDefault="00FB3D42">
          <w:pPr>
            <w:pStyle w:val="TOC2"/>
            <w:tabs>
              <w:tab w:val="left" w:pos="960"/>
              <w:tab w:val="right" w:leader="dot" w:pos="9350"/>
            </w:tabs>
            <w:rPr>
              <w:ins w:id="106" w:author="Sebek, Jim" w:date="2024-05-23T17:11:00Z"/>
              <w:noProof/>
              <w:kern w:val="2"/>
              <w:sz w:val="24"/>
              <w:szCs w:val="24"/>
              <w14:ligatures w14:val="standardContextual"/>
            </w:rPr>
          </w:pPr>
          <w:ins w:id="107"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"_Toc167376754"</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10.2</w:t>
            </w:r>
            <w:r>
              <w:rPr>
                <w:noProof/>
                <w:kern w:val="2"/>
                <w:sz w:val="24"/>
                <w:szCs w:val="24"/>
                <w14:ligatures w14:val="standardContextual"/>
              </w:rPr>
              <w:tab/>
            </w:r>
            <w:r w:rsidRPr="000822A8">
              <w:rPr>
                <w:rStyle w:val="Hyperlink"/>
                <w:noProof/>
              </w:rPr>
              <w:t>Attach the Electrical Buswork</w:t>
            </w:r>
            <w:r>
              <w:rPr>
                <w:noProof/>
                <w:webHidden/>
              </w:rPr>
              <w:tab/>
            </w:r>
            <w:r>
              <w:rPr>
                <w:noProof/>
                <w:webHidden/>
              </w:rPr>
              <w:fldChar w:fldCharType="begin"/>
            </w:r>
            <w:r>
              <w:rPr>
                <w:noProof/>
                <w:webHidden/>
              </w:rPr>
              <w:instrText xml:space="preserve"> PAGEREF _Toc167376754 \h </w:instrText>
            </w:r>
            <w:r>
              <w:rPr>
                <w:noProof/>
                <w:webHidden/>
              </w:rPr>
            </w:r>
          </w:ins>
          <w:r>
            <w:rPr>
              <w:noProof/>
              <w:webHidden/>
            </w:rPr>
            <w:fldChar w:fldCharType="separate"/>
          </w:r>
          <w:ins w:id="108" w:author="Sebek, Jim" w:date="2024-05-23T17:11:00Z">
            <w:r>
              <w:rPr>
                <w:noProof/>
                <w:webHidden/>
              </w:rPr>
              <w:t>12</w:t>
            </w:r>
            <w:r>
              <w:rPr>
                <w:noProof/>
                <w:webHidden/>
              </w:rPr>
              <w:fldChar w:fldCharType="end"/>
            </w:r>
            <w:r w:rsidRPr="000822A8">
              <w:rPr>
                <w:rStyle w:val="Hyperlink"/>
                <w:noProof/>
              </w:rPr>
              <w:fldChar w:fldCharType="end"/>
            </w:r>
          </w:ins>
        </w:p>
        <w:p w14:paraId="2FC1F5F2" w14:textId="2DAA901B" w:rsidR="00FB3D42" w:rsidRDefault="00FB3D42">
          <w:pPr>
            <w:pStyle w:val="TOC2"/>
            <w:tabs>
              <w:tab w:val="left" w:pos="960"/>
              <w:tab w:val="right" w:leader="dot" w:pos="9350"/>
            </w:tabs>
            <w:rPr>
              <w:ins w:id="109" w:author="Sebek, Jim" w:date="2024-05-23T17:11:00Z"/>
              <w:noProof/>
              <w:kern w:val="2"/>
              <w:sz w:val="24"/>
              <w:szCs w:val="24"/>
              <w14:ligatures w14:val="standardContextual"/>
            </w:rPr>
          </w:pPr>
          <w:ins w:id="110"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"_Toc167376755"</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10.3</w:t>
            </w:r>
            <w:r>
              <w:rPr>
                <w:noProof/>
                <w:kern w:val="2"/>
                <w:sz w:val="24"/>
                <w:szCs w:val="24"/>
                <w14:ligatures w14:val="standardContextual"/>
              </w:rPr>
              <w:tab/>
            </w:r>
            <w:r w:rsidRPr="000822A8">
              <w:rPr>
                <w:rStyle w:val="Hyperlink"/>
                <w:noProof/>
              </w:rPr>
              <w:t>Connect the Trigger Firing Connections</w:t>
            </w:r>
            <w:r>
              <w:rPr>
                <w:noProof/>
                <w:webHidden/>
              </w:rPr>
              <w:tab/>
            </w:r>
            <w:r>
              <w:rPr>
                <w:noProof/>
                <w:webHidden/>
              </w:rPr>
              <w:fldChar w:fldCharType="begin"/>
            </w:r>
            <w:r>
              <w:rPr>
                <w:noProof/>
                <w:webHidden/>
              </w:rPr>
              <w:instrText xml:space="preserve"> PAGEREF _Toc167376755 \h </w:instrText>
            </w:r>
            <w:r>
              <w:rPr>
                <w:noProof/>
                <w:webHidden/>
              </w:rPr>
            </w:r>
          </w:ins>
          <w:r>
            <w:rPr>
              <w:noProof/>
              <w:webHidden/>
            </w:rPr>
            <w:fldChar w:fldCharType="separate"/>
          </w:r>
          <w:ins w:id="111" w:author="Sebek, Jim" w:date="2024-05-23T17:11:00Z">
            <w:r>
              <w:rPr>
                <w:noProof/>
                <w:webHidden/>
              </w:rPr>
              <w:t>12</w:t>
            </w:r>
            <w:r>
              <w:rPr>
                <w:noProof/>
                <w:webHidden/>
              </w:rPr>
              <w:fldChar w:fldCharType="end"/>
            </w:r>
            <w:r w:rsidRPr="000822A8">
              <w:rPr>
                <w:rStyle w:val="Hyperlink"/>
                <w:noProof/>
              </w:rPr>
              <w:fldChar w:fldCharType="end"/>
            </w:r>
          </w:ins>
        </w:p>
        <w:p w14:paraId="3F05184F" w14:textId="702E1D35" w:rsidR="00FB3D42" w:rsidRDefault="00FB3D42">
          <w:pPr>
            <w:pStyle w:val="TOC2"/>
            <w:tabs>
              <w:tab w:val="left" w:pos="960"/>
              <w:tab w:val="right" w:leader="dot" w:pos="9350"/>
            </w:tabs>
            <w:rPr>
              <w:ins w:id="112" w:author="Sebek, Jim" w:date="2024-05-23T17:11:00Z"/>
              <w:noProof/>
              <w:kern w:val="2"/>
              <w:sz w:val="24"/>
              <w:szCs w:val="24"/>
              <w14:ligatures w14:val="standardContextual"/>
            </w:rPr>
          </w:pPr>
          <w:ins w:id="113"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"_Toc167376756"</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10.4</w:t>
            </w:r>
            <w:r>
              <w:rPr>
                <w:noProof/>
                <w:kern w:val="2"/>
                <w:sz w:val="24"/>
                <w:szCs w:val="24"/>
                <w14:ligatures w14:val="standardContextual"/>
              </w:rPr>
              <w:tab/>
            </w:r>
            <w:r w:rsidRPr="000822A8">
              <w:rPr>
                <w:rStyle w:val="Hyperlink"/>
                <w:noProof/>
              </w:rPr>
              <w:t>Connect the Grounding Buswork</w:t>
            </w:r>
            <w:r>
              <w:rPr>
                <w:noProof/>
                <w:webHidden/>
              </w:rPr>
              <w:tab/>
            </w:r>
            <w:r>
              <w:rPr>
                <w:noProof/>
                <w:webHidden/>
              </w:rPr>
              <w:fldChar w:fldCharType="begin"/>
            </w:r>
            <w:r>
              <w:rPr>
                <w:noProof/>
                <w:webHidden/>
              </w:rPr>
              <w:instrText xml:space="preserve"> PAGEREF _Toc167376756 \h </w:instrText>
            </w:r>
            <w:r>
              <w:rPr>
                <w:noProof/>
                <w:webHidden/>
              </w:rPr>
            </w:r>
          </w:ins>
          <w:r>
            <w:rPr>
              <w:noProof/>
              <w:webHidden/>
            </w:rPr>
            <w:fldChar w:fldCharType="separate"/>
          </w:r>
          <w:ins w:id="114" w:author="Sebek, Jim" w:date="2024-05-23T17:11:00Z">
            <w:r>
              <w:rPr>
                <w:noProof/>
                <w:webHidden/>
              </w:rPr>
              <w:t>12</w:t>
            </w:r>
            <w:r>
              <w:rPr>
                <w:noProof/>
                <w:webHidden/>
              </w:rPr>
              <w:fldChar w:fldCharType="end"/>
            </w:r>
            <w:r w:rsidRPr="000822A8">
              <w:rPr>
                <w:rStyle w:val="Hyperlink"/>
                <w:noProof/>
              </w:rPr>
              <w:fldChar w:fldCharType="end"/>
            </w:r>
          </w:ins>
        </w:p>
        <w:p w14:paraId="41826EE8" w14:textId="5E5965A3" w:rsidR="00FB3D42" w:rsidRDefault="00FB3D42">
          <w:pPr>
            <w:pStyle w:val="TOC2"/>
            <w:tabs>
              <w:tab w:val="left" w:pos="960"/>
              <w:tab w:val="right" w:leader="dot" w:pos="9350"/>
            </w:tabs>
            <w:rPr>
              <w:ins w:id="115" w:author="Sebek, Jim" w:date="2024-05-23T17:11:00Z"/>
              <w:noProof/>
              <w:kern w:val="2"/>
              <w:sz w:val="24"/>
              <w:szCs w:val="24"/>
              <w14:ligatures w14:val="standardContextual"/>
            </w:rPr>
          </w:pPr>
          <w:ins w:id="116"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"_Toc167376757"</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10.5</w:t>
            </w:r>
            <w:r>
              <w:rPr>
                <w:noProof/>
                <w:kern w:val="2"/>
                <w:sz w:val="24"/>
                <w:szCs w:val="24"/>
                <w14:ligatures w14:val="standardContextual"/>
              </w:rPr>
              <w:tab/>
            </w:r>
            <w:r w:rsidRPr="000822A8">
              <w:rPr>
                <w:rStyle w:val="Hyperlink"/>
                <w:noProof/>
              </w:rPr>
              <w:t>Secure the Phase Tank Cover</w:t>
            </w:r>
            <w:r>
              <w:rPr>
                <w:noProof/>
                <w:webHidden/>
              </w:rPr>
              <w:tab/>
            </w:r>
            <w:r>
              <w:rPr>
                <w:noProof/>
                <w:webHidden/>
              </w:rPr>
              <w:fldChar w:fldCharType="begin"/>
            </w:r>
            <w:r>
              <w:rPr>
                <w:noProof/>
                <w:webHidden/>
              </w:rPr>
              <w:instrText xml:space="preserve"> PAGEREF _Toc167376757 \h </w:instrText>
            </w:r>
            <w:r>
              <w:rPr>
                <w:noProof/>
                <w:webHidden/>
              </w:rPr>
            </w:r>
          </w:ins>
          <w:r>
            <w:rPr>
              <w:noProof/>
              <w:webHidden/>
            </w:rPr>
            <w:fldChar w:fldCharType="separate"/>
          </w:r>
          <w:ins w:id="117" w:author="Sebek, Jim" w:date="2024-05-23T17:11:00Z">
            <w:r>
              <w:rPr>
                <w:noProof/>
                <w:webHidden/>
              </w:rPr>
              <w:t>12</w:t>
            </w:r>
            <w:r>
              <w:rPr>
                <w:noProof/>
                <w:webHidden/>
              </w:rPr>
              <w:fldChar w:fldCharType="end"/>
            </w:r>
            <w:r w:rsidRPr="000822A8">
              <w:rPr>
                <w:rStyle w:val="Hyperlink"/>
                <w:noProof/>
              </w:rPr>
              <w:fldChar w:fldCharType="end"/>
            </w:r>
          </w:ins>
        </w:p>
        <w:p w14:paraId="43E59CD0" w14:textId="3E79CB02" w:rsidR="00FB3D42" w:rsidRDefault="00FB3D42">
          <w:pPr>
            <w:pStyle w:val="TOC2"/>
            <w:tabs>
              <w:tab w:val="left" w:pos="960"/>
              <w:tab w:val="right" w:leader="dot" w:pos="9350"/>
            </w:tabs>
            <w:rPr>
              <w:ins w:id="118" w:author="Sebek, Jim" w:date="2024-05-23T17:11:00Z"/>
              <w:noProof/>
              <w:kern w:val="2"/>
              <w:sz w:val="24"/>
              <w:szCs w:val="24"/>
              <w14:ligatures w14:val="standardContextual"/>
            </w:rPr>
          </w:pPr>
          <w:ins w:id="119"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"_Toc167376758"</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10.6</w:t>
            </w:r>
            <w:r>
              <w:rPr>
                <w:noProof/>
                <w:kern w:val="2"/>
                <w:sz w:val="24"/>
                <w:szCs w:val="24"/>
                <w14:ligatures w14:val="standardContextual"/>
              </w:rPr>
              <w:tab/>
            </w:r>
            <w:r w:rsidRPr="000822A8">
              <w:rPr>
                <w:rStyle w:val="Hyperlink"/>
                <w:noProof/>
              </w:rPr>
              <w:t>Connect the Cooling Water Lines to the Phase Tank</w:t>
            </w:r>
            <w:r>
              <w:rPr>
                <w:noProof/>
                <w:webHidden/>
              </w:rPr>
              <w:tab/>
            </w:r>
            <w:r>
              <w:rPr>
                <w:noProof/>
                <w:webHidden/>
              </w:rPr>
              <w:fldChar w:fldCharType="begin"/>
            </w:r>
            <w:r>
              <w:rPr>
                <w:noProof/>
                <w:webHidden/>
              </w:rPr>
              <w:instrText xml:space="preserve"> PAGEREF _Toc167376758 \h </w:instrText>
            </w:r>
            <w:r>
              <w:rPr>
                <w:noProof/>
                <w:webHidden/>
              </w:rPr>
            </w:r>
          </w:ins>
          <w:r>
            <w:rPr>
              <w:noProof/>
              <w:webHidden/>
            </w:rPr>
            <w:fldChar w:fldCharType="separate"/>
          </w:r>
          <w:ins w:id="120" w:author="Sebek, Jim" w:date="2024-05-23T17:11:00Z">
            <w:r>
              <w:rPr>
                <w:noProof/>
                <w:webHidden/>
              </w:rPr>
              <w:t>12</w:t>
            </w:r>
            <w:r>
              <w:rPr>
                <w:noProof/>
                <w:webHidden/>
              </w:rPr>
              <w:fldChar w:fldCharType="end"/>
            </w:r>
            <w:r w:rsidRPr="000822A8">
              <w:rPr>
                <w:rStyle w:val="Hyperlink"/>
                <w:noProof/>
              </w:rPr>
              <w:fldChar w:fldCharType="end"/>
            </w:r>
          </w:ins>
        </w:p>
        <w:p w14:paraId="5ABDABEE" w14:textId="5538BF2E" w:rsidR="00FB3D42" w:rsidRDefault="00FB3D42">
          <w:pPr>
            <w:pStyle w:val="TOC2"/>
            <w:tabs>
              <w:tab w:val="left" w:pos="960"/>
              <w:tab w:val="right" w:leader="dot" w:pos="9350"/>
            </w:tabs>
            <w:rPr>
              <w:ins w:id="121" w:author="Sebek, Jim" w:date="2024-05-23T17:11:00Z"/>
              <w:noProof/>
              <w:kern w:val="2"/>
              <w:sz w:val="24"/>
              <w:szCs w:val="24"/>
              <w14:ligatures w14:val="standardContextual"/>
            </w:rPr>
          </w:pPr>
          <w:ins w:id="122"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"_Toc167376759"</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10.7</w:t>
            </w:r>
            <w:r>
              <w:rPr>
                <w:noProof/>
                <w:kern w:val="2"/>
                <w:sz w:val="24"/>
                <w:szCs w:val="24"/>
                <w14:ligatures w14:val="standardContextual"/>
              </w:rPr>
              <w:tab/>
            </w:r>
            <w:r w:rsidRPr="000822A8">
              <w:rPr>
                <w:rStyle w:val="Hyperlink"/>
                <w:noProof/>
              </w:rPr>
              <w:t>Pump the Oil back into the Phase Tank</w:t>
            </w:r>
            <w:r>
              <w:rPr>
                <w:noProof/>
                <w:webHidden/>
              </w:rPr>
              <w:tab/>
            </w:r>
            <w:r>
              <w:rPr>
                <w:noProof/>
                <w:webHidden/>
              </w:rPr>
              <w:fldChar w:fldCharType="begin"/>
            </w:r>
            <w:r>
              <w:rPr>
                <w:noProof/>
                <w:webHidden/>
              </w:rPr>
              <w:instrText xml:space="preserve"> PAGEREF _Toc167376759 \h </w:instrText>
            </w:r>
            <w:r>
              <w:rPr>
                <w:noProof/>
                <w:webHidden/>
              </w:rPr>
            </w:r>
          </w:ins>
          <w:r>
            <w:rPr>
              <w:noProof/>
              <w:webHidden/>
            </w:rPr>
            <w:fldChar w:fldCharType="separate"/>
          </w:r>
          <w:ins w:id="123" w:author="Sebek, Jim" w:date="2024-05-23T17:11:00Z">
            <w:r>
              <w:rPr>
                <w:noProof/>
                <w:webHidden/>
              </w:rPr>
              <w:t>13</w:t>
            </w:r>
            <w:r>
              <w:rPr>
                <w:noProof/>
                <w:webHidden/>
              </w:rPr>
              <w:fldChar w:fldCharType="end"/>
            </w:r>
            <w:r w:rsidRPr="000822A8">
              <w:rPr>
                <w:rStyle w:val="Hyperlink"/>
                <w:noProof/>
              </w:rPr>
              <w:fldChar w:fldCharType="end"/>
            </w:r>
          </w:ins>
        </w:p>
        <w:p w14:paraId="3979B788" w14:textId="2D92B8F6" w:rsidR="00FB3D42" w:rsidRDefault="00FB3D42">
          <w:pPr>
            <w:pStyle w:val="TOC2"/>
            <w:tabs>
              <w:tab w:val="left" w:pos="960"/>
              <w:tab w:val="right" w:leader="dot" w:pos="9350"/>
            </w:tabs>
            <w:rPr>
              <w:ins w:id="124" w:author="Sebek, Jim" w:date="2024-05-23T17:11:00Z"/>
              <w:noProof/>
              <w:kern w:val="2"/>
              <w:sz w:val="24"/>
              <w:szCs w:val="24"/>
              <w14:ligatures w14:val="standardContextual"/>
            </w:rPr>
          </w:pPr>
          <w:ins w:id="125"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"_Toc167376760"</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10.8</w:t>
            </w:r>
            <w:r>
              <w:rPr>
                <w:noProof/>
                <w:kern w:val="2"/>
                <w:sz w:val="24"/>
                <w:szCs w:val="24"/>
                <w14:ligatures w14:val="standardContextual"/>
              </w:rPr>
              <w:tab/>
            </w:r>
            <w:r w:rsidRPr="000822A8">
              <w:rPr>
                <w:rStyle w:val="Hyperlink"/>
                <w:noProof/>
              </w:rPr>
              <w:t>Connect the Nitrogen Feed to the HVPS</w:t>
            </w:r>
            <w:r>
              <w:rPr>
                <w:noProof/>
                <w:webHidden/>
              </w:rPr>
              <w:tab/>
            </w:r>
            <w:r>
              <w:rPr>
                <w:noProof/>
                <w:webHidden/>
              </w:rPr>
              <w:fldChar w:fldCharType="begin"/>
            </w:r>
            <w:r>
              <w:rPr>
                <w:noProof/>
                <w:webHidden/>
              </w:rPr>
              <w:instrText xml:space="preserve"> PAGEREF _Toc167376760 \h </w:instrText>
            </w:r>
            <w:r>
              <w:rPr>
                <w:noProof/>
                <w:webHidden/>
              </w:rPr>
            </w:r>
          </w:ins>
          <w:r>
            <w:rPr>
              <w:noProof/>
              <w:webHidden/>
            </w:rPr>
            <w:fldChar w:fldCharType="separate"/>
          </w:r>
          <w:ins w:id="126" w:author="Sebek, Jim" w:date="2024-05-23T17:11:00Z">
            <w:r>
              <w:rPr>
                <w:noProof/>
                <w:webHidden/>
              </w:rPr>
              <w:t>13</w:t>
            </w:r>
            <w:r>
              <w:rPr>
                <w:noProof/>
                <w:webHidden/>
              </w:rPr>
              <w:fldChar w:fldCharType="end"/>
            </w:r>
            <w:r w:rsidRPr="000822A8">
              <w:rPr>
                <w:rStyle w:val="Hyperlink"/>
                <w:noProof/>
              </w:rPr>
              <w:fldChar w:fldCharType="end"/>
            </w:r>
          </w:ins>
        </w:p>
        <w:p w14:paraId="0D82AFBB" w14:textId="47BE91D2" w:rsidR="00FB3D42" w:rsidRDefault="00FB3D42">
          <w:pPr>
            <w:pStyle w:val="TOC2"/>
            <w:tabs>
              <w:tab w:val="left" w:pos="960"/>
              <w:tab w:val="right" w:leader="dot" w:pos="9350"/>
            </w:tabs>
            <w:rPr>
              <w:ins w:id="127" w:author="Sebek, Jim" w:date="2024-05-23T17:11:00Z"/>
              <w:noProof/>
              <w:kern w:val="2"/>
              <w:sz w:val="24"/>
              <w:szCs w:val="24"/>
              <w14:ligatures w14:val="standardContextual"/>
            </w:rPr>
          </w:pPr>
          <w:ins w:id="128"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"_Toc167376761"</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10.9</w:t>
            </w:r>
            <w:r>
              <w:rPr>
                <w:noProof/>
                <w:kern w:val="2"/>
                <w:sz w:val="24"/>
                <w:szCs w:val="24"/>
                <w14:ligatures w14:val="standardContextual"/>
              </w:rPr>
              <w:tab/>
            </w:r>
            <w:r w:rsidRPr="000822A8">
              <w:rPr>
                <w:rStyle w:val="Hyperlink"/>
                <w:noProof/>
              </w:rPr>
              <w:t>Remove the Original Phase Stacks from the top of the HVPS</w:t>
            </w:r>
            <w:r>
              <w:rPr>
                <w:noProof/>
                <w:webHidden/>
              </w:rPr>
              <w:tab/>
            </w:r>
            <w:r>
              <w:rPr>
                <w:noProof/>
                <w:webHidden/>
              </w:rPr>
              <w:fldChar w:fldCharType="begin"/>
            </w:r>
            <w:r>
              <w:rPr>
                <w:noProof/>
                <w:webHidden/>
              </w:rPr>
              <w:instrText xml:space="preserve"> PAGEREF _Toc167376761 \h </w:instrText>
            </w:r>
            <w:r>
              <w:rPr>
                <w:noProof/>
                <w:webHidden/>
              </w:rPr>
            </w:r>
          </w:ins>
          <w:r>
            <w:rPr>
              <w:noProof/>
              <w:webHidden/>
            </w:rPr>
            <w:fldChar w:fldCharType="separate"/>
          </w:r>
          <w:ins w:id="129" w:author="Sebek, Jim" w:date="2024-05-23T17:11:00Z">
            <w:r>
              <w:rPr>
                <w:noProof/>
                <w:webHidden/>
              </w:rPr>
              <w:t>13</w:t>
            </w:r>
            <w:r>
              <w:rPr>
                <w:noProof/>
                <w:webHidden/>
              </w:rPr>
              <w:fldChar w:fldCharType="end"/>
            </w:r>
            <w:r w:rsidRPr="000822A8">
              <w:rPr>
                <w:rStyle w:val="Hyperlink"/>
                <w:noProof/>
              </w:rPr>
              <w:fldChar w:fldCharType="end"/>
            </w:r>
          </w:ins>
        </w:p>
        <w:p w14:paraId="699C4BCF" w14:textId="77CD65F5" w:rsidR="00FB3D42" w:rsidRDefault="00FB3D42">
          <w:pPr>
            <w:pStyle w:val="TOC1"/>
            <w:tabs>
              <w:tab w:val="left" w:pos="720"/>
              <w:tab w:val="right" w:leader="dot" w:pos="9350"/>
            </w:tabs>
            <w:rPr>
              <w:ins w:id="130" w:author="Sebek, Jim" w:date="2024-05-23T17:11:00Z"/>
              <w:noProof/>
              <w:kern w:val="2"/>
              <w:sz w:val="24"/>
              <w:szCs w:val="24"/>
              <w14:ligatures w14:val="standardContextual"/>
            </w:rPr>
          </w:pPr>
          <w:ins w:id="131" w:author="Sebek, Jim" w:date="2024-05-23T17:11:00Z">
            <w:r w:rsidRPr="000822A8">
              <w:rPr>
                <w:rStyle w:val="Hyperlink"/>
                <w:noProof/>
              </w:rPr>
              <w:fldChar w:fldCharType="begin"/>
            </w:r>
            <w:r w:rsidRPr="000822A8">
              <w:rPr>
                <w:rStyle w:val="Hyperlink"/>
                <w:noProof/>
              </w:rPr>
              <w:instrText xml:space="preserve"> </w:instrText>
            </w:r>
            <w:r>
              <w:rPr>
                <w:noProof/>
              </w:rPr>
              <w:instrText>HYPERLINK \l "_Toc167376762"</w:instrText>
            </w:r>
            <w:r w:rsidRPr="000822A8">
              <w:rPr>
                <w:rStyle w:val="Hyperlink"/>
                <w:noProof/>
              </w:rPr>
              <w:instrText xml:space="preserve"> </w:instrText>
            </w:r>
            <w:r w:rsidRPr="000822A8">
              <w:rPr>
                <w:rStyle w:val="Hyperlink"/>
                <w:noProof/>
              </w:rPr>
            </w:r>
            <w:r w:rsidRPr="000822A8">
              <w:rPr>
                <w:rStyle w:val="Hyperlink"/>
                <w:noProof/>
              </w:rPr>
              <w:fldChar w:fldCharType="separate"/>
            </w:r>
            <w:r w:rsidRPr="000822A8">
              <w:rPr>
                <w:rStyle w:val="Hyperlink"/>
                <w:noProof/>
              </w:rPr>
              <w:t>11</w:t>
            </w:r>
            <w:r>
              <w:rPr>
                <w:noProof/>
                <w:kern w:val="2"/>
                <w:sz w:val="24"/>
                <w:szCs w:val="24"/>
                <w14:ligatures w14:val="standardContextual"/>
              </w:rPr>
              <w:tab/>
            </w:r>
            <w:r w:rsidRPr="000822A8">
              <w:rPr>
                <w:rStyle w:val="Hyperlink"/>
                <w:noProof/>
              </w:rPr>
              <w:t>End of Personal Lockout</w:t>
            </w:r>
            <w:r>
              <w:rPr>
                <w:noProof/>
                <w:webHidden/>
              </w:rPr>
              <w:tab/>
            </w:r>
            <w:r>
              <w:rPr>
                <w:noProof/>
                <w:webHidden/>
              </w:rPr>
              <w:fldChar w:fldCharType="begin"/>
            </w:r>
            <w:r>
              <w:rPr>
                <w:noProof/>
                <w:webHidden/>
              </w:rPr>
              <w:instrText xml:space="preserve"> PAGEREF _Toc167376762 \h </w:instrText>
            </w:r>
            <w:r>
              <w:rPr>
                <w:noProof/>
                <w:webHidden/>
              </w:rPr>
            </w:r>
          </w:ins>
          <w:r>
            <w:rPr>
              <w:noProof/>
              <w:webHidden/>
            </w:rPr>
            <w:fldChar w:fldCharType="separate"/>
          </w:r>
          <w:ins w:id="132" w:author="Sebek, Jim" w:date="2024-05-23T17:11:00Z">
            <w:r>
              <w:rPr>
                <w:noProof/>
                <w:webHidden/>
              </w:rPr>
              <w:t>13</w:t>
            </w:r>
            <w:r>
              <w:rPr>
                <w:noProof/>
                <w:webHidden/>
              </w:rPr>
              <w:fldChar w:fldCharType="end"/>
            </w:r>
            <w:r w:rsidRPr="000822A8">
              <w:rPr>
                <w:rStyle w:val="Hyperlink"/>
                <w:noProof/>
              </w:rPr>
              <w:fldChar w:fldCharType="end"/>
            </w:r>
          </w:ins>
        </w:p>
        <w:p w14:paraId="2B641CD8" w14:textId="2C152ADA" w:rsidR="00755F60" w:rsidDel="00FB3D42" w:rsidRDefault="00755F60">
          <w:pPr>
            <w:pStyle w:val="TOC1"/>
            <w:tabs>
              <w:tab w:val="left" w:pos="440"/>
              <w:tab w:val="right" w:leader="dot" w:pos="9350"/>
            </w:tabs>
            <w:rPr>
              <w:del w:id="133" w:author="Sebek, Jim" w:date="2024-05-23T17:11:00Z"/>
              <w:noProof/>
              <w:kern w:val="2"/>
              <w14:ligatures w14:val="standardContextual"/>
            </w:rPr>
          </w:pPr>
          <w:del w:id="134" w:author="Sebek, Jim" w:date="2024-05-23T17:11:00Z">
            <w:r w:rsidRPr="00FB3D42" w:rsidDel="00FB3D42">
              <w:rPr>
                <w:noProof/>
                <w:rPrChange w:id="135" w:author="Sebek, Jim" w:date="2024-05-23T17:11:00Z">
                  <w:rPr>
                    <w:rStyle w:val="Hyperlink"/>
                    <w:noProof/>
                  </w:rPr>
                </w:rPrChange>
              </w:rPr>
              <w:delText>2</w:delText>
            </w:r>
            <w:r w:rsidDel="00FB3D42">
              <w:rPr>
                <w:noProof/>
                <w:kern w:val="2"/>
                <w14:ligatures w14:val="standardContextual"/>
              </w:rPr>
              <w:tab/>
            </w:r>
            <w:r w:rsidRPr="00FB3D42" w:rsidDel="00FB3D42">
              <w:rPr>
                <w:noProof/>
                <w:rPrChange w:id="136" w:author="Sebek, Jim" w:date="2024-05-23T17:11:00Z">
                  <w:rPr>
                    <w:rStyle w:val="Hyperlink"/>
                    <w:noProof/>
                  </w:rPr>
                </w:rPrChange>
              </w:rPr>
              <w:delText>Revision History</w:delText>
            </w:r>
            <w:r w:rsidDel="00FB3D42">
              <w:rPr>
                <w:noProof/>
                <w:webHidden/>
              </w:rPr>
              <w:tab/>
              <w:delText>2</w:delText>
            </w:r>
          </w:del>
        </w:p>
        <w:p w14:paraId="3AB35805" w14:textId="30D7C3CB" w:rsidR="00755F60" w:rsidDel="00FB3D42" w:rsidRDefault="00755F60">
          <w:pPr>
            <w:pStyle w:val="TOC2"/>
            <w:tabs>
              <w:tab w:val="left" w:pos="880"/>
              <w:tab w:val="right" w:leader="dot" w:pos="9350"/>
            </w:tabs>
            <w:rPr>
              <w:del w:id="137" w:author="Sebek, Jim" w:date="2024-05-23T17:11:00Z"/>
              <w:noProof/>
              <w:kern w:val="2"/>
              <w14:ligatures w14:val="standardContextual"/>
            </w:rPr>
          </w:pPr>
          <w:del w:id="138" w:author="Sebek, Jim" w:date="2024-05-23T17:11:00Z">
            <w:r w:rsidRPr="00FB3D42" w:rsidDel="00FB3D42">
              <w:rPr>
                <w:noProof/>
                <w:rPrChange w:id="139" w:author="Sebek, Jim" w:date="2024-05-23T17:11:00Z">
                  <w:rPr>
                    <w:rStyle w:val="Hyperlink"/>
                    <w:noProof/>
                  </w:rPr>
                </w:rPrChange>
              </w:rPr>
              <w:delText>2.1</w:delText>
            </w:r>
            <w:r w:rsidDel="00FB3D42">
              <w:rPr>
                <w:noProof/>
                <w:kern w:val="2"/>
                <w14:ligatures w14:val="standardContextual"/>
              </w:rPr>
              <w:tab/>
            </w:r>
            <w:r w:rsidRPr="00FB3D42" w:rsidDel="00FB3D42">
              <w:rPr>
                <w:noProof/>
                <w:rPrChange w:id="140" w:author="Sebek, Jim" w:date="2024-05-23T17:11:00Z">
                  <w:rPr>
                    <w:rStyle w:val="Hyperlink"/>
                    <w:noProof/>
                  </w:rPr>
                </w:rPrChange>
              </w:rPr>
              <w:delText>R1 Date</w:delText>
            </w:r>
            <w:r w:rsidDel="00FB3D42">
              <w:rPr>
                <w:noProof/>
                <w:webHidden/>
              </w:rPr>
              <w:tab/>
              <w:delText>2</w:delText>
            </w:r>
          </w:del>
        </w:p>
        <w:p w14:paraId="0D449195" w14:textId="17A8694C" w:rsidR="00755F60" w:rsidDel="00FB3D42" w:rsidRDefault="00755F60">
          <w:pPr>
            <w:pStyle w:val="TOC1"/>
            <w:tabs>
              <w:tab w:val="left" w:pos="440"/>
              <w:tab w:val="right" w:leader="dot" w:pos="9350"/>
            </w:tabs>
            <w:rPr>
              <w:del w:id="141" w:author="Sebek, Jim" w:date="2024-05-23T17:11:00Z"/>
              <w:noProof/>
              <w:kern w:val="2"/>
              <w14:ligatures w14:val="standardContextual"/>
            </w:rPr>
          </w:pPr>
          <w:del w:id="142" w:author="Sebek, Jim" w:date="2024-05-23T17:11:00Z">
            <w:r w:rsidRPr="00FB3D42" w:rsidDel="00FB3D42">
              <w:rPr>
                <w:noProof/>
                <w:rPrChange w:id="143" w:author="Sebek, Jim" w:date="2024-05-23T17:11:00Z">
                  <w:rPr>
                    <w:rStyle w:val="Hyperlink"/>
                    <w:noProof/>
                  </w:rPr>
                </w:rPrChange>
              </w:rPr>
              <w:delText>3</w:delText>
            </w:r>
            <w:r w:rsidDel="00FB3D42">
              <w:rPr>
                <w:noProof/>
                <w:kern w:val="2"/>
                <w14:ligatures w14:val="standardContextual"/>
              </w:rPr>
              <w:tab/>
            </w:r>
            <w:r w:rsidRPr="00FB3D42" w:rsidDel="00FB3D42">
              <w:rPr>
                <w:noProof/>
                <w:rPrChange w:id="144" w:author="Sebek, Jim" w:date="2024-05-23T17:11:00Z">
                  <w:rPr>
                    <w:rStyle w:val="Hyperlink"/>
                    <w:noProof/>
                  </w:rPr>
                </w:rPrChange>
              </w:rPr>
              <w:delText>Table of Figures</w:delText>
            </w:r>
            <w:r w:rsidDel="00FB3D42">
              <w:rPr>
                <w:noProof/>
                <w:webHidden/>
              </w:rPr>
              <w:tab/>
              <w:delText>2</w:delText>
            </w:r>
          </w:del>
        </w:p>
        <w:p w14:paraId="1A91CBD6" w14:textId="59464220" w:rsidR="00755F60" w:rsidDel="00FB3D42" w:rsidRDefault="00755F60">
          <w:pPr>
            <w:pStyle w:val="TOC1"/>
            <w:tabs>
              <w:tab w:val="left" w:pos="440"/>
              <w:tab w:val="right" w:leader="dot" w:pos="9350"/>
            </w:tabs>
            <w:rPr>
              <w:del w:id="145" w:author="Sebek, Jim" w:date="2024-05-23T17:11:00Z"/>
              <w:noProof/>
              <w:kern w:val="2"/>
              <w14:ligatures w14:val="standardContextual"/>
            </w:rPr>
          </w:pPr>
          <w:del w:id="146" w:author="Sebek, Jim" w:date="2024-05-23T17:11:00Z">
            <w:r w:rsidRPr="00FB3D42" w:rsidDel="00FB3D42">
              <w:rPr>
                <w:noProof/>
                <w:rPrChange w:id="147" w:author="Sebek, Jim" w:date="2024-05-23T17:11:00Z">
                  <w:rPr>
                    <w:rStyle w:val="Hyperlink"/>
                    <w:noProof/>
                  </w:rPr>
                </w:rPrChange>
              </w:rPr>
              <w:delText>4</w:delText>
            </w:r>
            <w:r w:rsidDel="00FB3D42">
              <w:rPr>
                <w:noProof/>
                <w:kern w:val="2"/>
                <w14:ligatures w14:val="standardContextual"/>
              </w:rPr>
              <w:tab/>
            </w:r>
            <w:r w:rsidRPr="00FB3D42" w:rsidDel="00FB3D42">
              <w:rPr>
                <w:noProof/>
                <w:rPrChange w:id="148" w:author="Sebek, Jim" w:date="2024-05-23T17:11:00Z">
                  <w:rPr>
                    <w:rStyle w:val="Hyperlink"/>
                    <w:noProof/>
                  </w:rPr>
                </w:rPrChange>
              </w:rPr>
              <w:delText>Author/Approvers/Validators</w:delText>
            </w:r>
            <w:r w:rsidDel="00FB3D42">
              <w:rPr>
                <w:noProof/>
                <w:webHidden/>
              </w:rPr>
              <w:tab/>
              <w:delText>2</w:delText>
            </w:r>
          </w:del>
        </w:p>
        <w:p w14:paraId="664587E3" w14:textId="0B861321" w:rsidR="00755F60" w:rsidDel="00FB3D42" w:rsidRDefault="00755F60">
          <w:pPr>
            <w:pStyle w:val="TOC2"/>
            <w:tabs>
              <w:tab w:val="left" w:pos="880"/>
              <w:tab w:val="right" w:leader="dot" w:pos="9350"/>
            </w:tabs>
            <w:rPr>
              <w:del w:id="149" w:author="Sebek, Jim" w:date="2024-05-23T17:11:00Z"/>
              <w:noProof/>
              <w:kern w:val="2"/>
              <w14:ligatures w14:val="standardContextual"/>
            </w:rPr>
          </w:pPr>
          <w:del w:id="150" w:author="Sebek, Jim" w:date="2024-05-23T17:11:00Z">
            <w:r w:rsidRPr="00FB3D42" w:rsidDel="00FB3D42">
              <w:rPr>
                <w:noProof/>
                <w:rPrChange w:id="151" w:author="Sebek, Jim" w:date="2024-05-23T17:11:00Z">
                  <w:rPr>
                    <w:rStyle w:val="Hyperlink"/>
                    <w:noProof/>
                  </w:rPr>
                </w:rPrChange>
              </w:rPr>
              <w:delText>4.1</w:delText>
            </w:r>
            <w:r w:rsidDel="00FB3D42">
              <w:rPr>
                <w:noProof/>
                <w:kern w:val="2"/>
                <w14:ligatures w14:val="standardContextual"/>
              </w:rPr>
              <w:tab/>
            </w:r>
            <w:r w:rsidRPr="00FB3D42" w:rsidDel="00FB3D42">
              <w:rPr>
                <w:noProof/>
                <w:rPrChange w:id="152" w:author="Sebek, Jim" w:date="2024-05-23T17:11:00Z">
                  <w:rPr>
                    <w:rStyle w:val="Hyperlink"/>
                    <w:noProof/>
                  </w:rPr>
                </w:rPrChange>
              </w:rPr>
              <w:delText>Author</w:delText>
            </w:r>
            <w:r w:rsidDel="00FB3D42">
              <w:rPr>
                <w:noProof/>
                <w:webHidden/>
              </w:rPr>
              <w:tab/>
              <w:delText>2</w:delText>
            </w:r>
          </w:del>
        </w:p>
        <w:p w14:paraId="147B03AE" w14:textId="53524A5B" w:rsidR="00755F60" w:rsidDel="00FB3D42" w:rsidRDefault="00755F60">
          <w:pPr>
            <w:pStyle w:val="TOC2"/>
            <w:tabs>
              <w:tab w:val="left" w:pos="880"/>
              <w:tab w:val="right" w:leader="dot" w:pos="9350"/>
            </w:tabs>
            <w:rPr>
              <w:del w:id="153" w:author="Sebek, Jim" w:date="2024-05-23T17:11:00Z"/>
              <w:noProof/>
              <w:kern w:val="2"/>
              <w14:ligatures w14:val="standardContextual"/>
            </w:rPr>
          </w:pPr>
          <w:del w:id="154" w:author="Sebek, Jim" w:date="2024-05-23T17:11:00Z">
            <w:r w:rsidRPr="00FB3D42" w:rsidDel="00FB3D42">
              <w:rPr>
                <w:noProof/>
                <w:rPrChange w:id="155" w:author="Sebek, Jim" w:date="2024-05-23T17:11:00Z">
                  <w:rPr>
                    <w:rStyle w:val="Hyperlink"/>
                    <w:noProof/>
                  </w:rPr>
                </w:rPrChange>
              </w:rPr>
              <w:delText>4.2</w:delText>
            </w:r>
            <w:r w:rsidDel="00FB3D42">
              <w:rPr>
                <w:noProof/>
                <w:kern w:val="2"/>
                <w14:ligatures w14:val="standardContextual"/>
              </w:rPr>
              <w:tab/>
            </w:r>
            <w:r w:rsidRPr="00FB3D42" w:rsidDel="00FB3D42">
              <w:rPr>
                <w:noProof/>
                <w:rPrChange w:id="156" w:author="Sebek, Jim" w:date="2024-05-23T17:11:00Z">
                  <w:rPr>
                    <w:rStyle w:val="Hyperlink"/>
                    <w:noProof/>
                  </w:rPr>
                </w:rPrChange>
              </w:rPr>
              <w:delText>Reviewers</w:delText>
            </w:r>
            <w:r w:rsidDel="00FB3D42">
              <w:rPr>
                <w:noProof/>
                <w:webHidden/>
              </w:rPr>
              <w:tab/>
              <w:delText>2</w:delText>
            </w:r>
          </w:del>
        </w:p>
        <w:p w14:paraId="4E48F97C" w14:textId="362B793A" w:rsidR="00755F60" w:rsidDel="00FB3D42" w:rsidRDefault="00755F60">
          <w:pPr>
            <w:pStyle w:val="TOC2"/>
            <w:tabs>
              <w:tab w:val="left" w:pos="880"/>
              <w:tab w:val="right" w:leader="dot" w:pos="9350"/>
            </w:tabs>
            <w:rPr>
              <w:del w:id="157" w:author="Sebek, Jim" w:date="2024-05-23T17:11:00Z"/>
              <w:noProof/>
              <w:kern w:val="2"/>
              <w14:ligatures w14:val="standardContextual"/>
            </w:rPr>
          </w:pPr>
          <w:del w:id="158" w:author="Sebek, Jim" w:date="2024-05-23T17:11:00Z">
            <w:r w:rsidRPr="00FB3D42" w:rsidDel="00FB3D42">
              <w:rPr>
                <w:noProof/>
                <w:rPrChange w:id="159" w:author="Sebek, Jim" w:date="2024-05-23T17:11:00Z">
                  <w:rPr>
                    <w:rStyle w:val="Hyperlink"/>
                    <w:noProof/>
                  </w:rPr>
                </w:rPrChange>
              </w:rPr>
              <w:delText>4.3</w:delText>
            </w:r>
            <w:r w:rsidDel="00FB3D42">
              <w:rPr>
                <w:noProof/>
                <w:kern w:val="2"/>
                <w14:ligatures w14:val="standardContextual"/>
              </w:rPr>
              <w:tab/>
            </w:r>
            <w:r w:rsidRPr="00FB3D42" w:rsidDel="00FB3D42">
              <w:rPr>
                <w:noProof/>
                <w:rPrChange w:id="160" w:author="Sebek, Jim" w:date="2024-05-23T17:11:00Z">
                  <w:rPr>
                    <w:rStyle w:val="Hyperlink"/>
                    <w:noProof/>
                  </w:rPr>
                </w:rPrChange>
              </w:rPr>
              <w:delText>Management Approval</w:delText>
            </w:r>
            <w:r w:rsidDel="00FB3D42">
              <w:rPr>
                <w:noProof/>
                <w:webHidden/>
              </w:rPr>
              <w:tab/>
              <w:delText>3</w:delText>
            </w:r>
          </w:del>
        </w:p>
        <w:p w14:paraId="6097EAA1" w14:textId="09E0BA40" w:rsidR="00755F60" w:rsidDel="00FB3D42" w:rsidRDefault="00755F60">
          <w:pPr>
            <w:pStyle w:val="TOC2"/>
            <w:tabs>
              <w:tab w:val="left" w:pos="880"/>
              <w:tab w:val="right" w:leader="dot" w:pos="9350"/>
            </w:tabs>
            <w:rPr>
              <w:del w:id="161" w:author="Sebek, Jim" w:date="2024-05-23T17:11:00Z"/>
              <w:noProof/>
              <w:kern w:val="2"/>
              <w14:ligatures w14:val="standardContextual"/>
            </w:rPr>
          </w:pPr>
          <w:del w:id="162" w:author="Sebek, Jim" w:date="2024-05-23T17:11:00Z">
            <w:r w:rsidRPr="00FB3D42" w:rsidDel="00FB3D42">
              <w:rPr>
                <w:noProof/>
                <w:rPrChange w:id="163" w:author="Sebek, Jim" w:date="2024-05-23T17:11:00Z">
                  <w:rPr>
                    <w:rStyle w:val="Hyperlink"/>
                    <w:noProof/>
                  </w:rPr>
                </w:rPrChange>
              </w:rPr>
              <w:delText>4.4</w:delText>
            </w:r>
            <w:r w:rsidDel="00FB3D42">
              <w:rPr>
                <w:noProof/>
                <w:kern w:val="2"/>
                <w14:ligatures w14:val="standardContextual"/>
              </w:rPr>
              <w:tab/>
            </w:r>
            <w:r w:rsidRPr="00FB3D42" w:rsidDel="00FB3D42">
              <w:rPr>
                <w:noProof/>
                <w:rPrChange w:id="164" w:author="Sebek, Jim" w:date="2024-05-23T17:11:00Z">
                  <w:rPr>
                    <w:rStyle w:val="Hyperlink"/>
                    <w:noProof/>
                  </w:rPr>
                </w:rPrChange>
              </w:rPr>
              <w:delText>Validator</w:delText>
            </w:r>
            <w:r w:rsidDel="00FB3D42">
              <w:rPr>
                <w:noProof/>
                <w:webHidden/>
              </w:rPr>
              <w:tab/>
              <w:delText>3</w:delText>
            </w:r>
          </w:del>
        </w:p>
        <w:p w14:paraId="3F11017F" w14:textId="1A1E6631" w:rsidR="00755F60" w:rsidDel="00FB3D42" w:rsidRDefault="00755F60">
          <w:pPr>
            <w:pStyle w:val="TOC1"/>
            <w:tabs>
              <w:tab w:val="left" w:pos="440"/>
              <w:tab w:val="right" w:leader="dot" w:pos="9350"/>
            </w:tabs>
            <w:rPr>
              <w:del w:id="165" w:author="Sebek, Jim" w:date="2024-05-23T17:11:00Z"/>
              <w:noProof/>
              <w:kern w:val="2"/>
              <w14:ligatures w14:val="standardContextual"/>
            </w:rPr>
          </w:pPr>
          <w:del w:id="166" w:author="Sebek, Jim" w:date="2024-05-23T17:11:00Z">
            <w:r w:rsidRPr="00FB3D42" w:rsidDel="00FB3D42">
              <w:rPr>
                <w:noProof/>
                <w:rPrChange w:id="167" w:author="Sebek, Jim" w:date="2024-05-23T17:11:00Z">
                  <w:rPr>
                    <w:rStyle w:val="Hyperlink"/>
                    <w:noProof/>
                  </w:rPr>
                </w:rPrChange>
              </w:rPr>
              <w:delText>5</w:delText>
            </w:r>
            <w:r w:rsidDel="00FB3D42">
              <w:rPr>
                <w:noProof/>
                <w:kern w:val="2"/>
                <w14:ligatures w14:val="standardContextual"/>
              </w:rPr>
              <w:tab/>
            </w:r>
            <w:r w:rsidRPr="00FB3D42" w:rsidDel="00FB3D42">
              <w:rPr>
                <w:noProof/>
                <w:rPrChange w:id="168" w:author="Sebek, Jim" w:date="2024-05-23T17:11:00Z">
                  <w:rPr>
                    <w:rStyle w:val="Hyperlink"/>
                    <w:noProof/>
                  </w:rPr>
                </w:rPrChange>
              </w:rPr>
              <w:delText>Procedure Purpose</w:delText>
            </w:r>
            <w:r w:rsidDel="00FB3D42">
              <w:rPr>
                <w:noProof/>
                <w:webHidden/>
              </w:rPr>
              <w:tab/>
              <w:delText>3</w:delText>
            </w:r>
          </w:del>
        </w:p>
        <w:p w14:paraId="0A734B44" w14:textId="50260D37" w:rsidR="00755F60" w:rsidDel="00FB3D42" w:rsidRDefault="00755F60">
          <w:pPr>
            <w:pStyle w:val="TOC1"/>
            <w:tabs>
              <w:tab w:val="left" w:pos="440"/>
              <w:tab w:val="right" w:leader="dot" w:pos="9350"/>
            </w:tabs>
            <w:rPr>
              <w:del w:id="169" w:author="Sebek, Jim" w:date="2024-05-23T17:11:00Z"/>
              <w:noProof/>
              <w:kern w:val="2"/>
              <w14:ligatures w14:val="standardContextual"/>
            </w:rPr>
          </w:pPr>
          <w:del w:id="170" w:author="Sebek, Jim" w:date="2024-05-23T17:11:00Z">
            <w:r w:rsidRPr="00FB3D42" w:rsidDel="00FB3D42">
              <w:rPr>
                <w:noProof/>
                <w:rPrChange w:id="171" w:author="Sebek, Jim" w:date="2024-05-23T17:11:00Z">
                  <w:rPr>
                    <w:rStyle w:val="Hyperlink"/>
                    <w:noProof/>
                  </w:rPr>
                </w:rPrChange>
              </w:rPr>
              <w:delText>6</w:delText>
            </w:r>
            <w:r w:rsidDel="00FB3D42">
              <w:rPr>
                <w:noProof/>
                <w:kern w:val="2"/>
                <w14:ligatures w14:val="standardContextual"/>
              </w:rPr>
              <w:tab/>
            </w:r>
            <w:r w:rsidRPr="00FB3D42" w:rsidDel="00FB3D42">
              <w:rPr>
                <w:noProof/>
                <w:rPrChange w:id="172" w:author="Sebek, Jim" w:date="2024-05-23T17:11:00Z">
                  <w:rPr>
                    <w:rStyle w:val="Hyperlink"/>
                    <w:noProof/>
                  </w:rPr>
                </w:rPrChange>
              </w:rPr>
              <w:delText>Equipment Required to Execute Procedure</w:delText>
            </w:r>
            <w:r w:rsidDel="00FB3D42">
              <w:rPr>
                <w:noProof/>
                <w:webHidden/>
              </w:rPr>
              <w:tab/>
              <w:delText>3</w:delText>
            </w:r>
          </w:del>
        </w:p>
        <w:p w14:paraId="041B3949" w14:textId="4B829266" w:rsidR="00755F60" w:rsidDel="00FB3D42" w:rsidRDefault="00755F60">
          <w:pPr>
            <w:pStyle w:val="TOC1"/>
            <w:tabs>
              <w:tab w:val="left" w:pos="440"/>
              <w:tab w:val="right" w:leader="dot" w:pos="9350"/>
            </w:tabs>
            <w:rPr>
              <w:del w:id="173" w:author="Sebek, Jim" w:date="2024-05-23T17:11:00Z"/>
              <w:noProof/>
              <w:kern w:val="2"/>
              <w14:ligatures w14:val="standardContextual"/>
            </w:rPr>
          </w:pPr>
          <w:del w:id="174" w:author="Sebek, Jim" w:date="2024-05-23T17:11:00Z">
            <w:r w:rsidRPr="00FB3D42" w:rsidDel="00FB3D42">
              <w:rPr>
                <w:noProof/>
                <w:rPrChange w:id="175" w:author="Sebek, Jim" w:date="2024-05-23T17:11:00Z">
                  <w:rPr>
                    <w:rStyle w:val="Hyperlink"/>
                    <w:noProof/>
                  </w:rPr>
                </w:rPrChange>
              </w:rPr>
              <w:delText>7</w:delText>
            </w:r>
            <w:r w:rsidDel="00FB3D42">
              <w:rPr>
                <w:noProof/>
                <w:kern w:val="2"/>
                <w14:ligatures w14:val="standardContextual"/>
              </w:rPr>
              <w:tab/>
            </w:r>
            <w:r w:rsidRPr="00FB3D42" w:rsidDel="00FB3D42">
              <w:rPr>
                <w:noProof/>
                <w:rPrChange w:id="176" w:author="Sebek, Jim" w:date="2024-05-23T17:11:00Z">
                  <w:rPr>
                    <w:rStyle w:val="Hyperlink"/>
                    <w:noProof/>
                  </w:rPr>
                </w:rPrChange>
              </w:rPr>
              <w:delText>Equipment Description</w:delText>
            </w:r>
            <w:r w:rsidDel="00FB3D42">
              <w:rPr>
                <w:noProof/>
                <w:webHidden/>
              </w:rPr>
              <w:tab/>
              <w:delText>4</w:delText>
            </w:r>
          </w:del>
        </w:p>
        <w:p w14:paraId="2371673C" w14:textId="5A5C8E4F" w:rsidR="00755F60" w:rsidDel="00FB3D42" w:rsidRDefault="00755F60">
          <w:pPr>
            <w:pStyle w:val="TOC1"/>
            <w:tabs>
              <w:tab w:val="left" w:pos="440"/>
              <w:tab w:val="right" w:leader="dot" w:pos="9350"/>
            </w:tabs>
            <w:rPr>
              <w:del w:id="177" w:author="Sebek, Jim" w:date="2024-05-23T17:11:00Z"/>
              <w:noProof/>
              <w:kern w:val="2"/>
              <w14:ligatures w14:val="standardContextual"/>
            </w:rPr>
          </w:pPr>
          <w:del w:id="178" w:author="Sebek, Jim" w:date="2024-05-23T17:11:00Z">
            <w:r w:rsidRPr="00FB3D42" w:rsidDel="00FB3D42">
              <w:rPr>
                <w:noProof/>
                <w:rPrChange w:id="179" w:author="Sebek, Jim" w:date="2024-05-23T17:11:00Z">
                  <w:rPr>
                    <w:rStyle w:val="Hyperlink"/>
                    <w:noProof/>
                  </w:rPr>
                </w:rPrChange>
              </w:rPr>
              <w:delText>8</w:delText>
            </w:r>
            <w:r w:rsidDel="00FB3D42">
              <w:rPr>
                <w:noProof/>
                <w:kern w:val="2"/>
                <w14:ligatures w14:val="standardContextual"/>
              </w:rPr>
              <w:tab/>
            </w:r>
            <w:r w:rsidRPr="00FB3D42" w:rsidDel="00FB3D42">
              <w:rPr>
                <w:noProof/>
                <w:rPrChange w:id="180" w:author="Sebek, Jim" w:date="2024-05-23T17:11:00Z">
                  <w:rPr>
                    <w:rStyle w:val="Hyperlink"/>
                    <w:noProof/>
                  </w:rPr>
                </w:rPrChange>
              </w:rPr>
              <w:delText>Potential Hazards</w:delText>
            </w:r>
            <w:r w:rsidDel="00FB3D42">
              <w:rPr>
                <w:noProof/>
                <w:webHidden/>
              </w:rPr>
              <w:tab/>
              <w:delText>5</w:delText>
            </w:r>
          </w:del>
        </w:p>
        <w:p w14:paraId="509227BC" w14:textId="17CBC223" w:rsidR="00755F60" w:rsidDel="00FB3D42" w:rsidRDefault="00755F60">
          <w:pPr>
            <w:pStyle w:val="TOC2"/>
            <w:tabs>
              <w:tab w:val="left" w:pos="880"/>
              <w:tab w:val="right" w:leader="dot" w:pos="9350"/>
            </w:tabs>
            <w:rPr>
              <w:del w:id="181" w:author="Sebek, Jim" w:date="2024-05-23T17:11:00Z"/>
              <w:noProof/>
              <w:kern w:val="2"/>
              <w14:ligatures w14:val="standardContextual"/>
            </w:rPr>
          </w:pPr>
          <w:del w:id="182" w:author="Sebek, Jim" w:date="2024-05-23T17:11:00Z">
            <w:r w:rsidRPr="00FB3D42" w:rsidDel="00FB3D42">
              <w:rPr>
                <w:noProof/>
                <w:rPrChange w:id="183" w:author="Sebek, Jim" w:date="2024-05-23T17:11:00Z">
                  <w:rPr>
                    <w:rStyle w:val="Hyperlink"/>
                    <w:noProof/>
                  </w:rPr>
                </w:rPrChange>
              </w:rPr>
              <w:delText>8.1</w:delText>
            </w:r>
            <w:r w:rsidDel="00FB3D42">
              <w:rPr>
                <w:noProof/>
                <w:kern w:val="2"/>
                <w14:ligatures w14:val="standardContextual"/>
              </w:rPr>
              <w:tab/>
            </w:r>
            <w:r w:rsidRPr="00FB3D42" w:rsidDel="00FB3D42">
              <w:rPr>
                <w:noProof/>
                <w:rPrChange w:id="184" w:author="Sebek, Jim" w:date="2024-05-23T17:11:00Z">
                  <w:rPr>
                    <w:rStyle w:val="Hyperlink"/>
                    <w:noProof/>
                  </w:rPr>
                </w:rPrChange>
              </w:rPr>
              <w:delText>Electrical Sources</w:delText>
            </w:r>
            <w:r w:rsidDel="00FB3D42">
              <w:rPr>
                <w:noProof/>
                <w:webHidden/>
              </w:rPr>
              <w:tab/>
              <w:delText>5</w:delText>
            </w:r>
          </w:del>
        </w:p>
        <w:p w14:paraId="120B4751" w14:textId="2B6A3D03" w:rsidR="00755F60" w:rsidDel="00FB3D42" w:rsidRDefault="00755F60">
          <w:pPr>
            <w:pStyle w:val="TOC3"/>
            <w:tabs>
              <w:tab w:val="left" w:pos="1320"/>
              <w:tab w:val="right" w:leader="dot" w:pos="9350"/>
            </w:tabs>
            <w:rPr>
              <w:del w:id="185" w:author="Sebek, Jim" w:date="2024-05-23T17:11:00Z"/>
              <w:noProof/>
              <w:kern w:val="2"/>
              <w14:ligatures w14:val="standardContextual"/>
            </w:rPr>
          </w:pPr>
          <w:del w:id="186" w:author="Sebek, Jim" w:date="2024-05-23T17:11:00Z">
            <w:r w:rsidRPr="00FB3D42" w:rsidDel="00FB3D42">
              <w:rPr>
                <w:noProof/>
                <w:rPrChange w:id="187" w:author="Sebek, Jim" w:date="2024-05-23T17:11:00Z">
                  <w:rPr>
                    <w:rStyle w:val="Hyperlink"/>
                    <w:noProof/>
                  </w:rPr>
                </w:rPrChange>
              </w:rPr>
              <w:delText>8.1.1</w:delText>
            </w:r>
            <w:r w:rsidDel="00FB3D42">
              <w:rPr>
                <w:noProof/>
                <w:kern w:val="2"/>
                <w14:ligatures w14:val="standardContextual"/>
              </w:rPr>
              <w:tab/>
            </w:r>
            <w:r w:rsidRPr="00FB3D42" w:rsidDel="00FB3D42">
              <w:rPr>
                <w:noProof/>
                <w:rPrChange w:id="188" w:author="Sebek, Jim" w:date="2024-05-23T17:11:00Z">
                  <w:rPr>
                    <w:rStyle w:val="Hyperlink"/>
                    <w:noProof/>
                  </w:rPr>
                </w:rPrChange>
              </w:rPr>
              <w:delText xml:space="preserve">Three Phase </w:delText>
            </w:r>
          </w:del>
          <m:oMath>
            <m:r>
              <w:del w:id="189" w:author="Sebek, Jim" w:date="2024-05-23T17:11:00Z">
                <m:rPr>
                  <m:sty m:val="bi"/>
                </m:rPr>
                <w:rPr>
                  <w:rFonts w:ascii="Cambria Math" w:hAnsi="Cambria Math"/>
                  <w:noProof/>
                  <w:rPrChange w:id="190" w:author="Sebek, Jim" w:date="2024-05-23T17:11:00Z">
                    <w:rPr>
                      <w:rStyle w:val="Hyperlink"/>
                      <w:rFonts w:ascii="Cambria Math" w:hAnsi="Cambria Math"/>
                      <w:noProof/>
                    </w:rPr>
                  </w:rPrChange>
                </w:rPr>
                <m:t>12</m:t>
              </w:del>
            </m:r>
            <m:r>
              <w:del w:id="191" w:author="Sebek, Jim" w:date="2024-05-23T17:11:00Z">
                <w:rPr>
                  <w:rFonts w:ascii="Cambria Math" w:hAnsi="Cambria Math"/>
                  <w:noProof/>
                  <w:rPrChange w:id="192" w:author="Sebek, Jim" w:date="2024-05-23T17:11:00Z">
                    <w:rPr>
                      <w:rStyle w:val="Hyperlink"/>
                      <w:rFonts w:ascii="Cambria Math" w:hAnsi="Cambria Math"/>
                      <w:noProof/>
                    </w:rPr>
                  </w:rPrChange>
                </w:rPr>
                <m:t>.</m:t>
              </w:del>
            </m:r>
            <m:r>
              <w:del w:id="193" w:author="Sebek, Jim" w:date="2024-05-23T17:11:00Z">
                <m:rPr>
                  <m:sty m:val="bi"/>
                </m:rPr>
                <w:rPr>
                  <w:rFonts w:ascii="Cambria Math" w:hAnsi="Cambria Math"/>
                  <w:noProof/>
                  <w:rPrChange w:id="194" w:author="Sebek, Jim" w:date="2024-05-23T17:11:00Z">
                    <w:rPr>
                      <w:rStyle w:val="Hyperlink"/>
                      <w:rFonts w:ascii="Cambria Math" w:hAnsi="Cambria Math"/>
                      <w:noProof/>
                    </w:rPr>
                  </w:rPrChange>
                </w:rPr>
                <m:t>47</m:t>
              </w:del>
            </m:r>
          </m:oMath>
          <w:del w:id="195" w:author="Sebek, Jim" w:date="2024-05-23T17:11:00Z">
            <w:r w:rsidRPr="00FB3D42" w:rsidDel="00FB3D42">
              <w:rPr>
                <w:noProof/>
                <w:rPrChange w:id="196" w:author="Sebek, Jim" w:date="2024-05-23T17:11:00Z">
                  <w:rPr>
                    <w:rStyle w:val="Hyperlink"/>
                    <w:noProof/>
                  </w:rPr>
                </w:rPrChange>
              </w:rPr>
              <w:delText xml:space="preserve"> kV RMS Input Voltage</w:delText>
            </w:r>
            <w:r w:rsidDel="00FB3D42">
              <w:rPr>
                <w:noProof/>
                <w:webHidden/>
              </w:rPr>
              <w:tab/>
              <w:delText>5</w:delText>
            </w:r>
          </w:del>
        </w:p>
        <w:p w14:paraId="55BBB71B" w14:textId="670D554D" w:rsidR="00755F60" w:rsidDel="00FB3D42" w:rsidRDefault="00755F60">
          <w:pPr>
            <w:pStyle w:val="TOC3"/>
            <w:tabs>
              <w:tab w:val="left" w:pos="1320"/>
              <w:tab w:val="right" w:leader="dot" w:pos="9350"/>
            </w:tabs>
            <w:rPr>
              <w:del w:id="197" w:author="Sebek, Jim" w:date="2024-05-23T17:11:00Z"/>
              <w:noProof/>
              <w:kern w:val="2"/>
              <w14:ligatures w14:val="standardContextual"/>
            </w:rPr>
          </w:pPr>
          <w:del w:id="198" w:author="Sebek, Jim" w:date="2024-05-23T17:11:00Z">
            <w:r w:rsidRPr="00FB3D42" w:rsidDel="00FB3D42">
              <w:rPr>
                <w:noProof/>
                <w:rPrChange w:id="199" w:author="Sebek, Jim" w:date="2024-05-23T17:11:00Z">
                  <w:rPr>
                    <w:rStyle w:val="Hyperlink"/>
                    <w:noProof/>
                  </w:rPr>
                </w:rPrChange>
              </w:rPr>
              <w:delText>8.1.2</w:delText>
            </w:r>
            <w:r w:rsidDel="00FB3D42">
              <w:rPr>
                <w:noProof/>
                <w:kern w:val="2"/>
                <w14:ligatures w14:val="standardContextual"/>
              </w:rPr>
              <w:tab/>
            </w:r>
            <w:r w:rsidRPr="00FB3D42" w:rsidDel="00FB3D42">
              <w:rPr>
                <w:noProof/>
                <w:rPrChange w:id="200" w:author="Sebek, Jim" w:date="2024-05-23T17:11:00Z">
                  <w:rPr>
                    <w:rStyle w:val="Hyperlink"/>
                    <w:noProof/>
                  </w:rPr>
                </w:rPrChange>
              </w:rPr>
              <w:delText>Thyristor Firing Pulses</w:delText>
            </w:r>
            <w:r w:rsidDel="00FB3D42">
              <w:rPr>
                <w:noProof/>
                <w:webHidden/>
              </w:rPr>
              <w:tab/>
              <w:delText>5</w:delText>
            </w:r>
          </w:del>
        </w:p>
        <w:p w14:paraId="1D6C67FE" w14:textId="25EBFFA3" w:rsidR="00755F60" w:rsidDel="00FB3D42" w:rsidRDefault="00755F60">
          <w:pPr>
            <w:pStyle w:val="TOC2"/>
            <w:tabs>
              <w:tab w:val="left" w:pos="880"/>
              <w:tab w:val="right" w:leader="dot" w:pos="9350"/>
            </w:tabs>
            <w:rPr>
              <w:del w:id="201" w:author="Sebek, Jim" w:date="2024-05-23T17:11:00Z"/>
              <w:noProof/>
              <w:kern w:val="2"/>
              <w14:ligatures w14:val="standardContextual"/>
            </w:rPr>
          </w:pPr>
          <w:del w:id="202" w:author="Sebek, Jim" w:date="2024-05-23T17:11:00Z">
            <w:r w:rsidRPr="00FB3D42" w:rsidDel="00FB3D42">
              <w:rPr>
                <w:noProof/>
                <w:rPrChange w:id="203" w:author="Sebek, Jim" w:date="2024-05-23T17:11:00Z">
                  <w:rPr>
                    <w:rStyle w:val="Hyperlink"/>
                    <w:noProof/>
                  </w:rPr>
                </w:rPrChange>
              </w:rPr>
              <w:delText>8.2</w:delText>
            </w:r>
            <w:r w:rsidDel="00FB3D42">
              <w:rPr>
                <w:noProof/>
                <w:kern w:val="2"/>
                <w14:ligatures w14:val="standardContextual"/>
              </w:rPr>
              <w:tab/>
            </w:r>
            <w:r w:rsidRPr="00FB3D42" w:rsidDel="00FB3D42">
              <w:rPr>
                <w:noProof/>
                <w:rPrChange w:id="204" w:author="Sebek, Jim" w:date="2024-05-23T17:11:00Z">
                  <w:rPr>
                    <w:rStyle w:val="Hyperlink"/>
                    <w:noProof/>
                  </w:rPr>
                </w:rPrChange>
              </w:rPr>
              <w:delText>Stored Electrical Energy</w:delText>
            </w:r>
            <w:r w:rsidDel="00FB3D42">
              <w:rPr>
                <w:noProof/>
                <w:webHidden/>
              </w:rPr>
              <w:tab/>
              <w:delText>5</w:delText>
            </w:r>
          </w:del>
        </w:p>
        <w:p w14:paraId="62DE454D" w14:textId="3CA53208" w:rsidR="00755F60" w:rsidDel="00FB3D42" w:rsidRDefault="00755F60">
          <w:pPr>
            <w:pStyle w:val="TOC2"/>
            <w:tabs>
              <w:tab w:val="left" w:pos="880"/>
              <w:tab w:val="right" w:leader="dot" w:pos="9350"/>
            </w:tabs>
            <w:rPr>
              <w:del w:id="205" w:author="Sebek, Jim" w:date="2024-05-23T17:11:00Z"/>
              <w:noProof/>
              <w:kern w:val="2"/>
              <w14:ligatures w14:val="standardContextual"/>
            </w:rPr>
          </w:pPr>
          <w:del w:id="206" w:author="Sebek, Jim" w:date="2024-05-23T17:11:00Z">
            <w:r w:rsidRPr="00FB3D42" w:rsidDel="00FB3D42">
              <w:rPr>
                <w:noProof/>
                <w:rPrChange w:id="207" w:author="Sebek, Jim" w:date="2024-05-23T17:11:00Z">
                  <w:rPr>
                    <w:rStyle w:val="Hyperlink"/>
                    <w:noProof/>
                  </w:rPr>
                </w:rPrChange>
              </w:rPr>
              <w:delText>8.3</w:delText>
            </w:r>
            <w:r w:rsidDel="00FB3D42">
              <w:rPr>
                <w:noProof/>
                <w:kern w:val="2"/>
                <w14:ligatures w14:val="standardContextual"/>
              </w:rPr>
              <w:tab/>
            </w:r>
            <w:r w:rsidRPr="00FB3D42" w:rsidDel="00FB3D42">
              <w:rPr>
                <w:noProof/>
                <w:rPrChange w:id="208" w:author="Sebek, Jim" w:date="2024-05-23T17:11:00Z">
                  <w:rPr>
                    <w:rStyle w:val="Hyperlink"/>
                    <w:noProof/>
                  </w:rPr>
                </w:rPrChange>
              </w:rPr>
              <w:delText>High Voltage Oil</w:delText>
            </w:r>
            <w:r w:rsidDel="00FB3D42">
              <w:rPr>
                <w:noProof/>
                <w:webHidden/>
              </w:rPr>
              <w:tab/>
              <w:delText>6</w:delText>
            </w:r>
          </w:del>
        </w:p>
        <w:p w14:paraId="04158680" w14:textId="6E65F8B4" w:rsidR="00755F60" w:rsidDel="00FB3D42" w:rsidRDefault="00755F60">
          <w:pPr>
            <w:pStyle w:val="TOC2"/>
            <w:tabs>
              <w:tab w:val="left" w:pos="880"/>
              <w:tab w:val="right" w:leader="dot" w:pos="9350"/>
            </w:tabs>
            <w:rPr>
              <w:del w:id="209" w:author="Sebek, Jim" w:date="2024-05-23T17:11:00Z"/>
              <w:noProof/>
              <w:kern w:val="2"/>
              <w14:ligatures w14:val="standardContextual"/>
            </w:rPr>
          </w:pPr>
          <w:del w:id="210" w:author="Sebek, Jim" w:date="2024-05-23T17:11:00Z">
            <w:r w:rsidRPr="00FB3D42" w:rsidDel="00FB3D42">
              <w:rPr>
                <w:noProof/>
                <w:rPrChange w:id="211" w:author="Sebek, Jim" w:date="2024-05-23T17:11:00Z">
                  <w:rPr>
                    <w:rStyle w:val="Hyperlink"/>
                    <w:noProof/>
                  </w:rPr>
                </w:rPrChange>
              </w:rPr>
              <w:delText>8.4</w:delText>
            </w:r>
            <w:r w:rsidDel="00FB3D42">
              <w:rPr>
                <w:noProof/>
                <w:kern w:val="2"/>
                <w14:ligatures w14:val="standardContextual"/>
              </w:rPr>
              <w:tab/>
            </w:r>
            <w:r w:rsidRPr="00FB3D42" w:rsidDel="00FB3D42">
              <w:rPr>
                <w:noProof/>
                <w:rPrChange w:id="212" w:author="Sebek, Jim" w:date="2024-05-23T17:11:00Z">
                  <w:rPr>
                    <w:rStyle w:val="Hyperlink"/>
                    <w:noProof/>
                  </w:rPr>
                </w:rPrChange>
              </w:rPr>
              <w:delText>Work Platform</w:delText>
            </w:r>
            <w:r w:rsidDel="00FB3D42">
              <w:rPr>
                <w:noProof/>
                <w:webHidden/>
              </w:rPr>
              <w:tab/>
              <w:delText>6</w:delText>
            </w:r>
          </w:del>
        </w:p>
        <w:p w14:paraId="48D582B7" w14:textId="4653763A" w:rsidR="00755F60" w:rsidDel="00FB3D42" w:rsidRDefault="00755F60">
          <w:pPr>
            <w:pStyle w:val="TOC1"/>
            <w:tabs>
              <w:tab w:val="left" w:pos="440"/>
              <w:tab w:val="right" w:leader="dot" w:pos="9350"/>
            </w:tabs>
            <w:rPr>
              <w:del w:id="213" w:author="Sebek, Jim" w:date="2024-05-23T17:11:00Z"/>
              <w:noProof/>
              <w:kern w:val="2"/>
              <w14:ligatures w14:val="standardContextual"/>
            </w:rPr>
          </w:pPr>
          <w:del w:id="214" w:author="Sebek, Jim" w:date="2024-05-23T17:11:00Z">
            <w:r w:rsidRPr="00FB3D42" w:rsidDel="00FB3D42">
              <w:rPr>
                <w:noProof/>
                <w:rPrChange w:id="215" w:author="Sebek, Jim" w:date="2024-05-23T17:11:00Z">
                  <w:rPr>
                    <w:rStyle w:val="Hyperlink"/>
                    <w:noProof/>
                  </w:rPr>
                </w:rPrChange>
              </w:rPr>
              <w:delText>9</w:delText>
            </w:r>
            <w:r w:rsidDel="00FB3D42">
              <w:rPr>
                <w:noProof/>
                <w:kern w:val="2"/>
                <w14:ligatures w14:val="standardContextual"/>
              </w:rPr>
              <w:tab/>
            </w:r>
            <w:r w:rsidRPr="00FB3D42" w:rsidDel="00FB3D42">
              <w:rPr>
                <w:noProof/>
                <w:rPrChange w:id="216" w:author="Sebek, Jim" w:date="2024-05-23T17:11:00Z">
                  <w:rPr>
                    <w:rStyle w:val="Hyperlink"/>
                    <w:noProof/>
                  </w:rPr>
                </w:rPrChange>
              </w:rPr>
              <w:delText>Work in the Phase Tank</w:delText>
            </w:r>
            <w:r w:rsidDel="00FB3D42">
              <w:rPr>
                <w:noProof/>
                <w:webHidden/>
              </w:rPr>
              <w:tab/>
              <w:delText>6</w:delText>
            </w:r>
          </w:del>
        </w:p>
        <w:p w14:paraId="42047262" w14:textId="15815F8B" w:rsidR="00755F60" w:rsidDel="00FB3D42" w:rsidRDefault="00755F60">
          <w:pPr>
            <w:pStyle w:val="TOC2"/>
            <w:tabs>
              <w:tab w:val="left" w:pos="880"/>
              <w:tab w:val="right" w:leader="dot" w:pos="9350"/>
            </w:tabs>
            <w:rPr>
              <w:del w:id="217" w:author="Sebek, Jim" w:date="2024-05-23T17:11:00Z"/>
              <w:noProof/>
              <w:kern w:val="2"/>
              <w14:ligatures w14:val="standardContextual"/>
            </w:rPr>
          </w:pPr>
          <w:del w:id="218" w:author="Sebek, Jim" w:date="2024-05-23T17:11:00Z">
            <w:r w:rsidRPr="00FB3D42" w:rsidDel="00FB3D42">
              <w:rPr>
                <w:noProof/>
                <w:rPrChange w:id="219" w:author="Sebek, Jim" w:date="2024-05-23T17:11:00Z">
                  <w:rPr>
                    <w:rStyle w:val="Hyperlink"/>
                    <w:noProof/>
                  </w:rPr>
                </w:rPrChange>
              </w:rPr>
              <w:lastRenderedPageBreak/>
              <w:delText>9.1</w:delText>
            </w:r>
            <w:r w:rsidDel="00FB3D42">
              <w:rPr>
                <w:noProof/>
                <w:kern w:val="2"/>
                <w14:ligatures w14:val="standardContextual"/>
              </w:rPr>
              <w:tab/>
            </w:r>
            <w:r w:rsidRPr="00FB3D42" w:rsidDel="00FB3D42">
              <w:rPr>
                <w:noProof/>
                <w:rPrChange w:id="220" w:author="Sebek, Jim" w:date="2024-05-23T17:11:00Z">
                  <w:rPr>
                    <w:rStyle w:val="Hyperlink"/>
                    <w:noProof/>
                  </w:rPr>
                </w:rPrChange>
              </w:rPr>
              <w:delText>Verify That the Input Energy to the HVPS Has Been Removed</w:delText>
            </w:r>
            <w:r w:rsidDel="00FB3D42">
              <w:rPr>
                <w:noProof/>
                <w:webHidden/>
              </w:rPr>
              <w:tab/>
              <w:delText>6</w:delText>
            </w:r>
          </w:del>
        </w:p>
        <w:p w14:paraId="3FA4F384" w14:textId="0A0AC13B" w:rsidR="00755F60" w:rsidDel="00FB3D42" w:rsidRDefault="00755F60">
          <w:pPr>
            <w:pStyle w:val="TOC3"/>
            <w:tabs>
              <w:tab w:val="left" w:pos="1320"/>
              <w:tab w:val="right" w:leader="dot" w:pos="9350"/>
            </w:tabs>
            <w:rPr>
              <w:del w:id="221" w:author="Sebek, Jim" w:date="2024-05-23T17:11:00Z"/>
              <w:noProof/>
              <w:kern w:val="2"/>
              <w14:ligatures w14:val="standardContextual"/>
            </w:rPr>
          </w:pPr>
          <w:del w:id="222" w:author="Sebek, Jim" w:date="2024-05-23T17:11:00Z">
            <w:r w:rsidRPr="00FB3D42" w:rsidDel="00FB3D42">
              <w:rPr>
                <w:noProof/>
                <w:rPrChange w:id="223" w:author="Sebek, Jim" w:date="2024-05-23T17:11:00Z">
                  <w:rPr>
                    <w:rStyle w:val="Hyperlink"/>
                    <w:noProof/>
                  </w:rPr>
                </w:rPrChange>
              </w:rPr>
              <w:delText>9.1.1</w:delText>
            </w:r>
            <w:r w:rsidDel="00FB3D42">
              <w:rPr>
                <w:noProof/>
                <w:kern w:val="2"/>
                <w14:ligatures w14:val="standardContextual"/>
              </w:rPr>
              <w:tab/>
            </w:r>
            <w:r w:rsidRPr="00FB3D42" w:rsidDel="00FB3D42">
              <w:rPr>
                <w:noProof/>
                <w:rPrChange w:id="224" w:author="Sebek, Jim" w:date="2024-05-23T17:11:00Z">
                  <w:rPr>
                    <w:rStyle w:val="Hyperlink"/>
                    <w:noProof/>
                  </w:rPr>
                </w:rPrChange>
              </w:rPr>
              <w:delText>Verify that SPEAR3 RF HVPS Energy Isolation Plan has been executed and join the lockout.</w:delText>
            </w:r>
            <w:r w:rsidDel="00FB3D42">
              <w:rPr>
                <w:noProof/>
                <w:webHidden/>
              </w:rPr>
              <w:tab/>
              <w:delText>6</w:delText>
            </w:r>
          </w:del>
        </w:p>
        <w:p w14:paraId="361EE798" w14:textId="654F8082" w:rsidR="00755F60" w:rsidDel="00FB3D42" w:rsidRDefault="00755F60">
          <w:pPr>
            <w:pStyle w:val="TOC2"/>
            <w:tabs>
              <w:tab w:val="left" w:pos="880"/>
              <w:tab w:val="right" w:leader="dot" w:pos="9350"/>
            </w:tabs>
            <w:rPr>
              <w:del w:id="225" w:author="Sebek, Jim" w:date="2024-05-23T17:11:00Z"/>
              <w:noProof/>
              <w:kern w:val="2"/>
              <w14:ligatures w14:val="standardContextual"/>
            </w:rPr>
          </w:pPr>
          <w:del w:id="226" w:author="Sebek, Jim" w:date="2024-05-23T17:11:00Z">
            <w:r w:rsidRPr="00FB3D42" w:rsidDel="00FB3D42">
              <w:rPr>
                <w:noProof/>
                <w:rPrChange w:id="227" w:author="Sebek, Jim" w:date="2024-05-23T17:11:00Z">
                  <w:rPr>
                    <w:rStyle w:val="Hyperlink"/>
                    <w:noProof/>
                  </w:rPr>
                </w:rPrChange>
              </w:rPr>
              <w:delText>9.2</w:delText>
            </w:r>
            <w:r w:rsidDel="00FB3D42">
              <w:rPr>
                <w:noProof/>
                <w:kern w:val="2"/>
                <w14:ligatures w14:val="standardContextual"/>
              </w:rPr>
              <w:tab/>
            </w:r>
            <w:r w:rsidRPr="00FB3D42" w:rsidDel="00FB3D42">
              <w:rPr>
                <w:noProof/>
                <w:rPrChange w:id="228" w:author="Sebek, Jim" w:date="2024-05-23T17:11:00Z">
                  <w:rPr>
                    <w:rStyle w:val="Hyperlink"/>
                    <w:noProof/>
                  </w:rPr>
                </w:rPrChange>
              </w:rPr>
              <w:delText>Bring the Replacement Phase Stacks to the top of the HVPS</w:delText>
            </w:r>
            <w:r w:rsidDel="00FB3D42">
              <w:rPr>
                <w:noProof/>
                <w:webHidden/>
              </w:rPr>
              <w:tab/>
              <w:delText>6</w:delText>
            </w:r>
          </w:del>
        </w:p>
        <w:p w14:paraId="5AA7877C" w14:textId="59FC6357" w:rsidR="00755F60" w:rsidDel="00FB3D42" w:rsidRDefault="00755F60">
          <w:pPr>
            <w:pStyle w:val="TOC2"/>
            <w:tabs>
              <w:tab w:val="left" w:pos="880"/>
              <w:tab w:val="right" w:leader="dot" w:pos="9350"/>
            </w:tabs>
            <w:rPr>
              <w:del w:id="229" w:author="Sebek, Jim" w:date="2024-05-23T17:11:00Z"/>
              <w:noProof/>
              <w:kern w:val="2"/>
              <w14:ligatures w14:val="standardContextual"/>
            </w:rPr>
          </w:pPr>
          <w:del w:id="230" w:author="Sebek, Jim" w:date="2024-05-23T17:11:00Z">
            <w:r w:rsidRPr="00FB3D42" w:rsidDel="00FB3D42">
              <w:rPr>
                <w:noProof/>
                <w:rPrChange w:id="231" w:author="Sebek, Jim" w:date="2024-05-23T17:11:00Z">
                  <w:rPr>
                    <w:rStyle w:val="Hyperlink"/>
                    <w:noProof/>
                  </w:rPr>
                </w:rPrChange>
              </w:rPr>
              <w:delText>9.3</w:delText>
            </w:r>
            <w:r w:rsidDel="00FB3D42">
              <w:rPr>
                <w:noProof/>
                <w:kern w:val="2"/>
                <w14:ligatures w14:val="standardContextual"/>
              </w:rPr>
              <w:tab/>
            </w:r>
            <w:r w:rsidRPr="00FB3D42" w:rsidDel="00FB3D42">
              <w:rPr>
                <w:noProof/>
                <w:rPrChange w:id="232" w:author="Sebek, Jim" w:date="2024-05-23T17:11:00Z">
                  <w:rPr>
                    <w:rStyle w:val="Hyperlink"/>
                    <w:noProof/>
                  </w:rPr>
                </w:rPrChange>
              </w:rPr>
              <w:delText>Remove the Nitrogen Feed to the HVPS</w:delText>
            </w:r>
            <w:r w:rsidDel="00FB3D42">
              <w:rPr>
                <w:noProof/>
                <w:webHidden/>
              </w:rPr>
              <w:tab/>
              <w:delText>6</w:delText>
            </w:r>
          </w:del>
        </w:p>
        <w:p w14:paraId="68059502" w14:textId="369F1B50" w:rsidR="00755F60" w:rsidDel="00FB3D42" w:rsidRDefault="00755F60">
          <w:pPr>
            <w:pStyle w:val="TOC2"/>
            <w:tabs>
              <w:tab w:val="left" w:pos="880"/>
              <w:tab w:val="right" w:leader="dot" w:pos="9350"/>
            </w:tabs>
            <w:rPr>
              <w:del w:id="233" w:author="Sebek, Jim" w:date="2024-05-23T17:11:00Z"/>
              <w:noProof/>
              <w:kern w:val="2"/>
              <w14:ligatures w14:val="standardContextual"/>
            </w:rPr>
          </w:pPr>
          <w:del w:id="234" w:author="Sebek, Jim" w:date="2024-05-23T17:11:00Z">
            <w:r w:rsidRPr="00FB3D42" w:rsidDel="00FB3D42">
              <w:rPr>
                <w:noProof/>
                <w:rPrChange w:id="235" w:author="Sebek, Jim" w:date="2024-05-23T17:11:00Z">
                  <w:rPr>
                    <w:rStyle w:val="Hyperlink"/>
                    <w:noProof/>
                  </w:rPr>
                </w:rPrChange>
              </w:rPr>
              <w:delText>9.4</w:delText>
            </w:r>
            <w:r w:rsidDel="00FB3D42">
              <w:rPr>
                <w:noProof/>
                <w:kern w:val="2"/>
                <w14:ligatures w14:val="standardContextual"/>
              </w:rPr>
              <w:tab/>
            </w:r>
            <w:r w:rsidRPr="00FB3D42" w:rsidDel="00FB3D42">
              <w:rPr>
                <w:noProof/>
                <w:rPrChange w:id="236" w:author="Sebek, Jim" w:date="2024-05-23T17:11:00Z">
                  <w:rPr>
                    <w:rStyle w:val="Hyperlink"/>
                    <w:noProof/>
                  </w:rPr>
                </w:rPrChange>
              </w:rPr>
              <w:delText>Pump Out the Oil from the Phase Tank</w:delText>
            </w:r>
            <w:r w:rsidDel="00FB3D42">
              <w:rPr>
                <w:noProof/>
                <w:webHidden/>
              </w:rPr>
              <w:tab/>
              <w:delText>6</w:delText>
            </w:r>
          </w:del>
        </w:p>
        <w:p w14:paraId="39325C52" w14:textId="04491C23" w:rsidR="00755F60" w:rsidDel="00FB3D42" w:rsidRDefault="00755F60">
          <w:pPr>
            <w:pStyle w:val="TOC2"/>
            <w:tabs>
              <w:tab w:val="left" w:pos="880"/>
              <w:tab w:val="right" w:leader="dot" w:pos="9350"/>
            </w:tabs>
            <w:rPr>
              <w:del w:id="237" w:author="Sebek, Jim" w:date="2024-05-23T17:11:00Z"/>
              <w:noProof/>
              <w:kern w:val="2"/>
              <w14:ligatures w14:val="standardContextual"/>
            </w:rPr>
          </w:pPr>
          <w:del w:id="238" w:author="Sebek, Jim" w:date="2024-05-23T17:11:00Z">
            <w:r w:rsidRPr="00FB3D42" w:rsidDel="00FB3D42">
              <w:rPr>
                <w:noProof/>
                <w:rPrChange w:id="239" w:author="Sebek, Jim" w:date="2024-05-23T17:11:00Z">
                  <w:rPr>
                    <w:rStyle w:val="Hyperlink"/>
                    <w:noProof/>
                  </w:rPr>
                </w:rPrChange>
              </w:rPr>
              <w:delText>9.5</w:delText>
            </w:r>
            <w:r w:rsidDel="00FB3D42">
              <w:rPr>
                <w:noProof/>
                <w:kern w:val="2"/>
                <w14:ligatures w14:val="standardContextual"/>
              </w:rPr>
              <w:tab/>
            </w:r>
            <w:r w:rsidRPr="00FB3D42" w:rsidDel="00FB3D42">
              <w:rPr>
                <w:noProof/>
                <w:rPrChange w:id="240" w:author="Sebek, Jim" w:date="2024-05-23T17:11:00Z">
                  <w:rPr>
                    <w:rStyle w:val="Hyperlink"/>
                    <w:noProof/>
                  </w:rPr>
                </w:rPrChange>
              </w:rPr>
              <w:delText>Disconnect the Cooling Water Lines from the Phase Tank</w:delText>
            </w:r>
            <w:r w:rsidDel="00FB3D42">
              <w:rPr>
                <w:noProof/>
                <w:webHidden/>
              </w:rPr>
              <w:tab/>
              <w:delText>7</w:delText>
            </w:r>
          </w:del>
        </w:p>
        <w:p w14:paraId="5C0C9386" w14:textId="161021A3" w:rsidR="00755F60" w:rsidDel="00FB3D42" w:rsidRDefault="00755F60">
          <w:pPr>
            <w:pStyle w:val="TOC2"/>
            <w:tabs>
              <w:tab w:val="left" w:pos="880"/>
              <w:tab w:val="right" w:leader="dot" w:pos="9350"/>
            </w:tabs>
            <w:rPr>
              <w:del w:id="241" w:author="Sebek, Jim" w:date="2024-05-23T17:11:00Z"/>
              <w:noProof/>
              <w:kern w:val="2"/>
              <w14:ligatures w14:val="standardContextual"/>
            </w:rPr>
          </w:pPr>
          <w:del w:id="242" w:author="Sebek, Jim" w:date="2024-05-23T17:11:00Z">
            <w:r w:rsidRPr="00FB3D42" w:rsidDel="00FB3D42">
              <w:rPr>
                <w:noProof/>
                <w:rPrChange w:id="243" w:author="Sebek, Jim" w:date="2024-05-23T17:11:00Z">
                  <w:rPr>
                    <w:rStyle w:val="Hyperlink"/>
                    <w:noProof/>
                  </w:rPr>
                </w:rPrChange>
              </w:rPr>
              <w:delText>9.6</w:delText>
            </w:r>
            <w:r w:rsidDel="00FB3D42">
              <w:rPr>
                <w:noProof/>
                <w:kern w:val="2"/>
                <w14:ligatures w14:val="standardContextual"/>
              </w:rPr>
              <w:tab/>
            </w:r>
            <w:r w:rsidRPr="00FB3D42" w:rsidDel="00FB3D42">
              <w:rPr>
                <w:noProof/>
                <w:rPrChange w:id="244" w:author="Sebek, Jim" w:date="2024-05-23T17:11:00Z">
                  <w:rPr>
                    <w:rStyle w:val="Hyperlink"/>
                    <w:noProof/>
                  </w:rPr>
                </w:rPrChange>
              </w:rPr>
              <w:delText>Remove the Phase Tank Cover</w:delText>
            </w:r>
            <w:r w:rsidDel="00FB3D42">
              <w:rPr>
                <w:noProof/>
                <w:webHidden/>
              </w:rPr>
              <w:tab/>
              <w:delText>7</w:delText>
            </w:r>
          </w:del>
        </w:p>
        <w:p w14:paraId="69845E6F" w14:textId="3D0DD5C8" w:rsidR="00755F60" w:rsidDel="00FB3D42" w:rsidRDefault="00755F60">
          <w:pPr>
            <w:pStyle w:val="TOC2"/>
            <w:tabs>
              <w:tab w:val="left" w:pos="880"/>
              <w:tab w:val="right" w:leader="dot" w:pos="9350"/>
            </w:tabs>
            <w:rPr>
              <w:del w:id="245" w:author="Sebek, Jim" w:date="2024-05-23T17:11:00Z"/>
              <w:noProof/>
              <w:kern w:val="2"/>
              <w14:ligatures w14:val="standardContextual"/>
            </w:rPr>
          </w:pPr>
          <w:del w:id="246" w:author="Sebek, Jim" w:date="2024-05-23T17:11:00Z">
            <w:r w:rsidRPr="00FB3D42" w:rsidDel="00FB3D42">
              <w:rPr>
                <w:noProof/>
                <w:rPrChange w:id="247" w:author="Sebek, Jim" w:date="2024-05-23T17:11:00Z">
                  <w:rPr>
                    <w:rStyle w:val="Hyperlink"/>
                    <w:noProof/>
                  </w:rPr>
                </w:rPrChange>
              </w:rPr>
              <w:delText>9.7</w:delText>
            </w:r>
            <w:r w:rsidDel="00FB3D42">
              <w:rPr>
                <w:noProof/>
                <w:kern w:val="2"/>
                <w14:ligatures w14:val="standardContextual"/>
              </w:rPr>
              <w:tab/>
            </w:r>
            <w:r w:rsidRPr="00FB3D42" w:rsidDel="00FB3D42">
              <w:rPr>
                <w:noProof/>
                <w:rPrChange w:id="248" w:author="Sebek, Jim" w:date="2024-05-23T17:11:00Z">
                  <w:rPr>
                    <w:rStyle w:val="Hyperlink"/>
                    <w:noProof/>
                  </w:rPr>
                </w:rPrChange>
              </w:rPr>
              <w:delText>Discharge and Stored Energy in the Phase Tank</w:delText>
            </w:r>
            <w:r w:rsidDel="00FB3D42">
              <w:rPr>
                <w:noProof/>
                <w:webHidden/>
              </w:rPr>
              <w:tab/>
              <w:delText>7</w:delText>
            </w:r>
          </w:del>
        </w:p>
        <w:p w14:paraId="1627B19A" w14:textId="15117C4C" w:rsidR="00755F60" w:rsidDel="00FB3D42" w:rsidRDefault="00755F60">
          <w:pPr>
            <w:pStyle w:val="TOC2"/>
            <w:tabs>
              <w:tab w:val="left" w:pos="880"/>
              <w:tab w:val="right" w:leader="dot" w:pos="9350"/>
            </w:tabs>
            <w:rPr>
              <w:del w:id="249" w:author="Sebek, Jim" w:date="2024-05-23T17:11:00Z"/>
              <w:noProof/>
              <w:kern w:val="2"/>
              <w14:ligatures w14:val="standardContextual"/>
            </w:rPr>
          </w:pPr>
          <w:del w:id="250" w:author="Sebek, Jim" w:date="2024-05-23T17:11:00Z">
            <w:r w:rsidRPr="00FB3D42" w:rsidDel="00FB3D42">
              <w:rPr>
                <w:noProof/>
                <w:rPrChange w:id="251" w:author="Sebek, Jim" w:date="2024-05-23T17:11:00Z">
                  <w:rPr>
                    <w:rStyle w:val="Hyperlink"/>
                    <w:noProof/>
                  </w:rPr>
                </w:rPrChange>
              </w:rPr>
              <w:delText>9.8</w:delText>
            </w:r>
            <w:r w:rsidDel="00FB3D42">
              <w:rPr>
                <w:noProof/>
                <w:kern w:val="2"/>
                <w14:ligatures w14:val="standardContextual"/>
              </w:rPr>
              <w:tab/>
            </w:r>
            <w:r w:rsidRPr="00FB3D42" w:rsidDel="00FB3D42">
              <w:rPr>
                <w:noProof/>
                <w:rPrChange w:id="252" w:author="Sebek, Jim" w:date="2024-05-23T17:11:00Z">
                  <w:rPr>
                    <w:rStyle w:val="Hyperlink"/>
                    <w:noProof/>
                  </w:rPr>
                </w:rPrChange>
              </w:rPr>
              <w:delText>Disconnect the Grounding Buswork</w:delText>
            </w:r>
            <w:r w:rsidDel="00FB3D42">
              <w:rPr>
                <w:noProof/>
                <w:webHidden/>
              </w:rPr>
              <w:tab/>
              <w:delText>7</w:delText>
            </w:r>
          </w:del>
        </w:p>
        <w:p w14:paraId="0BD51C4B" w14:textId="62761A33" w:rsidR="00755F60" w:rsidDel="00FB3D42" w:rsidRDefault="00755F60">
          <w:pPr>
            <w:pStyle w:val="TOC2"/>
            <w:tabs>
              <w:tab w:val="left" w:pos="880"/>
              <w:tab w:val="right" w:leader="dot" w:pos="9350"/>
            </w:tabs>
            <w:rPr>
              <w:del w:id="253" w:author="Sebek, Jim" w:date="2024-05-23T17:11:00Z"/>
              <w:noProof/>
              <w:kern w:val="2"/>
              <w14:ligatures w14:val="standardContextual"/>
            </w:rPr>
          </w:pPr>
          <w:del w:id="254" w:author="Sebek, Jim" w:date="2024-05-23T17:11:00Z">
            <w:r w:rsidRPr="00FB3D42" w:rsidDel="00FB3D42">
              <w:rPr>
                <w:noProof/>
                <w:rPrChange w:id="255" w:author="Sebek, Jim" w:date="2024-05-23T17:11:00Z">
                  <w:rPr>
                    <w:rStyle w:val="Hyperlink"/>
                    <w:noProof/>
                  </w:rPr>
                </w:rPrChange>
              </w:rPr>
              <w:delText>9.9</w:delText>
            </w:r>
            <w:r w:rsidDel="00FB3D42">
              <w:rPr>
                <w:noProof/>
                <w:kern w:val="2"/>
                <w14:ligatures w14:val="standardContextual"/>
              </w:rPr>
              <w:tab/>
            </w:r>
            <w:r w:rsidRPr="00FB3D42" w:rsidDel="00FB3D42">
              <w:rPr>
                <w:noProof/>
                <w:rPrChange w:id="256" w:author="Sebek, Jim" w:date="2024-05-23T17:11:00Z">
                  <w:rPr>
                    <w:rStyle w:val="Hyperlink"/>
                    <w:noProof/>
                  </w:rPr>
                </w:rPrChange>
              </w:rPr>
              <w:delText>Disconnect the Trigger Firing Connections</w:delText>
            </w:r>
            <w:r w:rsidDel="00FB3D42">
              <w:rPr>
                <w:noProof/>
                <w:webHidden/>
              </w:rPr>
              <w:tab/>
              <w:delText>7</w:delText>
            </w:r>
          </w:del>
        </w:p>
        <w:p w14:paraId="09AB1755" w14:textId="70729B08" w:rsidR="00755F60" w:rsidDel="00FB3D42" w:rsidRDefault="00755F60">
          <w:pPr>
            <w:pStyle w:val="TOC2"/>
            <w:tabs>
              <w:tab w:val="left" w:pos="880"/>
              <w:tab w:val="right" w:leader="dot" w:pos="9350"/>
            </w:tabs>
            <w:rPr>
              <w:del w:id="257" w:author="Sebek, Jim" w:date="2024-05-23T17:11:00Z"/>
              <w:noProof/>
              <w:kern w:val="2"/>
              <w14:ligatures w14:val="standardContextual"/>
            </w:rPr>
          </w:pPr>
          <w:del w:id="258" w:author="Sebek, Jim" w:date="2024-05-23T17:11:00Z">
            <w:r w:rsidRPr="00FB3D42" w:rsidDel="00FB3D42">
              <w:rPr>
                <w:noProof/>
                <w:rPrChange w:id="259" w:author="Sebek, Jim" w:date="2024-05-23T17:11:00Z">
                  <w:rPr>
                    <w:rStyle w:val="Hyperlink"/>
                    <w:noProof/>
                  </w:rPr>
                </w:rPrChange>
              </w:rPr>
              <w:delText>9.10</w:delText>
            </w:r>
            <w:r w:rsidDel="00FB3D42">
              <w:rPr>
                <w:noProof/>
                <w:kern w:val="2"/>
                <w14:ligatures w14:val="standardContextual"/>
              </w:rPr>
              <w:tab/>
            </w:r>
            <w:r w:rsidRPr="00FB3D42" w:rsidDel="00FB3D42">
              <w:rPr>
                <w:noProof/>
                <w:rPrChange w:id="260" w:author="Sebek, Jim" w:date="2024-05-23T17:11:00Z">
                  <w:rPr>
                    <w:rStyle w:val="Hyperlink"/>
                    <w:noProof/>
                  </w:rPr>
                </w:rPrChange>
              </w:rPr>
              <w:delText>Remove the Remaining Buswork</w:delText>
            </w:r>
            <w:r w:rsidDel="00FB3D42">
              <w:rPr>
                <w:noProof/>
                <w:webHidden/>
              </w:rPr>
              <w:tab/>
              <w:delText>8</w:delText>
            </w:r>
          </w:del>
        </w:p>
        <w:p w14:paraId="03AAC032" w14:textId="69A29ED5" w:rsidR="00755F60" w:rsidDel="00FB3D42" w:rsidRDefault="00755F60">
          <w:pPr>
            <w:pStyle w:val="TOC2"/>
            <w:tabs>
              <w:tab w:val="left" w:pos="880"/>
              <w:tab w:val="right" w:leader="dot" w:pos="9350"/>
            </w:tabs>
            <w:rPr>
              <w:del w:id="261" w:author="Sebek, Jim" w:date="2024-05-23T17:11:00Z"/>
              <w:noProof/>
              <w:kern w:val="2"/>
              <w14:ligatures w14:val="standardContextual"/>
            </w:rPr>
          </w:pPr>
          <w:del w:id="262" w:author="Sebek, Jim" w:date="2024-05-23T17:11:00Z">
            <w:r w:rsidRPr="00FB3D42" w:rsidDel="00FB3D42">
              <w:rPr>
                <w:noProof/>
                <w:rPrChange w:id="263" w:author="Sebek, Jim" w:date="2024-05-23T17:11:00Z">
                  <w:rPr>
                    <w:rStyle w:val="Hyperlink"/>
                    <w:noProof/>
                  </w:rPr>
                </w:rPrChange>
              </w:rPr>
              <w:delText>9.11</w:delText>
            </w:r>
            <w:r w:rsidDel="00FB3D42">
              <w:rPr>
                <w:noProof/>
                <w:kern w:val="2"/>
                <w14:ligatures w14:val="standardContextual"/>
              </w:rPr>
              <w:tab/>
            </w:r>
            <w:r w:rsidRPr="00FB3D42" w:rsidDel="00FB3D42">
              <w:rPr>
                <w:noProof/>
                <w:rPrChange w:id="264" w:author="Sebek, Jim" w:date="2024-05-23T17:11:00Z">
                  <w:rPr>
                    <w:rStyle w:val="Hyperlink"/>
                    <w:noProof/>
                  </w:rPr>
                </w:rPrChange>
              </w:rPr>
              <w:delText>Remove the Existing Phase Stacks from the Phase Tank</w:delText>
            </w:r>
            <w:r w:rsidDel="00FB3D42">
              <w:rPr>
                <w:noProof/>
                <w:webHidden/>
              </w:rPr>
              <w:tab/>
              <w:delText>8</w:delText>
            </w:r>
          </w:del>
        </w:p>
        <w:p w14:paraId="489BE700" w14:textId="5336F22F" w:rsidR="00755F60" w:rsidDel="00FB3D42" w:rsidRDefault="00755F60">
          <w:pPr>
            <w:pStyle w:val="TOC2"/>
            <w:tabs>
              <w:tab w:val="left" w:pos="880"/>
              <w:tab w:val="right" w:leader="dot" w:pos="9350"/>
            </w:tabs>
            <w:rPr>
              <w:del w:id="265" w:author="Sebek, Jim" w:date="2024-05-23T17:11:00Z"/>
              <w:noProof/>
              <w:kern w:val="2"/>
              <w14:ligatures w14:val="standardContextual"/>
            </w:rPr>
          </w:pPr>
          <w:del w:id="266" w:author="Sebek, Jim" w:date="2024-05-23T17:11:00Z">
            <w:r w:rsidRPr="00FB3D42" w:rsidDel="00FB3D42">
              <w:rPr>
                <w:noProof/>
                <w:rPrChange w:id="267" w:author="Sebek, Jim" w:date="2024-05-23T17:11:00Z">
                  <w:rPr>
                    <w:rStyle w:val="Hyperlink"/>
                    <w:noProof/>
                  </w:rPr>
                </w:rPrChange>
              </w:rPr>
              <w:delText>9.12</w:delText>
            </w:r>
            <w:r w:rsidDel="00FB3D42">
              <w:rPr>
                <w:noProof/>
                <w:kern w:val="2"/>
                <w14:ligatures w14:val="standardContextual"/>
              </w:rPr>
              <w:tab/>
            </w:r>
            <w:r w:rsidRPr="00FB3D42" w:rsidDel="00FB3D42">
              <w:rPr>
                <w:noProof/>
                <w:rPrChange w:id="268" w:author="Sebek, Jim" w:date="2024-05-23T17:11:00Z">
                  <w:rPr>
                    <w:rStyle w:val="Hyperlink"/>
                    <w:noProof/>
                  </w:rPr>
                </w:rPrChange>
              </w:rPr>
              <w:delText>Evaluation of Snubber Circuits</w:delText>
            </w:r>
            <w:r w:rsidDel="00FB3D42">
              <w:rPr>
                <w:noProof/>
                <w:webHidden/>
              </w:rPr>
              <w:tab/>
              <w:delText>8</w:delText>
            </w:r>
          </w:del>
        </w:p>
        <w:p w14:paraId="1FF9C49E" w14:textId="501FF516" w:rsidR="00755F60" w:rsidDel="00FB3D42" w:rsidRDefault="00755F60">
          <w:pPr>
            <w:pStyle w:val="TOC1"/>
            <w:tabs>
              <w:tab w:val="left" w:pos="660"/>
              <w:tab w:val="right" w:leader="dot" w:pos="9350"/>
            </w:tabs>
            <w:rPr>
              <w:del w:id="269" w:author="Sebek, Jim" w:date="2024-05-23T17:11:00Z"/>
              <w:noProof/>
              <w:kern w:val="2"/>
              <w14:ligatures w14:val="standardContextual"/>
            </w:rPr>
          </w:pPr>
          <w:del w:id="270" w:author="Sebek, Jim" w:date="2024-05-23T17:11:00Z">
            <w:r w:rsidRPr="00FB3D42" w:rsidDel="00FB3D42">
              <w:rPr>
                <w:noProof/>
                <w:rPrChange w:id="271" w:author="Sebek, Jim" w:date="2024-05-23T17:11:00Z">
                  <w:rPr>
                    <w:rStyle w:val="Hyperlink"/>
                    <w:noProof/>
                  </w:rPr>
                </w:rPrChange>
              </w:rPr>
              <w:delText>10</w:delText>
            </w:r>
            <w:r w:rsidDel="00FB3D42">
              <w:rPr>
                <w:noProof/>
                <w:kern w:val="2"/>
                <w14:ligatures w14:val="standardContextual"/>
              </w:rPr>
              <w:tab/>
            </w:r>
            <w:r w:rsidRPr="00FB3D42" w:rsidDel="00FB3D42">
              <w:rPr>
                <w:noProof/>
                <w:rPrChange w:id="272" w:author="Sebek, Jim" w:date="2024-05-23T17:11:00Z">
                  <w:rPr>
                    <w:rStyle w:val="Hyperlink"/>
                    <w:noProof/>
                  </w:rPr>
                </w:rPrChange>
              </w:rPr>
              <w:delText>Reconfigure System to Operational Condition</w:delText>
            </w:r>
            <w:r w:rsidDel="00FB3D42">
              <w:rPr>
                <w:noProof/>
                <w:webHidden/>
              </w:rPr>
              <w:tab/>
              <w:delText>8</w:delText>
            </w:r>
          </w:del>
        </w:p>
        <w:p w14:paraId="4BF89E2A" w14:textId="7CF451A7" w:rsidR="00755F60" w:rsidDel="00FB3D42" w:rsidRDefault="00755F60">
          <w:pPr>
            <w:pStyle w:val="TOC2"/>
            <w:tabs>
              <w:tab w:val="left" w:pos="880"/>
              <w:tab w:val="right" w:leader="dot" w:pos="9350"/>
            </w:tabs>
            <w:rPr>
              <w:del w:id="273" w:author="Sebek, Jim" w:date="2024-05-23T17:11:00Z"/>
              <w:noProof/>
              <w:kern w:val="2"/>
              <w14:ligatures w14:val="standardContextual"/>
            </w:rPr>
          </w:pPr>
          <w:del w:id="274" w:author="Sebek, Jim" w:date="2024-05-23T17:11:00Z">
            <w:r w:rsidRPr="00FB3D42" w:rsidDel="00FB3D42">
              <w:rPr>
                <w:noProof/>
                <w:rPrChange w:id="275" w:author="Sebek, Jim" w:date="2024-05-23T17:11:00Z">
                  <w:rPr>
                    <w:rStyle w:val="Hyperlink"/>
                    <w:noProof/>
                  </w:rPr>
                </w:rPrChange>
              </w:rPr>
              <w:delText>10.1</w:delText>
            </w:r>
            <w:r w:rsidDel="00FB3D42">
              <w:rPr>
                <w:noProof/>
                <w:kern w:val="2"/>
                <w14:ligatures w14:val="standardContextual"/>
              </w:rPr>
              <w:tab/>
            </w:r>
            <w:r w:rsidRPr="00FB3D42" w:rsidDel="00FB3D42">
              <w:rPr>
                <w:noProof/>
                <w:rPrChange w:id="276" w:author="Sebek, Jim" w:date="2024-05-23T17:11:00Z">
                  <w:rPr>
                    <w:rStyle w:val="Hyperlink"/>
                    <w:noProof/>
                  </w:rPr>
                </w:rPrChange>
              </w:rPr>
              <w:delText>Install the Replacement Phase Stacks into the Phase Tank</w:delText>
            </w:r>
            <w:r w:rsidDel="00FB3D42">
              <w:rPr>
                <w:noProof/>
                <w:webHidden/>
              </w:rPr>
              <w:tab/>
              <w:delText>8</w:delText>
            </w:r>
          </w:del>
        </w:p>
        <w:p w14:paraId="1BD89703" w14:textId="40AEE6E0" w:rsidR="00755F60" w:rsidDel="00FB3D42" w:rsidRDefault="00755F60">
          <w:pPr>
            <w:pStyle w:val="TOC2"/>
            <w:tabs>
              <w:tab w:val="left" w:pos="880"/>
              <w:tab w:val="right" w:leader="dot" w:pos="9350"/>
            </w:tabs>
            <w:rPr>
              <w:del w:id="277" w:author="Sebek, Jim" w:date="2024-05-23T17:11:00Z"/>
              <w:noProof/>
              <w:kern w:val="2"/>
              <w14:ligatures w14:val="standardContextual"/>
            </w:rPr>
          </w:pPr>
          <w:del w:id="278" w:author="Sebek, Jim" w:date="2024-05-23T17:11:00Z">
            <w:r w:rsidRPr="00FB3D42" w:rsidDel="00FB3D42">
              <w:rPr>
                <w:noProof/>
                <w:rPrChange w:id="279" w:author="Sebek, Jim" w:date="2024-05-23T17:11:00Z">
                  <w:rPr>
                    <w:rStyle w:val="Hyperlink"/>
                    <w:noProof/>
                  </w:rPr>
                </w:rPrChange>
              </w:rPr>
              <w:delText>10.2</w:delText>
            </w:r>
            <w:r w:rsidDel="00FB3D42">
              <w:rPr>
                <w:noProof/>
                <w:kern w:val="2"/>
                <w14:ligatures w14:val="standardContextual"/>
              </w:rPr>
              <w:tab/>
            </w:r>
            <w:r w:rsidRPr="00FB3D42" w:rsidDel="00FB3D42">
              <w:rPr>
                <w:noProof/>
                <w:rPrChange w:id="280" w:author="Sebek, Jim" w:date="2024-05-23T17:11:00Z">
                  <w:rPr>
                    <w:rStyle w:val="Hyperlink"/>
                    <w:noProof/>
                  </w:rPr>
                </w:rPrChange>
              </w:rPr>
              <w:delText>Attach the Electrical Buswork</w:delText>
            </w:r>
            <w:r w:rsidDel="00FB3D42">
              <w:rPr>
                <w:noProof/>
                <w:webHidden/>
              </w:rPr>
              <w:tab/>
              <w:delText>8</w:delText>
            </w:r>
          </w:del>
        </w:p>
        <w:p w14:paraId="5F261B31" w14:textId="77E62B8D" w:rsidR="00755F60" w:rsidDel="00FB3D42" w:rsidRDefault="00755F60">
          <w:pPr>
            <w:pStyle w:val="TOC2"/>
            <w:tabs>
              <w:tab w:val="left" w:pos="880"/>
              <w:tab w:val="right" w:leader="dot" w:pos="9350"/>
            </w:tabs>
            <w:rPr>
              <w:del w:id="281" w:author="Sebek, Jim" w:date="2024-05-23T17:11:00Z"/>
              <w:noProof/>
              <w:kern w:val="2"/>
              <w14:ligatures w14:val="standardContextual"/>
            </w:rPr>
          </w:pPr>
          <w:del w:id="282" w:author="Sebek, Jim" w:date="2024-05-23T17:11:00Z">
            <w:r w:rsidRPr="00FB3D42" w:rsidDel="00FB3D42">
              <w:rPr>
                <w:noProof/>
                <w:rPrChange w:id="283" w:author="Sebek, Jim" w:date="2024-05-23T17:11:00Z">
                  <w:rPr>
                    <w:rStyle w:val="Hyperlink"/>
                    <w:noProof/>
                  </w:rPr>
                </w:rPrChange>
              </w:rPr>
              <w:delText>10.3</w:delText>
            </w:r>
            <w:r w:rsidDel="00FB3D42">
              <w:rPr>
                <w:noProof/>
                <w:kern w:val="2"/>
                <w14:ligatures w14:val="standardContextual"/>
              </w:rPr>
              <w:tab/>
            </w:r>
            <w:r w:rsidRPr="00FB3D42" w:rsidDel="00FB3D42">
              <w:rPr>
                <w:noProof/>
                <w:rPrChange w:id="284" w:author="Sebek, Jim" w:date="2024-05-23T17:11:00Z">
                  <w:rPr>
                    <w:rStyle w:val="Hyperlink"/>
                    <w:noProof/>
                  </w:rPr>
                </w:rPrChange>
              </w:rPr>
              <w:delText>Connect the Trigger Firing Connections</w:delText>
            </w:r>
            <w:r w:rsidDel="00FB3D42">
              <w:rPr>
                <w:noProof/>
                <w:webHidden/>
              </w:rPr>
              <w:tab/>
              <w:delText>8</w:delText>
            </w:r>
          </w:del>
        </w:p>
        <w:p w14:paraId="53EDFD1E" w14:textId="02520968" w:rsidR="00755F60" w:rsidDel="00FB3D42" w:rsidRDefault="00755F60">
          <w:pPr>
            <w:pStyle w:val="TOC2"/>
            <w:tabs>
              <w:tab w:val="left" w:pos="880"/>
              <w:tab w:val="right" w:leader="dot" w:pos="9350"/>
            </w:tabs>
            <w:rPr>
              <w:del w:id="285" w:author="Sebek, Jim" w:date="2024-05-23T17:11:00Z"/>
              <w:noProof/>
              <w:kern w:val="2"/>
              <w14:ligatures w14:val="standardContextual"/>
            </w:rPr>
          </w:pPr>
          <w:del w:id="286" w:author="Sebek, Jim" w:date="2024-05-23T17:11:00Z">
            <w:r w:rsidRPr="00FB3D42" w:rsidDel="00FB3D42">
              <w:rPr>
                <w:noProof/>
                <w:rPrChange w:id="287" w:author="Sebek, Jim" w:date="2024-05-23T17:11:00Z">
                  <w:rPr>
                    <w:rStyle w:val="Hyperlink"/>
                    <w:noProof/>
                  </w:rPr>
                </w:rPrChange>
              </w:rPr>
              <w:delText>10.4</w:delText>
            </w:r>
            <w:r w:rsidDel="00FB3D42">
              <w:rPr>
                <w:noProof/>
                <w:kern w:val="2"/>
                <w14:ligatures w14:val="standardContextual"/>
              </w:rPr>
              <w:tab/>
            </w:r>
            <w:r w:rsidRPr="00FB3D42" w:rsidDel="00FB3D42">
              <w:rPr>
                <w:noProof/>
                <w:rPrChange w:id="288" w:author="Sebek, Jim" w:date="2024-05-23T17:11:00Z">
                  <w:rPr>
                    <w:rStyle w:val="Hyperlink"/>
                    <w:noProof/>
                  </w:rPr>
                </w:rPrChange>
              </w:rPr>
              <w:delText>Connect the Grounding Buswork</w:delText>
            </w:r>
            <w:r w:rsidDel="00FB3D42">
              <w:rPr>
                <w:noProof/>
                <w:webHidden/>
              </w:rPr>
              <w:tab/>
              <w:delText>9</w:delText>
            </w:r>
          </w:del>
        </w:p>
        <w:p w14:paraId="6C144B53" w14:textId="384E608D" w:rsidR="00755F60" w:rsidDel="00FB3D42" w:rsidRDefault="00755F60">
          <w:pPr>
            <w:pStyle w:val="TOC2"/>
            <w:tabs>
              <w:tab w:val="left" w:pos="880"/>
              <w:tab w:val="right" w:leader="dot" w:pos="9350"/>
            </w:tabs>
            <w:rPr>
              <w:del w:id="289" w:author="Sebek, Jim" w:date="2024-05-23T17:11:00Z"/>
              <w:noProof/>
              <w:kern w:val="2"/>
              <w14:ligatures w14:val="standardContextual"/>
            </w:rPr>
          </w:pPr>
          <w:del w:id="290" w:author="Sebek, Jim" w:date="2024-05-23T17:11:00Z">
            <w:r w:rsidRPr="00FB3D42" w:rsidDel="00FB3D42">
              <w:rPr>
                <w:noProof/>
                <w:rPrChange w:id="291" w:author="Sebek, Jim" w:date="2024-05-23T17:11:00Z">
                  <w:rPr>
                    <w:rStyle w:val="Hyperlink"/>
                    <w:noProof/>
                  </w:rPr>
                </w:rPrChange>
              </w:rPr>
              <w:delText>10.5</w:delText>
            </w:r>
            <w:r w:rsidDel="00FB3D42">
              <w:rPr>
                <w:noProof/>
                <w:kern w:val="2"/>
                <w14:ligatures w14:val="standardContextual"/>
              </w:rPr>
              <w:tab/>
            </w:r>
            <w:r w:rsidRPr="00FB3D42" w:rsidDel="00FB3D42">
              <w:rPr>
                <w:noProof/>
                <w:rPrChange w:id="292" w:author="Sebek, Jim" w:date="2024-05-23T17:11:00Z">
                  <w:rPr>
                    <w:rStyle w:val="Hyperlink"/>
                    <w:noProof/>
                  </w:rPr>
                </w:rPrChange>
              </w:rPr>
              <w:delText>Secure the Phase Tank Cover</w:delText>
            </w:r>
            <w:r w:rsidDel="00FB3D42">
              <w:rPr>
                <w:noProof/>
                <w:webHidden/>
              </w:rPr>
              <w:tab/>
              <w:delText>9</w:delText>
            </w:r>
          </w:del>
        </w:p>
        <w:p w14:paraId="619AB0C7" w14:textId="3EFF4CA3" w:rsidR="00755F60" w:rsidDel="00FB3D42" w:rsidRDefault="00755F60">
          <w:pPr>
            <w:pStyle w:val="TOC2"/>
            <w:tabs>
              <w:tab w:val="left" w:pos="880"/>
              <w:tab w:val="right" w:leader="dot" w:pos="9350"/>
            </w:tabs>
            <w:rPr>
              <w:del w:id="293" w:author="Sebek, Jim" w:date="2024-05-23T17:11:00Z"/>
              <w:noProof/>
              <w:kern w:val="2"/>
              <w14:ligatures w14:val="standardContextual"/>
            </w:rPr>
          </w:pPr>
          <w:del w:id="294" w:author="Sebek, Jim" w:date="2024-05-23T17:11:00Z">
            <w:r w:rsidRPr="00FB3D42" w:rsidDel="00FB3D42">
              <w:rPr>
                <w:noProof/>
                <w:rPrChange w:id="295" w:author="Sebek, Jim" w:date="2024-05-23T17:11:00Z">
                  <w:rPr>
                    <w:rStyle w:val="Hyperlink"/>
                    <w:noProof/>
                  </w:rPr>
                </w:rPrChange>
              </w:rPr>
              <w:delText>10.6</w:delText>
            </w:r>
            <w:r w:rsidDel="00FB3D42">
              <w:rPr>
                <w:noProof/>
                <w:kern w:val="2"/>
                <w14:ligatures w14:val="standardContextual"/>
              </w:rPr>
              <w:tab/>
            </w:r>
            <w:r w:rsidRPr="00FB3D42" w:rsidDel="00FB3D42">
              <w:rPr>
                <w:noProof/>
                <w:rPrChange w:id="296" w:author="Sebek, Jim" w:date="2024-05-23T17:11:00Z">
                  <w:rPr>
                    <w:rStyle w:val="Hyperlink"/>
                    <w:noProof/>
                  </w:rPr>
                </w:rPrChange>
              </w:rPr>
              <w:delText>Connect the Cooling Water Lines to the Phase Tank</w:delText>
            </w:r>
            <w:r w:rsidDel="00FB3D42">
              <w:rPr>
                <w:noProof/>
                <w:webHidden/>
              </w:rPr>
              <w:tab/>
              <w:delText>9</w:delText>
            </w:r>
          </w:del>
        </w:p>
        <w:p w14:paraId="067CA56D" w14:textId="116BDEC1" w:rsidR="00755F60" w:rsidDel="00FB3D42" w:rsidRDefault="00755F60">
          <w:pPr>
            <w:pStyle w:val="TOC2"/>
            <w:tabs>
              <w:tab w:val="left" w:pos="880"/>
              <w:tab w:val="right" w:leader="dot" w:pos="9350"/>
            </w:tabs>
            <w:rPr>
              <w:del w:id="297" w:author="Sebek, Jim" w:date="2024-05-23T17:11:00Z"/>
              <w:noProof/>
              <w:kern w:val="2"/>
              <w14:ligatures w14:val="standardContextual"/>
            </w:rPr>
          </w:pPr>
          <w:del w:id="298" w:author="Sebek, Jim" w:date="2024-05-23T17:11:00Z">
            <w:r w:rsidRPr="00FB3D42" w:rsidDel="00FB3D42">
              <w:rPr>
                <w:noProof/>
                <w:rPrChange w:id="299" w:author="Sebek, Jim" w:date="2024-05-23T17:11:00Z">
                  <w:rPr>
                    <w:rStyle w:val="Hyperlink"/>
                    <w:noProof/>
                  </w:rPr>
                </w:rPrChange>
              </w:rPr>
              <w:delText>10.7</w:delText>
            </w:r>
            <w:r w:rsidDel="00FB3D42">
              <w:rPr>
                <w:noProof/>
                <w:kern w:val="2"/>
                <w14:ligatures w14:val="standardContextual"/>
              </w:rPr>
              <w:tab/>
            </w:r>
            <w:r w:rsidRPr="00FB3D42" w:rsidDel="00FB3D42">
              <w:rPr>
                <w:noProof/>
                <w:rPrChange w:id="300" w:author="Sebek, Jim" w:date="2024-05-23T17:11:00Z">
                  <w:rPr>
                    <w:rStyle w:val="Hyperlink"/>
                    <w:noProof/>
                  </w:rPr>
                </w:rPrChange>
              </w:rPr>
              <w:delText>Pump the Oil back into the Phase Tank</w:delText>
            </w:r>
            <w:r w:rsidDel="00FB3D42">
              <w:rPr>
                <w:noProof/>
                <w:webHidden/>
              </w:rPr>
              <w:tab/>
              <w:delText>9</w:delText>
            </w:r>
          </w:del>
        </w:p>
        <w:p w14:paraId="76E305FC" w14:textId="461E334D" w:rsidR="00755F60" w:rsidDel="00FB3D42" w:rsidRDefault="00755F60">
          <w:pPr>
            <w:pStyle w:val="TOC2"/>
            <w:tabs>
              <w:tab w:val="left" w:pos="880"/>
              <w:tab w:val="right" w:leader="dot" w:pos="9350"/>
            </w:tabs>
            <w:rPr>
              <w:del w:id="301" w:author="Sebek, Jim" w:date="2024-05-23T17:11:00Z"/>
              <w:noProof/>
              <w:kern w:val="2"/>
              <w14:ligatures w14:val="standardContextual"/>
            </w:rPr>
          </w:pPr>
          <w:del w:id="302" w:author="Sebek, Jim" w:date="2024-05-23T17:11:00Z">
            <w:r w:rsidRPr="00FB3D42" w:rsidDel="00FB3D42">
              <w:rPr>
                <w:noProof/>
                <w:rPrChange w:id="303" w:author="Sebek, Jim" w:date="2024-05-23T17:11:00Z">
                  <w:rPr>
                    <w:rStyle w:val="Hyperlink"/>
                    <w:noProof/>
                  </w:rPr>
                </w:rPrChange>
              </w:rPr>
              <w:delText>10.8</w:delText>
            </w:r>
            <w:r w:rsidDel="00FB3D42">
              <w:rPr>
                <w:noProof/>
                <w:kern w:val="2"/>
                <w14:ligatures w14:val="standardContextual"/>
              </w:rPr>
              <w:tab/>
            </w:r>
            <w:r w:rsidRPr="00FB3D42" w:rsidDel="00FB3D42">
              <w:rPr>
                <w:noProof/>
                <w:rPrChange w:id="304" w:author="Sebek, Jim" w:date="2024-05-23T17:11:00Z">
                  <w:rPr>
                    <w:rStyle w:val="Hyperlink"/>
                    <w:noProof/>
                  </w:rPr>
                </w:rPrChange>
              </w:rPr>
              <w:delText>Connect the Nitrogen Feed to the HVPS</w:delText>
            </w:r>
            <w:r w:rsidDel="00FB3D42">
              <w:rPr>
                <w:noProof/>
                <w:webHidden/>
              </w:rPr>
              <w:tab/>
              <w:delText>9</w:delText>
            </w:r>
          </w:del>
        </w:p>
        <w:p w14:paraId="7E698802" w14:textId="65159E84" w:rsidR="00755F60" w:rsidDel="00FB3D42" w:rsidRDefault="00755F60">
          <w:pPr>
            <w:pStyle w:val="TOC2"/>
            <w:tabs>
              <w:tab w:val="left" w:pos="880"/>
              <w:tab w:val="right" w:leader="dot" w:pos="9350"/>
            </w:tabs>
            <w:rPr>
              <w:del w:id="305" w:author="Sebek, Jim" w:date="2024-05-23T17:11:00Z"/>
              <w:noProof/>
              <w:kern w:val="2"/>
              <w14:ligatures w14:val="standardContextual"/>
            </w:rPr>
          </w:pPr>
          <w:del w:id="306" w:author="Sebek, Jim" w:date="2024-05-23T17:11:00Z">
            <w:r w:rsidRPr="00FB3D42" w:rsidDel="00FB3D42">
              <w:rPr>
                <w:noProof/>
                <w:rPrChange w:id="307" w:author="Sebek, Jim" w:date="2024-05-23T17:11:00Z">
                  <w:rPr>
                    <w:rStyle w:val="Hyperlink"/>
                    <w:noProof/>
                  </w:rPr>
                </w:rPrChange>
              </w:rPr>
              <w:delText>10.9</w:delText>
            </w:r>
            <w:r w:rsidDel="00FB3D42">
              <w:rPr>
                <w:noProof/>
                <w:kern w:val="2"/>
                <w14:ligatures w14:val="standardContextual"/>
              </w:rPr>
              <w:tab/>
            </w:r>
            <w:r w:rsidRPr="00FB3D42" w:rsidDel="00FB3D42">
              <w:rPr>
                <w:noProof/>
                <w:rPrChange w:id="308" w:author="Sebek, Jim" w:date="2024-05-23T17:11:00Z">
                  <w:rPr>
                    <w:rStyle w:val="Hyperlink"/>
                    <w:noProof/>
                  </w:rPr>
                </w:rPrChange>
              </w:rPr>
              <w:delText>Remove the Original Phase Stacks from the top of the HVPS</w:delText>
            </w:r>
            <w:r w:rsidDel="00FB3D42">
              <w:rPr>
                <w:noProof/>
                <w:webHidden/>
              </w:rPr>
              <w:tab/>
              <w:delText>9</w:delText>
            </w:r>
          </w:del>
        </w:p>
        <w:p w14:paraId="3193B17C" w14:textId="31CFE530" w:rsidR="00755F60" w:rsidDel="00FB3D42" w:rsidRDefault="00755F60">
          <w:pPr>
            <w:pStyle w:val="TOC1"/>
            <w:tabs>
              <w:tab w:val="left" w:pos="660"/>
              <w:tab w:val="right" w:leader="dot" w:pos="9350"/>
            </w:tabs>
            <w:rPr>
              <w:del w:id="309" w:author="Sebek, Jim" w:date="2024-05-23T17:11:00Z"/>
              <w:noProof/>
              <w:kern w:val="2"/>
              <w14:ligatures w14:val="standardContextual"/>
            </w:rPr>
          </w:pPr>
          <w:del w:id="310" w:author="Sebek, Jim" w:date="2024-05-23T17:11:00Z">
            <w:r w:rsidRPr="00FB3D42" w:rsidDel="00FB3D42">
              <w:rPr>
                <w:noProof/>
                <w:rPrChange w:id="311" w:author="Sebek, Jim" w:date="2024-05-23T17:11:00Z">
                  <w:rPr>
                    <w:rStyle w:val="Hyperlink"/>
                    <w:noProof/>
                  </w:rPr>
                </w:rPrChange>
              </w:rPr>
              <w:delText>11</w:delText>
            </w:r>
            <w:r w:rsidDel="00FB3D42">
              <w:rPr>
                <w:noProof/>
                <w:kern w:val="2"/>
                <w14:ligatures w14:val="standardContextual"/>
              </w:rPr>
              <w:tab/>
            </w:r>
            <w:r w:rsidRPr="00FB3D42" w:rsidDel="00FB3D42">
              <w:rPr>
                <w:noProof/>
                <w:rPrChange w:id="312" w:author="Sebek, Jim" w:date="2024-05-23T17:11:00Z">
                  <w:rPr>
                    <w:rStyle w:val="Hyperlink"/>
                    <w:noProof/>
                  </w:rPr>
                </w:rPrChange>
              </w:rPr>
              <w:delText>End of Personal Lockout</w:delText>
            </w:r>
            <w:r w:rsidDel="00FB3D42">
              <w:rPr>
                <w:noProof/>
                <w:webHidden/>
              </w:rPr>
              <w:tab/>
              <w:delText>10</w:delText>
            </w:r>
          </w:del>
        </w:p>
        <w:p w14:paraId="2EEF9D07" w14:textId="0A0CA629" w:rsidR="0067550C" w:rsidRDefault="000E04B1" w:rsidP="0067550C">
          <w:pPr>
            <w:rPr>
              <w:noProof/>
            </w:rPr>
          </w:pPr>
          <w:r>
            <w:rPr>
              <w:b/>
              <w:bCs/>
              <w:noProof/>
            </w:rPr>
            <w:fldChar w:fldCharType="end"/>
          </w:r>
        </w:p>
      </w:sdtContent>
    </w:sdt>
    <w:p w14:paraId="3967F0E2" w14:textId="77777777" w:rsidR="00915420" w:rsidRDefault="00915420" w:rsidP="0067550C">
      <w:pPr>
        <w:pStyle w:val="Heading1"/>
      </w:pPr>
      <w:bookmarkStart w:id="313" w:name="_Toc167376720"/>
      <w:r>
        <w:t>Revision History</w:t>
      </w:r>
      <w:bookmarkEnd w:id="313"/>
    </w:p>
    <w:p w14:paraId="6390D1AF" w14:textId="77777777" w:rsidR="00915420" w:rsidRDefault="00915420" w:rsidP="00915420">
      <w:pPr>
        <w:pStyle w:val="Heading2"/>
      </w:pPr>
      <w:bookmarkStart w:id="314" w:name="_Toc167376721"/>
      <w:r>
        <w:t>R1</w:t>
      </w:r>
      <w:r>
        <w:tab/>
      </w:r>
      <w:r w:rsidR="00B32614">
        <w:t>Date</w:t>
      </w:r>
      <w:bookmarkEnd w:id="314"/>
    </w:p>
    <w:p w14:paraId="45C920A2" w14:textId="77777777" w:rsidR="00915420" w:rsidRPr="00915420" w:rsidRDefault="00915420" w:rsidP="00915420">
      <w:r>
        <w:t>Original version.</w:t>
      </w:r>
    </w:p>
    <w:p w14:paraId="4FF5BC92" w14:textId="77777777" w:rsidR="0067550C" w:rsidRDefault="0067550C" w:rsidP="0067550C">
      <w:pPr>
        <w:pStyle w:val="Heading1"/>
      </w:pPr>
      <w:bookmarkStart w:id="315" w:name="_Toc167376722"/>
      <w:r>
        <w:lastRenderedPageBreak/>
        <w:t>Table of Figures</w:t>
      </w:r>
      <w:bookmarkEnd w:id="315"/>
    </w:p>
    <w:p w14:paraId="65BA521F" w14:textId="312AF237" w:rsidR="00FB3D42" w:rsidRDefault="0067550C">
      <w:pPr>
        <w:pStyle w:val="TableofFigures"/>
        <w:tabs>
          <w:tab w:val="right" w:leader="dot" w:pos="9350"/>
        </w:tabs>
        <w:rPr>
          <w:ins w:id="316" w:author="Sebek, Jim" w:date="2024-05-23T17:12:00Z"/>
          <w:noProof/>
          <w:kern w:val="2"/>
          <w:sz w:val="24"/>
          <w:szCs w:val="24"/>
          <w14:ligatures w14:val="standardContextual"/>
        </w:rPr>
      </w:pPr>
      <w:r>
        <w:fldChar w:fldCharType="begin"/>
      </w:r>
      <w:r>
        <w:instrText xml:space="preserve"> TOC \h \z \c "Figure" </w:instrText>
      </w:r>
      <w:r>
        <w:fldChar w:fldCharType="separate"/>
      </w:r>
      <w:ins w:id="317" w:author="Sebek, Jim" w:date="2024-05-23T17:12:00Z">
        <w:r w:rsidR="00FB3D42" w:rsidRPr="00E92CA5">
          <w:rPr>
            <w:rStyle w:val="Hyperlink"/>
            <w:noProof/>
          </w:rPr>
          <w:fldChar w:fldCharType="begin"/>
        </w:r>
        <w:r w:rsidR="00FB3D42" w:rsidRPr="00E92CA5">
          <w:rPr>
            <w:rStyle w:val="Hyperlink"/>
            <w:noProof/>
          </w:rPr>
          <w:instrText xml:space="preserve"> </w:instrText>
        </w:r>
        <w:r w:rsidR="00FB3D42">
          <w:rPr>
            <w:noProof/>
          </w:rPr>
          <w:instrText>HYPERLINK \l "_Toc167376763"</w:instrText>
        </w:r>
        <w:r w:rsidR="00FB3D42" w:rsidRPr="00E92CA5">
          <w:rPr>
            <w:rStyle w:val="Hyperlink"/>
            <w:noProof/>
          </w:rPr>
          <w:instrText xml:space="preserve"> </w:instrText>
        </w:r>
        <w:r w:rsidR="00FB3D42" w:rsidRPr="00E92CA5">
          <w:rPr>
            <w:rStyle w:val="Hyperlink"/>
            <w:noProof/>
          </w:rPr>
        </w:r>
        <w:r w:rsidR="00FB3D42" w:rsidRPr="00E92CA5">
          <w:rPr>
            <w:rStyle w:val="Hyperlink"/>
            <w:noProof/>
          </w:rPr>
          <w:fldChar w:fldCharType="separate"/>
        </w:r>
        <w:r w:rsidR="00FB3D42" w:rsidRPr="00E92CA5">
          <w:rPr>
            <w:rStyle w:val="Hyperlink"/>
            <w:noProof/>
          </w:rPr>
          <w:t>Figure 1:  Schematic diagram of SPEAR HVPS</w:t>
        </w:r>
        <w:r w:rsidR="00FB3D42">
          <w:rPr>
            <w:noProof/>
            <w:webHidden/>
          </w:rPr>
          <w:tab/>
        </w:r>
        <w:r w:rsidR="00FB3D42">
          <w:rPr>
            <w:noProof/>
            <w:webHidden/>
          </w:rPr>
          <w:fldChar w:fldCharType="begin"/>
        </w:r>
        <w:r w:rsidR="00FB3D42">
          <w:rPr>
            <w:noProof/>
            <w:webHidden/>
          </w:rPr>
          <w:instrText xml:space="preserve"> PAGEREF _Toc167376763 \h </w:instrText>
        </w:r>
        <w:r w:rsidR="00FB3D42">
          <w:rPr>
            <w:noProof/>
            <w:webHidden/>
          </w:rPr>
        </w:r>
      </w:ins>
      <w:r w:rsidR="00FB3D42">
        <w:rPr>
          <w:noProof/>
          <w:webHidden/>
        </w:rPr>
        <w:fldChar w:fldCharType="separate"/>
      </w:r>
      <w:ins w:id="318" w:author="Sebek, Jim" w:date="2024-05-23T17:12:00Z">
        <w:r w:rsidR="00FB3D42">
          <w:rPr>
            <w:noProof/>
            <w:webHidden/>
          </w:rPr>
          <w:t>6</w:t>
        </w:r>
        <w:r w:rsidR="00FB3D42">
          <w:rPr>
            <w:noProof/>
            <w:webHidden/>
          </w:rPr>
          <w:fldChar w:fldCharType="end"/>
        </w:r>
        <w:r w:rsidR="00FB3D42" w:rsidRPr="00E92CA5">
          <w:rPr>
            <w:rStyle w:val="Hyperlink"/>
            <w:noProof/>
          </w:rPr>
          <w:fldChar w:fldCharType="end"/>
        </w:r>
      </w:ins>
    </w:p>
    <w:p w14:paraId="37ED498D" w14:textId="0343B23B" w:rsidR="00FB3D42" w:rsidRDefault="00FB3D42">
      <w:pPr>
        <w:pStyle w:val="TableofFigures"/>
        <w:tabs>
          <w:tab w:val="right" w:leader="dot" w:pos="9350"/>
        </w:tabs>
        <w:rPr>
          <w:ins w:id="319" w:author="Sebek, Jim" w:date="2024-05-23T17:12:00Z"/>
          <w:noProof/>
          <w:kern w:val="2"/>
          <w:sz w:val="24"/>
          <w:szCs w:val="24"/>
          <w14:ligatures w14:val="standardContextual"/>
        </w:rPr>
      </w:pPr>
      <w:ins w:id="320" w:author="Sebek, Jim" w:date="2024-05-23T17:12:00Z">
        <w:r w:rsidRPr="00E92CA5">
          <w:rPr>
            <w:rStyle w:val="Hyperlink"/>
            <w:noProof/>
          </w:rPr>
          <w:fldChar w:fldCharType="begin"/>
        </w:r>
        <w:r w:rsidRPr="00E92CA5">
          <w:rPr>
            <w:rStyle w:val="Hyperlink"/>
            <w:noProof/>
          </w:rPr>
          <w:instrText xml:space="preserve"> </w:instrText>
        </w:r>
        <w:r>
          <w:rPr>
            <w:noProof/>
          </w:rPr>
          <w:instrText>HYPERLINK \l "_Toc167376764"</w:instrText>
        </w:r>
        <w:r w:rsidRPr="00E92CA5">
          <w:rPr>
            <w:rStyle w:val="Hyperlink"/>
            <w:noProof/>
          </w:rPr>
          <w:instrText xml:space="preserve"> </w:instrText>
        </w:r>
        <w:r w:rsidRPr="00E92CA5">
          <w:rPr>
            <w:rStyle w:val="Hyperlink"/>
            <w:noProof/>
          </w:rPr>
        </w:r>
        <w:r w:rsidRPr="00E92CA5">
          <w:rPr>
            <w:rStyle w:val="Hyperlink"/>
            <w:noProof/>
          </w:rPr>
          <w:fldChar w:fldCharType="separate"/>
        </w:r>
        <w:r w:rsidRPr="00E92CA5">
          <w:rPr>
            <w:rStyle w:val="Hyperlink"/>
            <w:noProof/>
          </w:rPr>
          <w:t>Figure 2. Phase Tank Plumbing Connections</w:t>
        </w:r>
        <w:r>
          <w:rPr>
            <w:noProof/>
            <w:webHidden/>
          </w:rPr>
          <w:tab/>
        </w:r>
        <w:r>
          <w:rPr>
            <w:noProof/>
            <w:webHidden/>
          </w:rPr>
          <w:fldChar w:fldCharType="begin"/>
        </w:r>
        <w:r>
          <w:rPr>
            <w:noProof/>
            <w:webHidden/>
          </w:rPr>
          <w:instrText xml:space="preserve"> PAGEREF _Toc167376764 \h </w:instrText>
        </w:r>
        <w:r>
          <w:rPr>
            <w:noProof/>
            <w:webHidden/>
          </w:rPr>
        </w:r>
      </w:ins>
      <w:r>
        <w:rPr>
          <w:noProof/>
          <w:webHidden/>
        </w:rPr>
        <w:fldChar w:fldCharType="separate"/>
      </w:r>
      <w:ins w:id="321" w:author="Sebek, Jim" w:date="2024-05-23T17:12:00Z">
        <w:r>
          <w:rPr>
            <w:noProof/>
            <w:webHidden/>
          </w:rPr>
          <w:t>8</w:t>
        </w:r>
        <w:r>
          <w:rPr>
            <w:noProof/>
            <w:webHidden/>
          </w:rPr>
          <w:fldChar w:fldCharType="end"/>
        </w:r>
        <w:r w:rsidRPr="00E92CA5">
          <w:rPr>
            <w:rStyle w:val="Hyperlink"/>
            <w:noProof/>
          </w:rPr>
          <w:fldChar w:fldCharType="end"/>
        </w:r>
      </w:ins>
    </w:p>
    <w:p w14:paraId="252B7B58" w14:textId="43BA9A32" w:rsidR="00FB3D42" w:rsidRDefault="00FB3D42">
      <w:pPr>
        <w:pStyle w:val="TableofFigures"/>
        <w:tabs>
          <w:tab w:val="right" w:leader="dot" w:pos="9350"/>
        </w:tabs>
        <w:rPr>
          <w:ins w:id="322" w:author="Sebek, Jim" w:date="2024-05-23T17:12:00Z"/>
          <w:noProof/>
          <w:kern w:val="2"/>
          <w:sz w:val="24"/>
          <w:szCs w:val="24"/>
          <w14:ligatures w14:val="standardContextual"/>
        </w:rPr>
      </w:pPr>
      <w:ins w:id="323" w:author="Sebek, Jim" w:date="2024-05-23T17:12:00Z">
        <w:r w:rsidRPr="00E92CA5">
          <w:rPr>
            <w:rStyle w:val="Hyperlink"/>
            <w:noProof/>
          </w:rPr>
          <w:fldChar w:fldCharType="begin"/>
        </w:r>
        <w:r w:rsidRPr="00E92CA5">
          <w:rPr>
            <w:rStyle w:val="Hyperlink"/>
            <w:noProof/>
          </w:rPr>
          <w:instrText xml:space="preserve"> </w:instrText>
        </w:r>
        <w:r>
          <w:rPr>
            <w:noProof/>
          </w:rPr>
          <w:instrText>HYPERLINK \l "_Toc167376765"</w:instrText>
        </w:r>
        <w:r w:rsidRPr="00E92CA5">
          <w:rPr>
            <w:rStyle w:val="Hyperlink"/>
            <w:noProof/>
          </w:rPr>
          <w:instrText xml:space="preserve"> </w:instrText>
        </w:r>
        <w:r w:rsidRPr="00E92CA5">
          <w:rPr>
            <w:rStyle w:val="Hyperlink"/>
            <w:noProof/>
          </w:rPr>
        </w:r>
        <w:r w:rsidRPr="00E92CA5">
          <w:rPr>
            <w:rStyle w:val="Hyperlink"/>
            <w:noProof/>
          </w:rPr>
          <w:fldChar w:fldCharType="separate"/>
        </w:r>
        <w:r w:rsidRPr="00E92CA5">
          <w:rPr>
            <w:rStyle w:val="Hyperlink"/>
            <w:noProof/>
          </w:rPr>
          <w:t>Figure 3. Tank Lid, Bolts Installed</w:t>
        </w:r>
        <w:r>
          <w:rPr>
            <w:noProof/>
            <w:webHidden/>
          </w:rPr>
          <w:tab/>
        </w:r>
        <w:r>
          <w:rPr>
            <w:noProof/>
            <w:webHidden/>
          </w:rPr>
          <w:fldChar w:fldCharType="begin"/>
        </w:r>
        <w:r>
          <w:rPr>
            <w:noProof/>
            <w:webHidden/>
          </w:rPr>
          <w:instrText xml:space="preserve"> PAGEREF _Toc167376765 \h </w:instrText>
        </w:r>
        <w:r>
          <w:rPr>
            <w:noProof/>
            <w:webHidden/>
          </w:rPr>
        </w:r>
      </w:ins>
      <w:r>
        <w:rPr>
          <w:noProof/>
          <w:webHidden/>
        </w:rPr>
        <w:fldChar w:fldCharType="separate"/>
      </w:r>
      <w:ins w:id="324" w:author="Sebek, Jim" w:date="2024-05-23T17:12:00Z">
        <w:r>
          <w:rPr>
            <w:noProof/>
            <w:webHidden/>
          </w:rPr>
          <w:t>9</w:t>
        </w:r>
        <w:r>
          <w:rPr>
            <w:noProof/>
            <w:webHidden/>
          </w:rPr>
          <w:fldChar w:fldCharType="end"/>
        </w:r>
        <w:r w:rsidRPr="00E92CA5">
          <w:rPr>
            <w:rStyle w:val="Hyperlink"/>
            <w:noProof/>
          </w:rPr>
          <w:fldChar w:fldCharType="end"/>
        </w:r>
      </w:ins>
    </w:p>
    <w:p w14:paraId="10279FA3" w14:textId="79963AB9" w:rsidR="00FB3D42" w:rsidRDefault="00FB3D42">
      <w:pPr>
        <w:pStyle w:val="TableofFigures"/>
        <w:tabs>
          <w:tab w:val="right" w:leader="dot" w:pos="9350"/>
        </w:tabs>
        <w:rPr>
          <w:ins w:id="325" w:author="Sebek, Jim" w:date="2024-05-23T17:12:00Z"/>
          <w:noProof/>
          <w:kern w:val="2"/>
          <w:sz w:val="24"/>
          <w:szCs w:val="24"/>
          <w14:ligatures w14:val="standardContextual"/>
        </w:rPr>
      </w:pPr>
      <w:ins w:id="326" w:author="Sebek, Jim" w:date="2024-05-23T17:12:00Z">
        <w:r w:rsidRPr="00E92CA5">
          <w:rPr>
            <w:rStyle w:val="Hyperlink"/>
            <w:noProof/>
          </w:rPr>
          <w:fldChar w:fldCharType="begin"/>
        </w:r>
        <w:r w:rsidRPr="00E92CA5">
          <w:rPr>
            <w:rStyle w:val="Hyperlink"/>
            <w:noProof/>
          </w:rPr>
          <w:instrText xml:space="preserve"> </w:instrText>
        </w:r>
        <w:r>
          <w:rPr>
            <w:noProof/>
          </w:rPr>
          <w:instrText>HYPERLINK \l "_Toc167376766"</w:instrText>
        </w:r>
        <w:r w:rsidRPr="00E92CA5">
          <w:rPr>
            <w:rStyle w:val="Hyperlink"/>
            <w:noProof/>
          </w:rPr>
          <w:instrText xml:space="preserve"> </w:instrText>
        </w:r>
        <w:r w:rsidRPr="00E92CA5">
          <w:rPr>
            <w:rStyle w:val="Hyperlink"/>
            <w:noProof/>
          </w:rPr>
        </w:r>
        <w:r w:rsidRPr="00E92CA5">
          <w:rPr>
            <w:rStyle w:val="Hyperlink"/>
            <w:noProof/>
          </w:rPr>
          <w:fldChar w:fldCharType="separate"/>
        </w:r>
        <w:r w:rsidRPr="00E92CA5">
          <w:rPr>
            <w:rStyle w:val="Hyperlink"/>
            <w:noProof/>
          </w:rPr>
          <w:t>Figure 4. Lid Tilted To Drain</w:t>
        </w:r>
        <w:r>
          <w:rPr>
            <w:noProof/>
            <w:webHidden/>
          </w:rPr>
          <w:tab/>
        </w:r>
        <w:r>
          <w:rPr>
            <w:noProof/>
            <w:webHidden/>
          </w:rPr>
          <w:fldChar w:fldCharType="begin"/>
        </w:r>
        <w:r>
          <w:rPr>
            <w:noProof/>
            <w:webHidden/>
          </w:rPr>
          <w:instrText xml:space="preserve"> PAGEREF _Toc167376766 \h </w:instrText>
        </w:r>
        <w:r>
          <w:rPr>
            <w:noProof/>
            <w:webHidden/>
          </w:rPr>
        </w:r>
      </w:ins>
      <w:r>
        <w:rPr>
          <w:noProof/>
          <w:webHidden/>
        </w:rPr>
        <w:fldChar w:fldCharType="separate"/>
      </w:r>
      <w:ins w:id="327" w:author="Sebek, Jim" w:date="2024-05-23T17:12:00Z">
        <w:r>
          <w:rPr>
            <w:noProof/>
            <w:webHidden/>
          </w:rPr>
          <w:t>9</w:t>
        </w:r>
        <w:r>
          <w:rPr>
            <w:noProof/>
            <w:webHidden/>
          </w:rPr>
          <w:fldChar w:fldCharType="end"/>
        </w:r>
        <w:r w:rsidRPr="00E92CA5">
          <w:rPr>
            <w:rStyle w:val="Hyperlink"/>
            <w:noProof/>
          </w:rPr>
          <w:fldChar w:fldCharType="end"/>
        </w:r>
      </w:ins>
    </w:p>
    <w:p w14:paraId="5B23DA53" w14:textId="0F5C1097" w:rsidR="00FB3D42" w:rsidRDefault="00FB3D42">
      <w:pPr>
        <w:pStyle w:val="TableofFigures"/>
        <w:tabs>
          <w:tab w:val="right" w:leader="dot" w:pos="9350"/>
        </w:tabs>
        <w:rPr>
          <w:ins w:id="328" w:author="Sebek, Jim" w:date="2024-05-23T17:12:00Z"/>
          <w:noProof/>
          <w:kern w:val="2"/>
          <w:sz w:val="24"/>
          <w:szCs w:val="24"/>
          <w14:ligatures w14:val="standardContextual"/>
        </w:rPr>
      </w:pPr>
      <w:ins w:id="329" w:author="Sebek, Jim" w:date="2024-05-23T17:12:00Z">
        <w:r w:rsidRPr="00E92CA5">
          <w:rPr>
            <w:rStyle w:val="Hyperlink"/>
            <w:noProof/>
          </w:rPr>
          <w:fldChar w:fldCharType="begin"/>
        </w:r>
        <w:r w:rsidRPr="00E92CA5">
          <w:rPr>
            <w:rStyle w:val="Hyperlink"/>
            <w:noProof/>
          </w:rPr>
          <w:instrText xml:space="preserve"> </w:instrText>
        </w:r>
        <w:r>
          <w:rPr>
            <w:noProof/>
          </w:rPr>
          <w:instrText>HYPERLINK \l "_Toc167376767"</w:instrText>
        </w:r>
        <w:r w:rsidRPr="00E92CA5">
          <w:rPr>
            <w:rStyle w:val="Hyperlink"/>
            <w:noProof/>
          </w:rPr>
          <w:instrText xml:space="preserve"> </w:instrText>
        </w:r>
        <w:r w:rsidRPr="00E92CA5">
          <w:rPr>
            <w:rStyle w:val="Hyperlink"/>
            <w:noProof/>
          </w:rPr>
        </w:r>
        <w:r w:rsidRPr="00E92CA5">
          <w:rPr>
            <w:rStyle w:val="Hyperlink"/>
            <w:noProof/>
          </w:rPr>
          <w:fldChar w:fldCharType="separate"/>
        </w:r>
        <w:r w:rsidRPr="00E92CA5">
          <w:rPr>
            <w:rStyle w:val="Hyperlink"/>
            <w:noProof/>
          </w:rPr>
          <w:t>Figure 5. Phase Tank, Lid Removed</w:t>
        </w:r>
        <w:r>
          <w:rPr>
            <w:noProof/>
            <w:webHidden/>
          </w:rPr>
          <w:tab/>
        </w:r>
        <w:r>
          <w:rPr>
            <w:noProof/>
            <w:webHidden/>
          </w:rPr>
          <w:fldChar w:fldCharType="begin"/>
        </w:r>
        <w:r>
          <w:rPr>
            <w:noProof/>
            <w:webHidden/>
          </w:rPr>
          <w:instrText xml:space="preserve"> PAGEREF _Toc167376767 \h </w:instrText>
        </w:r>
        <w:r>
          <w:rPr>
            <w:noProof/>
            <w:webHidden/>
          </w:rPr>
        </w:r>
      </w:ins>
      <w:r>
        <w:rPr>
          <w:noProof/>
          <w:webHidden/>
        </w:rPr>
        <w:fldChar w:fldCharType="separate"/>
      </w:r>
      <w:ins w:id="330" w:author="Sebek, Jim" w:date="2024-05-23T17:12:00Z">
        <w:r>
          <w:rPr>
            <w:noProof/>
            <w:webHidden/>
          </w:rPr>
          <w:t>10</w:t>
        </w:r>
        <w:r>
          <w:rPr>
            <w:noProof/>
            <w:webHidden/>
          </w:rPr>
          <w:fldChar w:fldCharType="end"/>
        </w:r>
        <w:r w:rsidRPr="00E92CA5">
          <w:rPr>
            <w:rStyle w:val="Hyperlink"/>
            <w:noProof/>
          </w:rPr>
          <w:fldChar w:fldCharType="end"/>
        </w:r>
      </w:ins>
    </w:p>
    <w:p w14:paraId="097B7F24" w14:textId="6E805DE5" w:rsidR="00FB3D42" w:rsidRDefault="00FB3D42">
      <w:pPr>
        <w:pStyle w:val="TableofFigures"/>
        <w:tabs>
          <w:tab w:val="right" w:leader="dot" w:pos="9350"/>
        </w:tabs>
        <w:rPr>
          <w:ins w:id="331" w:author="Sebek, Jim" w:date="2024-05-23T17:12:00Z"/>
          <w:noProof/>
          <w:kern w:val="2"/>
          <w:sz w:val="24"/>
          <w:szCs w:val="24"/>
          <w14:ligatures w14:val="standardContextual"/>
        </w:rPr>
      </w:pPr>
      <w:ins w:id="332" w:author="Sebek, Jim" w:date="2024-05-23T17:12:00Z">
        <w:r w:rsidRPr="00E92CA5">
          <w:rPr>
            <w:rStyle w:val="Hyperlink"/>
            <w:noProof/>
          </w:rPr>
          <w:fldChar w:fldCharType="begin"/>
        </w:r>
        <w:r w:rsidRPr="00E92CA5">
          <w:rPr>
            <w:rStyle w:val="Hyperlink"/>
            <w:noProof/>
          </w:rPr>
          <w:instrText xml:space="preserve"> </w:instrText>
        </w:r>
        <w:r>
          <w:rPr>
            <w:noProof/>
          </w:rPr>
          <w:instrText>HYPERLINK \l "_Toc167376768"</w:instrText>
        </w:r>
        <w:r w:rsidRPr="00E92CA5">
          <w:rPr>
            <w:rStyle w:val="Hyperlink"/>
            <w:noProof/>
          </w:rPr>
          <w:instrText xml:space="preserve"> </w:instrText>
        </w:r>
        <w:r w:rsidRPr="00E92CA5">
          <w:rPr>
            <w:rStyle w:val="Hyperlink"/>
            <w:noProof/>
          </w:rPr>
        </w:r>
        <w:r w:rsidRPr="00E92CA5">
          <w:rPr>
            <w:rStyle w:val="Hyperlink"/>
            <w:noProof/>
          </w:rPr>
          <w:fldChar w:fldCharType="separate"/>
        </w:r>
        <w:r w:rsidRPr="00E92CA5">
          <w:rPr>
            <w:rStyle w:val="Hyperlink"/>
            <w:noProof/>
          </w:rPr>
          <w:t>Figure 6. Trigger Connections, Typical</w:t>
        </w:r>
        <w:r>
          <w:rPr>
            <w:noProof/>
            <w:webHidden/>
          </w:rPr>
          <w:tab/>
        </w:r>
        <w:r>
          <w:rPr>
            <w:noProof/>
            <w:webHidden/>
          </w:rPr>
          <w:fldChar w:fldCharType="begin"/>
        </w:r>
        <w:r>
          <w:rPr>
            <w:noProof/>
            <w:webHidden/>
          </w:rPr>
          <w:instrText xml:space="preserve"> PAGEREF _Toc167376768 \h </w:instrText>
        </w:r>
        <w:r>
          <w:rPr>
            <w:noProof/>
            <w:webHidden/>
          </w:rPr>
        </w:r>
      </w:ins>
      <w:r>
        <w:rPr>
          <w:noProof/>
          <w:webHidden/>
        </w:rPr>
        <w:fldChar w:fldCharType="separate"/>
      </w:r>
      <w:ins w:id="333" w:author="Sebek, Jim" w:date="2024-05-23T17:12:00Z">
        <w:r>
          <w:rPr>
            <w:noProof/>
            <w:webHidden/>
          </w:rPr>
          <w:t>11</w:t>
        </w:r>
        <w:r>
          <w:rPr>
            <w:noProof/>
            <w:webHidden/>
          </w:rPr>
          <w:fldChar w:fldCharType="end"/>
        </w:r>
        <w:r w:rsidRPr="00E92CA5">
          <w:rPr>
            <w:rStyle w:val="Hyperlink"/>
            <w:noProof/>
          </w:rPr>
          <w:fldChar w:fldCharType="end"/>
        </w:r>
      </w:ins>
    </w:p>
    <w:p w14:paraId="1360BA08" w14:textId="61C94B83" w:rsidR="00755F60" w:rsidDel="00FB3D42" w:rsidRDefault="00755F60">
      <w:pPr>
        <w:pStyle w:val="TableofFigures"/>
        <w:tabs>
          <w:tab w:val="right" w:leader="dot" w:pos="9350"/>
        </w:tabs>
        <w:rPr>
          <w:del w:id="334" w:author="Sebek, Jim" w:date="2024-05-23T17:11:00Z"/>
          <w:noProof/>
          <w:kern w:val="2"/>
          <w14:ligatures w14:val="standardContextual"/>
        </w:rPr>
      </w:pPr>
      <w:del w:id="335" w:author="Sebek, Jim" w:date="2024-05-23T17:11:00Z">
        <w:r w:rsidRPr="00FB3D42" w:rsidDel="00FB3D42">
          <w:rPr>
            <w:noProof/>
            <w:rPrChange w:id="336" w:author="Sebek, Jim" w:date="2024-05-23T17:11:00Z">
              <w:rPr>
                <w:rStyle w:val="Hyperlink"/>
                <w:noProof/>
              </w:rPr>
            </w:rPrChange>
          </w:rPr>
          <w:delText>Figure 1:  Schematic diagram of SPEAR HVPS</w:delText>
        </w:r>
        <w:r w:rsidDel="00FB3D42">
          <w:rPr>
            <w:noProof/>
            <w:webHidden/>
          </w:rPr>
          <w:tab/>
          <w:delText>5</w:delText>
        </w:r>
      </w:del>
    </w:p>
    <w:p w14:paraId="14F9C4DD" w14:textId="00CD7CBB" w:rsidR="0067550C" w:rsidRPr="0067550C" w:rsidRDefault="0067550C" w:rsidP="0067550C">
      <w:r>
        <w:fldChar w:fldCharType="end"/>
      </w:r>
    </w:p>
    <w:p w14:paraId="4D020BE8" w14:textId="77777777" w:rsidR="007D4558" w:rsidRDefault="00E15346" w:rsidP="007D4558">
      <w:pPr>
        <w:pStyle w:val="Heading1"/>
      </w:pPr>
      <w:bookmarkStart w:id="337" w:name="_Toc167376723"/>
      <w:r>
        <w:t>Author/Approvers/Validators</w:t>
      </w:r>
      <w:bookmarkEnd w:id="337"/>
    </w:p>
    <w:p w14:paraId="628F90E8" w14:textId="77777777" w:rsidR="007D4558" w:rsidRDefault="007D4558" w:rsidP="007D4558">
      <w:pPr>
        <w:pStyle w:val="Heading2"/>
      </w:pPr>
      <w:bookmarkStart w:id="338" w:name="_Toc167376724"/>
      <w:r>
        <w:t>Author</w:t>
      </w:r>
      <w:bookmarkEnd w:id="338"/>
    </w:p>
    <w:p w14:paraId="38B6F504" w14:textId="77777777" w:rsidR="007D4558" w:rsidRDefault="00E15346" w:rsidP="007D4558">
      <w:r>
        <w:t>_______________________________________</w:t>
      </w:r>
      <w:r>
        <w:tab/>
      </w:r>
      <w:r>
        <w:tab/>
      </w:r>
      <w:r>
        <w:tab/>
        <w:t>____________________</w:t>
      </w:r>
      <w:r>
        <w:br/>
      </w:r>
      <w:r w:rsidR="00915420">
        <w:t>SSRL</w:t>
      </w:r>
      <w:r>
        <w:t xml:space="preserve"> Technical Expert</w:t>
      </w:r>
      <w:r w:rsidR="00A70443">
        <w:t>:</w:t>
      </w:r>
      <w:r>
        <w:t xml:space="preserve">  </w:t>
      </w:r>
      <w:r w:rsidR="00915420">
        <w:t>Jim Sebek</w:t>
      </w:r>
      <w:r>
        <w:tab/>
      </w:r>
      <w:r>
        <w:tab/>
      </w:r>
      <w:r>
        <w:tab/>
      </w:r>
      <w:r>
        <w:tab/>
        <w:t>Date</w:t>
      </w:r>
    </w:p>
    <w:p w14:paraId="5DE26109" w14:textId="77777777" w:rsidR="00E15346" w:rsidRDefault="00E15346" w:rsidP="00E15346">
      <w:pPr>
        <w:pStyle w:val="Heading2"/>
      </w:pPr>
      <w:bookmarkStart w:id="339" w:name="_Toc167376725"/>
      <w:r>
        <w:t>Reviewers</w:t>
      </w:r>
      <w:bookmarkEnd w:id="339"/>
    </w:p>
    <w:p w14:paraId="50B17427" w14:textId="77777777" w:rsidR="00E15346" w:rsidRPr="00E15346" w:rsidRDefault="00E15346" w:rsidP="00E15346">
      <w:r>
        <w:t>_______________________________________</w:t>
      </w:r>
      <w:r>
        <w:tab/>
      </w:r>
      <w:r>
        <w:tab/>
      </w:r>
      <w:r w:rsidR="000E04B1">
        <w:tab/>
      </w:r>
      <w:r>
        <w:t>____________________</w:t>
      </w:r>
      <w:r>
        <w:br/>
        <w:t>E</w:t>
      </w:r>
      <w:r w:rsidR="00915420">
        <w:t>ED-OPS Technical Expert</w:t>
      </w:r>
      <w:r w:rsidR="00A70443">
        <w:t>:</w:t>
      </w:r>
      <w:r>
        <w:t xml:space="preserve">  </w:t>
      </w:r>
      <w:r w:rsidR="00915420">
        <w:t xml:space="preserve">Marc </w:t>
      </w:r>
      <w:proofErr w:type="spellStart"/>
      <w:r w:rsidR="00915420">
        <w:t>Larrus</w:t>
      </w:r>
      <w:proofErr w:type="spellEnd"/>
      <w:r>
        <w:tab/>
      </w:r>
      <w:r>
        <w:tab/>
      </w:r>
      <w:r>
        <w:tab/>
      </w:r>
      <w:r>
        <w:tab/>
        <w:t>Date</w:t>
      </w:r>
    </w:p>
    <w:p w14:paraId="42C1ECDC" w14:textId="77777777" w:rsidR="00210B7D" w:rsidRDefault="00210B7D" w:rsidP="00210B7D">
      <w:r>
        <w:t>_______________________________________</w:t>
      </w:r>
      <w:r>
        <w:tab/>
      </w:r>
      <w:r>
        <w:tab/>
      </w:r>
      <w:r>
        <w:tab/>
        <w:t>____________________</w:t>
      </w:r>
      <w:r>
        <w:br/>
        <w:t>Independent Reviewer:  Ben Morris</w:t>
      </w:r>
      <w:r>
        <w:tab/>
      </w:r>
      <w:r>
        <w:tab/>
      </w:r>
      <w:r>
        <w:tab/>
      </w:r>
      <w:r>
        <w:tab/>
        <w:t>Date</w:t>
      </w:r>
    </w:p>
    <w:p w14:paraId="24A894F5" w14:textId="77777777" w:rsidR="00915420" w:rsidRDefault="00915420" w:rsidP="00915420">
      <w:pPr>
        <w:pStyle w:val="Heading2"/>
      </w:pPr>
      <w:bookmarkStart w:id="340" w:name="_Toc167376726"/>
      <w:r>
        <w:t>Management Approval</w:t>
      </w:r>
      <w:bookmarkEnd w:id="340"/>
    </w:p>
    <w:p w14:paraId="72673718" w14:textId="77777777"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7CB9877B" w14:textId="77777777" w:rsidR="00E15346" w:rsidRDefault="00E15346" w:rsidP="00E15346">
      <w:pPr>
        <w:pStyle w:val="Heading2"/>
      </w:pPr>
      <w:bookmarkStart w:id="341" w:name="_Toc167376727"/>
      <w:r>
        <w:t>Validator</w:t>
      </w:r>
      <w:bookmarkEnd w:id="341"/>
    </w:p>
    <w:p w14:paraId="748F6BF2" w14:textId="77777777" w:rsidR="000E04B1" w:rsidRPr="000E04B1" w:rsidRDefault="000E04B1" w:rsidP="000E04B1">
      <w:r>
        <w:t>I have implemented this procedure in its entirety and have found it to be clear, complete, and accurate.</w:t>
      </w:r>
    </w:p>
    <w:p w14:paraId="3D2D2344" w14:textId="77777777" w:rsidR="000E04B1" w:rsidRDefault="000E04B1" w:rsidP="000E04B1">
      <w:r>
        <w:t>_______________________________________</w:t>
      </w:r>
      <w:r>
        <w:tab/>
      </w:r>
      <w:r>
        <w:tab/>
      </w:r>
      <w:r>
        <w:tab/>
        <w:t>____________________</w:t>
      </w:r>
      <w:r>
        <w:br/>
        <w:t>Technical Validator</w:t>
      </w:r>
      <w:r w:rsidR="00F1574C">
        <w:t>:</w:t>
      </w:r>
      <w:r>
        <w:t xml:space="preserve">  </w:t>
      </w:r>
      <w:r w:rsidR="00915420">
        <w:t>Jim Sebek</w:t>
      </w:r>
      <w:r w:rsidR="00915420">
        <w:tab/>
      </w:r>
      <w:r w:rsidR="00915420">
        <w:tab/>
      </w:r>
      <w:r>
        <w:tab/>
      </w:r>
      <w:r>
        <w:tab/>
      </w:r>
      <w:r>
        <w:tab/>
        <w:t>Date</w:t>
      </w:r>
    </w:p>
    <w:p w14:paraId="07AEC764" w14:textId="77777777" w:rsidR="000E04B1" w:rsidRDefault="00F944E6" w:rsidP="000E04B1">
      <w:pPr>
        <w:pStyle w:val="Heading1"/>
      </w:pPr>
      <w:bookmarkStart w:id="342" w:name="_Toc167376728"/>
      <w:r>
        <w:t>Procedure</w:t>
      </w:r>
      <w:r w:rsidR="000E04B1">
        <w:t xml:space="preserve"> Purpose</w:t>
      </w:r>
      <w:bookmarkEnd w:id="342"/>
    </w:p>
    <w:p w14:paraId="68D681B1" w14:textId="77777777" w:rsidR="00554FCC" w:rsidRDefault="00693891" w:rsidP="00B32614">
      <w:r>
        <w:t xml:space="preserve">This procedure is an outline of the steps needed to perform routine maintenance on the </w:t>
      </w:r>
      <w:r w:rsidR="00554FCC">
        <w:t>high voltage power supply (</w:t>
      </w:r>
      <w:r>
        <w:t>HVPS</w:t>
      </w:r>
      <w:r w:rsidR="00554FCC">
        <w:t>)</w:t>
      </w:r>
      <w:r>
        <w:t xml:space="preserve"> phase tank.  </w:t>
      </w:r>
      <w:r w:rsidR="00554FCC">
        <w:t>This routine maintenance involves replacing the twelve phase control thyristor stacks with known good, tested stacks, inspecting the snubber resistors and capacitors, and general inspection of the phase tank.</w:t>
      </w:r>
    </w:p>
    <w:p w14:paraId="5723F914" w14:textId="695479EE" w:rsidR="00F944E6" w:rsidRDefault="00554FCC" w:rsidP="00B32614">
      <w:proofErr w:type="gramStart"/>
      <w:r>
        <w:lastRenderedPageBreak/>
        <w:t>In order to</w:t>
      </w:r>
      <w:proofErr w:type="gramEnd"/>
      <w:r>
        <w:t xml:space="preserve"> safely work on the phase tank, or any other part of the HVPS, the power to this system must be removed using the energy isolation plan (EIP), “SPEAR3 Removal of RF HVPS Energy Isolation”, SR-444-636-05-R1.</w:t>
      </w:r>
    </w:p>
    <w:p w14:paraId="0E9D0B22" w14:textId="77777777" w:rsidR="00B63A49" w:rsidRDefault="00B63A49" w:rsidP="00B63A49">
      <w:pPr>
        <w:pStyle w:val="Heading1"/>
      </w:pPr>
      <w:bookmarkStart w:id="343" w:name="_Toc167376729"/>
      <w:r>
        <w:t>Equipment Required to Execute Procedure</w:t>
      </w:r>
      <w:bookmarkEnd w:id="343"/>
    </w:p>
    <w:p w14:paraId="39C0DCF6" w14:textId="77777777" w:rsidR="00B63A49" w:rsidRDefault="00B63A49" w:rsidP="00B63A49">
      <w:r>
        <w:t>The following equipment is required to execute this procedure:</w:t>
      </w:r>
    </w:p>
    <w:p w14:paraId="36E99964" w14:textId="6DB5D0D3" w:rsidR="00B63A49" w:rsidRDefault="00540748" w:rsidP="00B63A49">
      <w:pPr>
        <w:pStyle w:val="ListParagraph"/>
        <w:numPr>
          <w:ilvl w:val="0"/>
          <w:numId w:val="24"/>
        </w:numPr>
      </w:pPr>
      <w:r>
        <w:t>One</w:t>
      </w:r>
      <w:r w:rsidR="00B63A49">
        <w:t xml:space="preserve"> (</w:t>
      </w:r>
      <w:r>
        <w:t>1</w:t>
      </w:r>
      <w:r w:rsidR="00B63A49">
        <w:t xml:space="preserve">) each personal red </w:t>
      </w:r>
      <w:r w:rsidR="00982C37">
        <w:t xml:space="preserve">LOTO </w:t>
      </w:r>
      <w:r w:rsidR="00B63A49">
        <w:t xml:space="preserve">lock </w:t>
      </w:r>
      <w:proofErr w:type="gramStart"/>
      <w:r w:rsidR="00B63A49">
        <w:t>for</w:t>
      </w:r>
      <w:proofErr w:type="gramEnd"/>
      <w:r w:rsidR="00B63A49">
        <w:t xml:space="preserve"> </w:t>
      </w:r>
      <w:r w:rsidR="00554FCC">
        <w:t>each worker on the phase tank.  Each</w:t>
      </w:r>
      <w:r w:rsidR="00B63A49">
        <w:t xml:space="preserve"> </w:t>
      </w:r>
      <w:r>
        <w:t xml:space="preserve">worker </w:t>
      </w:r>
      <w:r w:rsidR="00554FCC">
        <w:t>will apply their lock</w:t>
      </w:r>
      <w:r>
        <w:t xml:space="preserve"> to the group lockout box</w:t>
      </w:r>
      <w:r w:rsidR="004C6E5C">
        <w:t>.</w:t>
      </w:r>
    </w:p>
    <w:p w14:paraId="06A622BC" w14:textId="77777777" w:rsidR="00554FCC" w:rsidRDefault="00554FCC" w:rsidP="008C3735">
      <w:pPr>
        <w:pStyle w:val="ListParagraph"/>
        <w:numPr>
          <w:ilvl w:val="0"/>
          <w:numId w:val="24"/>
        </w:numPr>
      </w:pPr>
      <w:r>
        <w:t>Nitrogen line</w:t>
      </w:r>
    </w:p>
    <w:p w14:paraId="4028F3CC" w14:textId="77777777" w:rsidR="00554FCC" w:rsidRDefault="00554FCC" w:rsidP="00554FCC">
      <w:pPr>
        <w:pStyle w:val="ListParagraph"/>
        <w:numPr>
          <w:ilvl w:val="1"/>
          <w:numId w:val="24"/>
        </w:numPr>
      </w:pPr>
      <w:r>
        <w:t>One (1) boot to use to secure the connection to the main tank cover of the input nitrogen line.</w:t>
      </w:r>
    </w:p>
    <w:p w14:paraId="3602BA77" w14:textId="28B4EE5B" w:rsidR="00554FCC" w:rsidRDefault="00554FCC" w:rsidP="00554FCC">
      <w:pPr>
        <w:pStyle w:val="ListParagraph"/>
        <w:numPr>
          <w:ilvl w:val="1"/>
          <w:numId w:val="24"/>
        </w:numPr>
      </w:pPr>
      <w:r>
        <w:t>One (1) RF administrative lock to lock the boot that secures the nitrogen line connection.</w:t>
      </w:r>
    </w:p>
    <w:p w14:paraId="5046A2CF" w14:textId="31679C87" w:rsidR="00462F28" w:rsidRDefault="00452F2C" w:rsidP="00462F28">
      <w:pPr>
        <w:pStyle w:val="ListParagraph"/>
        <w:numPr>
          <w:ilvl w:val="0"/>
          <w:numId w:val="24"/>
        </w:numPr>
      </w:pPr>
      <w:r>
        <w:t xml:space="preserve">Oil pumping </w:t>
      </w:r>
      <w:proofErr w:type="gramStart"/>
      <w:r>
        <w:t>equipment</w:t>
      </w:r>
      <w:proofErr w:type="gramEnd"/>
    </w:p>
    <w:p w14:paraId="0882F460" w14:textId="31FCD073" w:rsidR="00452F2C" w:rsidRDefault="00452F2C" w:rsidP="00452F2C">
      <w:pPr>
        <w:pStyle w:val="ListParagraph"/>
        <w:numPr>
          <w:ilvl w:val="1"/>
          <w:numId w:val="24"/>
        </w:numPr>
      </w:pPr>
      <w:r>
        <w:t>Pneumatic oil pump</w:t>
      </w:r>
    </w:p>
    <w:p w14:paraId="001A3D44" w14:textId="01076912" w:rsidR="00452F2C" w:rsidRDefault="00452F2C" w:rsidP="00452F2C">
      <w:pPr>
        <w:pStyle w:val="ListParagraph"/>
        <w:numPr>
          <w:ilvl w:val="1"/>
          <w:numId w:val="24"/>
        </w:numPr>
      </w:pPr>
      <w:r>
        <w:t>Hoses and tubes</w:t>
      </w:r>
    </w:p>
    <w:p w14:paraId="69A07B43" w14:textId="010B759D" w:rsidR="00452F2C" w:rsidRDefault="00452F2C" w:rsidP="00452F2C">
      <w:pPr>
        <w:pStyle w:val="ListParagraph"/>
        <w:numPr>
          <w:ilvl w:val="1"/>
          <w:numId w:val="24"/>
        </w:numPr>
      </w:pPr>
      <w:r>
        <w:t>Temporary oil containment pod</w:t>
      </w:r>
    </w:p>
    <w:p w14:paraId="69486DA4" w14:textId="5C7BD1EE" w:rsidR="00452F2C" w:rsidRDefault="00452F2C" w:rsidP="00452F2C">
      <w:pPr>
        <w:pStyle w:val="ListParagraph"/>
        <w:numPr>
          <w:ilvl w:val="1"/>
          <w:numId w:val="24"/>
        </w:numPr>
      </w:pPr>
      <w:r>
        <w:t>Temporary secondary oil containment berm</w:t>
      </w:r>
    </w:p>
    <w:p w14:paraId="2732ED5C" w14:textId="465C0B75" w:rsidR="00452F2C" w:rsidRDefault="00452F2C" w:rsidP="00452F2C">
      <w:pPr>
        <w:pStyle w:val="ListParagraph"/>
        <w:numPr>
          <w:ilvl w:val="1"/>
          <w:numId w:val="24"/>
        </w:numPr>
      </w:pPr>
      <w:r>
        <w:t>Absorbent pads</w:t>
      </w:r>
    </w:p>
    <w:p w14:paraId="6101A865" w14:textId="38EE8C49" w:rsidR="00452F2C" w:rsidRDefault="00452F2C" w:rsidP="00452F2C">
      <w:pPr>
        <w:pStyle w:val="ListParagraph"/>
        <w:numPr>
          <w:ilvl w:val="1"/>
          <w:numId w:val="24"/>
        </w:numPr>
      </w:pPr>
      <w:r>
        <w:t>Paper towels</w:t>
      </w:r>
    </w:p>
    <w:p w14:paraId="57D7E1D9" w14:textId="0DC0D2FA" w:rsidR="00452F2C" w:rsidRDefault="00452F2C" w:rsidP="00452F2C">
      <w:pPr>
        <w:pStyle w:val="ListParagraph"/>
        <w:numPr>
          <w:ilvl w:val="0"/>
          <w:numId w:val="24"/>
        </w:numPr>
      </w:pPr>
      <w:r>
        <w:t>Mechanical tools</w:t>
      </w:r>
    </w:p>
    <w:p w14:paraId="44557546" w14:textId="1B501C6A" w:rsidR="00452F2C" w:rsidRDefault="00452F2C" w:rsidP="00452F2C">
      <w:pPr>
        <w:pStyle w:val="ListParagraph"/>
        <w:numPr>
          <w:ilvl w:val="1"/>
          <w:numId w:val="24"/>
        </w:numPr>
      </w:pPr>
      <w:r>
        <w:t>Wrenches (hand and pneumatic) to remove phase tank cover.</w:t>
      </w:r>
    </w:p>
    <w:p w14:paraId="53042E14" w14:textId="6B5ECDD2" w:rsidR="00452F2C" w:rsidRDefault="00452F2C" w:rsidP="00452F2C">
      <w:pPr>
        <w:pStyle w:val="ListParagraph"/>
        <w:numPr>
          <w:ilvl w:val="1"/>
          <w:numId w:val="24"/>
        </w:numPr>
      </w:pPr>
      <w:r>
        <w:t>Wrenches to disconnect/reconnect phase tank bussing.</w:t>
      </w:r>
    </w:p>
    <w:p w14:paraId="267DE9AC" w14:textId="310DE272" w:rsidR="00452F2C" w:rsidRDefault="00452F2C" w:rsidP="00452F2C">
      <w:pPr>
        <w:pStyle w:val="ListParagraph"/>
        <w:numPr>
          <w:ilvl w:val="1"/>
          <w:numId w:val="24"/>
        </w:numPr>
      </w:pPr>
      <w:r>
        <w:t>Screwdrivers to disconnect/reconnect gate trigger leads.</w:t>
      </w:r>
    </w:p>
    <w:p w14:paraId="456AD43B" w14:textId="2406FCD3" w:rsidR="00452F2C" w:rsidRDefault="00452F2C" w:rsidP="00452F2C">
      <w:pPr>
        <w:pStyle w:val="ListParagraph"/>
        <w:numPr>
          <w:ilvl w:val="0"/>
          <w:numId w:val="24"/>
        </w:numPr>
      </w:pPr>
      <w:r>
        <w:t>Grounding equipment</w:t>
      </w:r>
    </w:p>
    <w:p w14:paraId="0418E714" w14:textId="7D9F3B43" w:rsidR="00452F2C" w:rsidRDefault="00452F2C" w:rsidP="00452F2C">
      <w:pPr>
        <w:pStyle w:val="ListParagraph"/>
        <w:numPr>
          <w:ilvl w:val="1"/>
          <w:numId w:val="24"/>
        </w:numPr>
      </w:pPr>
      <w:r>
        <w:t xml:space="preserve">Two (2) each Phenix discharge sticks rated for more than </w:t>
      </w:r>
      <w:r w:rsidR="00CF4670">
        <w:t>4</w:t>
      </w:r>
      <w:r>
        <w:t>0 kV.</w:t>
      </w:r>
    </w:p>
    <w:p w14:paraId="14582604" w14:textId="7BE769B3" w:rsidR="00452F2C" w:rsidRDefault="00452F2C" w:rsidP="00452F2C">
      <w:pPr>
        <w:pStyle w:val="ListParagraph"/>
        <w:numPr>
          <w:ilvl w:val="1"/>
          <w:numId w:val="24"/>
        </w:numPr>
      </w:pPr>
      <w:r>
        <w:t>Two (2) each grounding sticks.</w:t>
      </w:r>
    </w:p>
    <w:p w14:paraId="3698C287" w14:textId="47615403" w:rsidR="00452F2C" w:rsidRDefault="00452F2C" w:rsidP="00452F2C">
      <w:pPr>
        <w:pStyle w:val="ListParagraph"/>
        <w:numPr>
          <w:ilvl w:val="0"/>
          <w:numId w:val="24"/>
        </w:numPr>
      </w:pPr>
      <w:r>
        <w:t>Phase control stacks</w:t>
      </w:r>
    </w:p>
    <w:p w14:paraId="7C5159E5" w14:textId="40D30EB1" w:rsidR="00452F2C" w:rsidRDefault="00452F2C" w:rsidP="00452F2C">
      <w:pPr>
        <w:pStyle w:val="ListParagraph"/>
        <w:numPr>
          <w:ilvl w:val="1"/>
          <w:numId w:val="24"/>
        </w:numPr>
      </w:pPr>
      <w:r>
        <w:t>Twelve (12) each tested phase control stacks.</w:t>
      </w:r>
    </w:p>
    <w:p w14:paraId="014C4E0D" w14:textId="1DF1B3D2" w:rsidR="00452F2C" w:rsidRDefault="00452F2C" w:rsidP="00452F2C">
      <w:pPr>
        <w:pStyle w:val="ListParagraph"/>
        <w:numPr>
          <w:ilvl w:val="1"/>
          <w:numId w:val="24"/>
        </w:numPr>
      </w:pPr>
      <w:r>
        <w:t>Plastic containers in which to transport new stacks onto the HVPS and remove the existing stacks from the HVPS.</w:t>
      </w:r>
    </w:p>
    <w:p w14:paraId="0DCB899B" w14:textId="641C2AD5" w:rsidR="00452F2C" w:rsidRDefault="00452F2C" w:rsidP="00452F2C">
      <w:pPr>
        <w:pStyle w:val="ListParagraph"/>
        <w:numPr>
          <w:ilvl w:val="0"/>
          <w:numId w:val="24"/>
        </w:numPr>
      </w:pPr>
      <w:r>
        <w:t>General safety equipment</w:t>
      </w:r>
    </w:p>
    <w:p w14:paraId="5B9BB6AB" w14:textId="69D07F96" w:rsidR="00452F2C" w:rsidRDefault="00452F2C" w:rsidP="00452F2C">
      <w:pPr>
        <w:pStyle w:val="ListParagraph"/>
        <w:numPr>
          <w:ilvl w:val="1"/>
          <w:numId w:val="24"/>
        </w:numPr>
      </w:pPr>
      <w:r>
        <w:t>Pads on which to kneel.</w:t>
      </w:r>
    </w:p>
    <w:p w14:paraId="55E708F9" w14:textId="78A571F5" w:rsidR="00452F2C" w:rsidRDefault="00452F2C" w:rsidP="00452F2C">
      <w:pPr>
        <w:pStyle w:val="ListParagraph"/>
        <w:numPr>
          <w:ilvl w:val="1"/>
          <w:numId w:val="24"/>
        </w:numPr>
      </w:pPr>
      <w:r>
        <w:t>Gloves to protect hands.</w:t>
      </w:r>
    </w:p>
    <w:p w14:paraId="40E0C913" w14:textId="77777777" w:rsidR="00B63A49" w:rsidRPr="00B63A49" w:rsidRDefault="00B63A49" w:rsidP="00B63A49">
      <w:r>
        <w:t>This equipment should be assembled before starting this procedure.</w:t>
      </w:r>
    </w:p>
    <w:p w14:paraId="0A8EAAA2" w14:textId="77777777" w:rsidR="00F944E6" w:rsidRDefault="00F944E6" w:rsidP="00F944E6">
      <w:pPr>
        <w:pStyle w:val="Heading1"/>
      </w:pPr>
      <w:bookmarkStart w:id="344" w:name="_Toc167376730"/>
      <w:r>
        <w:t>Equipment Description</w:t>
      </w:r>
      <w:bookmarkEnd w:id="344"/>
    </w:p>
    <w:p w14:paraId="6F181F82" w14:textId="6DA568D3" w:rsidR="00CF4670" w:rsidRDefault="00452F2C" w:rsidP="008C3735">
      <w:r>
        <w:t xml:space="preserve">The HVPS for the SPEAR3 klystron takes as input 12.47 </w:t>
      </w:r>
      <w:proofErr w:type="spellStart"/>
      <w:r>
        <w:t>kVAC</w:t>
      </w:r>
      <w:proofErr w:type="spellEnd"/>
      <w:r>
        <w:t xml:space="preserve"> from the mains and converts it to an output of up to 90 </w:t>
      </w:r>
      <w:proofErr w:type="spellStart"/>
      <w:r>
        <w:t>kVDC</w:t>
      </w:r>
      <w:proofErr w:type="spellEnd"/>
      <w:r>
        <w:t xml:space="preserve"> at 27 A.  The output of the HVPS is controlled by twelve stacks of thyristor</w:t>
      </w:r>
      <w:r w:rsidR="00CF4670">
        <w:t>s</w:t>
      </w:r>
      <w:r>
        <w:t xml:space="preserve"> in the </w:t>
      </w:r>
      <w:r>
        <w:lastRenderedPageBreak/>
        <w:t xml:space="preserve">phase tank.  </w:t>
      </w:r>
      <w:r w:rsidR="00CF4670">
        <w:t xml:space="preserve">Each stack is shown as a single thyristor and labeled “Thyristor Controlled Rectifier” in </w:t>
      </w:r>
      <w:r w:rsidR="00CF4670">
        <w:fldChar w:fldCharType="begin"/>
      </w:r>
      <w:r w:rsidR="00CF4670">
        <w:instrText xml:space="preserve"> REF _Ref129777503 \h </w:instrText>
      </w:r>
      <w:r w:rsidR="00CF4670">
        <w:fldChar w:fldCharType="separate"/>
      </w:r>
      <w:r w:rsidR="00755F60">
        <w:t xml:space="preserve">Figure </w:t>
      </w:r>
      <w:r w:rsidR="00755F60">
        <w:rPr>
          <w:noProof/>
        </w:rPr>
        <w:t>1</w:t>
      </w:r>
      <w:r w:rsidR="00CF4670">
        <w:fldChar w:fldCharType="end"/>
      </w:r>
      <w:r w:rsidR="00CF4670">
        <w:t>.  These rectifiers are at the center of the two wye rectifier transformers.</w:t>
      </w:r>
    </w:p>
    <w:p w14:paraId="1E34BC54" w14:textId="6801616B" w:rsidR="008C3735" w:rsidRDefault="00CF4670" w:rsidP="008C3735">
      <w:r>
        <w:t>The phase tank is electrically connected to the wyes of the rectifier transformer primary windings and the filter inductors.  It is also electrically connected to the HVPS controller, located in B118, that generates the thyristor trigger pulses.  The only connection of this tank to the HVPS output and its potential stored energy is via transformer coupling between the primary and secondaries of the two rectifier transformers.</w:t>
      </w:r>
    </w:p>
    <w:p w14:paraId="6829B42F" w14:textId="77777777" w:rsidR="00391597" w:rsidRDefault="00391597" w:rsidP="00391597">
      <w:pPr>
        <w:keepNext/>
      </w:pPr>
      <w:r>
        <w:rPr>
          <w:noProof/>
        </w:rPr>
        <w:drawing>
          <wp:inline distT="0" distB="0" distL="0" distR="0" wp14:anchorId="171E94BF" wp14:editId="0B3D231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2F26ED4" w14:textId="2D66C999" w:rsidR="00391597" w:rsidRDefault="00391597" w:rsidP="00044808">
      <w:pPr>
        <w:pStyle w:val="Caption"/>
        <w:jc w:val="center"/>
      </w:pPr>
      <w:bookmarkStart w:id="345" w:name="_Ref129777503"/>
      <w:bookmarkStart w:id="346" w:name="_Ref136956057"/>
      <w:bookmarkStart w:id="347" w:name="_Toc167376763"/>
      <w:r>
        <w:t xml:space="preserve">Figure </w:t>
      </w:r>
      <w:r>
        <w:fldChar w:fldCharType="begin"/>
      </w:r>
      <w:r>
        <w:instrText>SEQ Figure \* ARABIC</w:instrText>
      </w:r>
      <w:r>
        <w:fldChar w:fldCharType="separate"/>
      </w:r>
      <w:r w:rsidR="00AD4E6F">
        <w:rPr>
          <w:noProof/>
        </w:rPr>
        <w:t>1</w:t>
      </w:r>
      <w:r>
        <w:fldChar w:fldCharType="end"/>
      </w:r>
      <w:bookmarkEnd w:id="345"/>
      <w:r>
        <w:t>:  Schematic diagram of SPEAR HVPS</w:t>
      </w:r>
      <w:bookmarkEnd w:id="346"/>
      <w:bookmarkEnd w:id="347"/>
    </w:p>
    <w:p w14:paraId="4992893E" w14:textId="77777777" w:rsidR="008C3735" w:rsidRDefault="00FB66D5" w:rsidP="008C3735">
      <w:pPr>
        <w:pStyle w:val="Heading1"/>
      </w:pPr>
      <w:bookmarkStart w:id="348" w:name="_Toc167376731"/>
      <w:r>
        <w:t>Potential Hazards</w:t>
      </w:r>
      <w:bookmarkEnd w:id="348"/>
    </w:p>
    <w:p w14:paraId="6393FEC5" w14:textId="77777777" w:rsidR="008C3735" w:rsidRPr="008C3735" w:rsidRDefault="00FB66D5" w:rsidP="008C3735">
      <w:pPr>
        <w:pStyle w:val="Heading2"/>
      </w:pPr>
      <w:bookmarkStart w:id="349" w:name="_Toc167376732"/>
      <w:r w:rsidRPr="008C3735">
        <w:t>Electrical Sources</w:t>
      </w:r>
      <w:bookmarkEnd w:id="349"/>
    </w:p>
    <w:p w14:paraId="3FA1AC73" w14:textId="77777777" w:rsidR="00FB66D5" w:rsidRDefault="00FB66D5" w:rsidP="008C3735">
      <w:pPr>
        <w:pStyle w:val="Heading3"/>
      </w:pPr>
      <w:bookmarkStart w:id="350" w:name="_Toc167376733"/>
      <w:r>
        <w:t xml:space="preserve">Three </w:t>
      </w:r>
      <w:r w:rsidRPr="008C3735">
        <w:t>Phase</w:t>
      </w:r>
      <w:r>
        <w:t xml:space="preserve"> </w:t>
      </w:r>
      <m:oMath>
        <m:r>
          <m:rPr>
            <m:sty m:val="bi"/>
          </m:rPr>
          <w:rPr>
            <w:rFonts w:ascii="Cambria Math" w:hAnsi="Cambria Math"/>
          </w:rPr>
          <m:t>12.47</m:t>
        </m:r>
      </m:oMath>
      <w:r>
        <w:t xml:space="preserve"> kV RMS Input Voltage</w:t>
      </w:r>
      <w:bookmarkEnd w:id="350"/>
    </w:p>
    <w:p w14:paraId="38618C4C" w14:textId="77777777"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w:t>
      </w:r>
    </w:p>
    <w:p w14:paraId="11501541" w14:textId="77777777" w:rsidR="00554EC2" w:rsidRDefault="00554EC2" w:rsidP="00554EC2">
      <w:pPr>
        <w:pStyle w:val="Heading3"/>
      </w:pPr>
      <w:bookmarkStart w:id="351" w:name="_Toc167376734"/>
      <w:r>
        <w:lastRenderedPageBreak/>
        <w:t>Thyristor Firing Pulses</w:t>
      </w:r>
      <w:bookmarkEnd w:id="351"/>
    </w:p>
    <w:p w14:paraId="484C29B1" w14:textId="03431F86" w:rsidR="00554EC2" w:rsidRDefault="00554EC2" w:rsidP="00554EC2">
      <w:r>
        <w:t>The HVPS power is controlled by the appropriate firing of thyristors.</w:t>
      </w:r>
      <w:r w:rsidR="00CF4670">
        <w:t xml:space="preserve">  The </w:t>
      </w:r>
      <w:r w:rsidR="00F55546">
        <w:t xml:space="preserve">voltage of the short </w:t>
      </w:r>
      <w:r w:rsidR="00CF4670">
        <w:t>thyristor trigger</w:t>
      </w:r>
      <w:r w:rsidR="00F55546">
        <w:t xml:space="preserve"> pulse</w:t>
      </w:r>
      <w:r w:rsidR="00CF4670">
        <w:t>s</w:t>
      </w:r>
      <w:r w:rsidR="00F55546">
        <w:t xml:space="preserve"> ranges from 120 VDC to 240 VDC.</w:t>
      </w:r>
      <w:r w:rsidR="00CF4670">
        <w:t xml:space="preserve"> </w:t>
      </w:r>
    </w:p>
    <w:p w14:paraId="2CE8454B" w14:textId="77777777" w:rsidR="00201261" w:rsidRDefault="00201261" w:rsidP="00201261">
      <w:pPr>
        <w:pStyle w:val="Heading2"/>
      </w:pPr>
      <w:bookmarkStart w:id="352" w:name="_Toc167376735"/>
      <w:r>
        <w:t>Stored Electrical Energy</w:t>
      </w:r>
      <w:bookmarkEnd w:id="352"/>
    </w:p>
    <w:p w14:paraId="546CB33A" w14:textId="1302BCC9" w:rsidR="00F55546" w:rsidRDefault="00201261" w:rsidP="00201261">
      <w:r>
        <w:t>There are t</w:t>
      </w:r>
      <w:r w:rsidR="00F55546">
        <w:t>wo</w:t>
      </w:r>
      <w:r>
        <w:t xml:space="preserve"> types of capacitive elements </w:t>
      </w:r>
      <w:r w:rsidR="00F55546">
        <w:t>in the phase tank</w:t>
      </w:r>
      <w:r>
        <w:t>.</w:t>
      </w:r>
      <w:r w:rsidR="00F55546">
        <w:t xml:space="preserve">  There are twelve 0.015 </w:t>
      </w:r>
      <w:proofErr w:type="spellStart"/>
      <w:r w:rsidR="00F55546">
        <w:t>uF</w:t>
      </w:r>
      <w:proofErr w:type="spellEnd"/>
      <w:r w:rsidR="00F55546">
        <w:t xml:space="preserve"> capacitors, one across each thyristor stack.  There are 168, each, 0.047 </w:t>
      </w:r>
      <w:proofErr w:type="spellStart"/>
      <w:r w:rsidR="00F55546">
        <w:t>uF</w:t>
      </w:r>
      <w:proofErr w:type="spellEnd"/>
      <w:r w:rsidR="00F55546">
        <w:t xml:space="preserve"> capacitors, one across each of the fourteen thyristors in each stack.</w:t>
      </w:r>
    </w:p>
    <w:p w14:paraId="39A73DEC" w14:textId="77777777" w:rsidR="00C654F7" w:rsidRDefault="00C654F7" w:rsidP="00C654F7">
      <w:pPr>
        <w:pStyle w:val="Heading2"/>
      </w:pPr>
      <w:bookmarkStart w:id="353" w:name="_Toc167376736"/>
      <w:r>
        <w:t>High Voltage Oil</w:t>
      </w:r>
      <w:bookmarkEnd w:id="353"/>
    </w:p>
    <w:p w14:paraId="5FFF55B5" w14:textId="348B946A" w:rsidR="00072F27" w:rsidRDefault="00F55546" w:rsidP="00C654F7">
      <w:r>
        <w:t>One hundred thirty-five</w:t>
      </w:r>
      <w:r w:rsidR="00C654F7">
        <w:t xml:space="preserve"> gallons of FR3 high voltage oil fills the </w:t>
      </w:r>
      <w:r w:rsidR="00AE6554">
        <w:t xml:space="preserve">phase </w:t>
      </w:r>
      <w:r w:rsidR="00C654F7">
        <w:t>tank to provide electrical insulation.</w:t>
      </w:r>
    </w:p>
    <w:p w14:paraId="6187EBD3" w14:textId="45B3123B" w:rsidR="00C654F7" w:rsidRDefault="007232D9" w:rsidP="00C654F7">
      <w:pPr>
        <w:pStyle w:val="Heading2"/>
      </w:pPr>
      <w:bookmarkStart w:id="354" w:name="_Toc167376737"/>
      <w:r>
        <w:t>Work Platform</w:t>
      </w:r>
      <w:bookmarkEnd w:id="354"/>
    </w:p>
    <w:p w14:paraId="366EED26" w14:textId="4FE601D8" w:rsidR="00C654F7" w:rsidRDefault="007232D9" w:rsidP="00C654F7">
      <w:r>
        <w:t xml:space="preserve">Work to access the </w:t>
      </w:r>
      <w:r w:rsidR="00F55546">
        <w:t>phase tank</w:t>
      </w:r>
      <w:r>
        <w:t xml:space="preserve"> requires access to the top of the HVPS.</w:t>
      </w:r>
      <w:r w:rsidR="00DA6BDB">
        <w:t xml:space="preserve">  Scaffolding with rails surrounds the HVPSs and protects against falls.  There are trip hazards on top of the HVPSs and there is the potential that the metal may be slippery from oil.</w:t>
      </w:r>
    </w:p>
    <w:p w14:paraId="588C8912" w14:textId="16A54A6B" w:rsidR="00CB140E" w:rsidRDefault="00DA6BDB" w:rsidP="00B95FFC">
      <w:pPr>
        <w:pStyle w:val="Heading1"/>
        <w:rPr>
          <w:u w:val="single"/>
        </w:rPr>
      </w:pPr>
      <w:bookmarkStart w:id="355" w:name="_Ref151565160"/>
      <w:bookmarkStart w:id="356" w:name="_Toc167376738"/>
      <w:r>
        <w:rPr>
          <w:u w:val="single"/>
        </w:rPr>
        <w:t>Work in the Phase Tank</w:t>
      </w:r>
      <w:bookmarkEnd w:id="355"/>
      <w:bookmarkEnd w:id="356"/>
    </w:p>
    <w:p w14:paraId="3CB26BA9" w14:textId="5ED6051A" w:rsidR="00CB140E" w:rsidRDefault="00CB140E" w:rsidP="00CB140E">
      <w:pPr>
        <w:pStyle w:val="Heading2"/>
      </w:pPr>
      <w:bookmarkStart w:id="357" w:name="_Toc167376739"/>
      <w:r>
        <w:t xml:space="preserve">Verify </w:t>
      </w:r>
      <w:r w:rsidR="00DA6BDB">
        <w:t>That the Input Energy to the HVPS Has Been Removed</w:t>
      </w:r>
      <w:bookmarkEnd w:id="357"/>
    </w:p>
    <w:p w14:paraId="594F849D" w14:textId="77777777" w:rsidR="00CB140E" w:rsidRDefault="00462F28" w:rsidP="00CB140E">
      <w:pPr>
        <w:pStyle w:val="Heading3"/>
      </w:pPr>
      <w:bookmarkStart w:id="358" w:name="_Toc167376740"/>
      <w:r>
        <w:t>Verify that SPEAR3 RF HVPS Energy Isolation Plan has been executed</w:t>
      </w:r>
      <w:r w:rsidR="00237FF6">
        <w:t xml:space="preserve"> and join the lockout</w:t>
      </w:r>
      <w:r w:rsidR="009B7673">
        <w:t>.</w:t>
      </w:r>
      <w:bookmarkEnd w:id="358"/>
    </w:p>
    <w:p w14:paraId="5A9F6030" w14:textId="77777777" w:rsidR="00462F28" w:rsidRDefault="00CB140E" w:rsidP="00CB140E">
      <w:r>
        <w:t>_____</w:t>
      </w:r>
      <w:proofErr w:type="gramStart"/>
      <w:r>
        <w:t xml:space="preserve">_  </w:t>
      </w:r>
      <w:r w:rsidR="00462F28">
        <w:t>Verify</w:t>
      </w:r>
      <w:proofErr w:type="gramEnd"/>
      <w:r w:rsidR="00462F28">
        <w:t xml:space="preserve"> that EIP SR-444-636-02-R</w:t>
      </w:r>
      <w:r w:rsidR="00D33981">
        <w:t>2</w:t>
      </w:r>
      <w:r w:rsidR="00462F28">
        <w:t xml:space="preserve"> has been executed.</w:t>
      </w:r>
    </w:p>
    <w:p w14:paraId="2F39F385" w14:textId="77777777" w:rsidR="00237FF6" w:rsidRPr="00237FF6" w:rsidRDefault="00462F28" w:rsidP="00CB140E">
      <w:r w:rsidRPr="00997405">
        <w:rPr>
          <w:b/>
          <w:bCs/>
          <w:color w:val="FF0000"/>
          <w:shd w:val="clear" w:color="auto" w:fill="FF8080"/>
        </w:rPr>
        <w:t>_____</w:t>
      </w:r>
      <w:proofErr w:type="gramStart"/>
      <w:r w:rsidRPr="00997405">
        <w:rPr>
          <w:b/>
          <w:bCs/>
          <w:color w:val="FF0000"/>
          <w:shd w:val="clear" w:color="auto" w:fill="FF8080"/>
        </w:rPr>
        <w:t>_</w:t>
      </w:r>
      <w:r>
        <w:t xml:space="preserve">  Apply</w:t>
      </w:r>
      <w:proofErr w:type="gramEnd"/>
      <w:r>
        <w:t xml:space="preserve"> a personal red </w:t>
      </w:r>
      <w:proofErr w:type="spellStart"/>
      <w:r>
        <w:t>CoHE</w:t>
      </w:r>
      <w:proofErr w:type="spellEnd"/>
      <w:r>
        <w:t xml:space="preserve"> lock to the group lockout box.</w:t>
      </w:r>
    </w:p>
    <w:p w14:paraId="5D40063D" w14:textId="77777777" w:rsidR="00CB140E" w:rsidRDefault="00237FF6" w:rsidP="00CB140E">
      <w:bookmarkStart w:id="359" w:name="_Hlk149148303"/>
      <w:r w:rsidRPr="00997405">
        <w:rPr>
          <w:b/>
          <w:bCs/>
          <w:color w:val="FF0000"/>
          <w:shd w:val="clear" w:color="auto" w:fill="FF8080"/>
        </w:rPr>
        <w:t>_____</w:t>
      </w:r>
      <w:proofErr w:type="gramStart"/>
      <w:r w:rsidRPr="00997405">
        <w:rPr>
          <w:b/>
          <w:bCs/>
          <w:color w:val="FF0000"/>
          <w:shd w:val="clear" w:color="auto" w:fill="FF8080"/>
        </w:rPr>
        <w:t>_</w:t>
      </w:r>
      <w:r>
        <w:t xml:space="preserve">  Sign</w:t>
      </w:r>
      <w:proofErr w:type="gramEnd"/>
      <w:r>
        <w:t xml:space="preserve"> into the Complex Lockout Permit.</w:t>
      </w:r>
    </w:p>
    <w:p w14:paraId="5689393F" w14:textId="4193305C" w:rsidR="00AE6554" w:rsidRDefault="00AE6554" w:rsidP="00AE6554">
      <w:pPr>
        <w:pStyle w:val="Heading2"/>
      </w:pPr>
      <w:bookmarkStart w:id="360" w:name="_Toc167376741"/>
      <w:r>
        <w:t>Bring the Replacement Phase Stacks to the top of the HVPS</w:t>
      </w:r>
      <w:bookmarkEnd w:id="360"/>
    </w:p>
    <w:p w14:paraId="5BEEA5EE" w14:textId="26093AB6" w:rsidR="00AE6554" w:rsidRPr="00AE6554" w:rsidRDefault="00AE6554" w:rsidP="00AE6554">
      <w:r>
        <w:t>_____</w:t>
      </w:r>
      <w:proofErr w:type="gramStart"/>
      <w:r>
        <w:t>_  Coordinate</w:t>
      </w:r>
      <w:proofErr w:type="gramEnd"/>
      <w:r>
        <w:t xml:space="preserve"> with the SSRL mechanical services group (MSG) to bring the twelve replacement thyristor phase stacks </w:t>
      </w:r>
      <w:r w:rsidR="004E1B07">
        <w:t xml:space="preserve">up </w:t>
      </w:r>
      <w:r>
        <w:t>to the top of the HVPS using a forklift and lifting basket.</w:t>
      </w:r>
    </w:p>
    <w:p w14:paraId="7C3C3297" w14:textId="0DD20921" w:rsidR="00D33981" w:rsidRDefault="00DA6BDB" w:rsidP="007D274B">
      <w:pPr>
        <w:pStyle w:val="Heading2"/>
      </w:pPr>
      <w:bookmarkStart w:id="361" w:name="_Toc167376742"/>
      <w:bookmarkEnd w:id="359"/>
      <w:r>
        <w:t>Remove the Nitrogen Feed to the HVPS</w:t>
      </w:r>
      <w:bookmarkEnd w:id="361"/>
    </w:p>
    <w:p w14:paraId="2EEA3C0B" w14:textId="39B3E004" w:rsidR="00DA6BDB" w:rsidRDefault="00DA6BDB" w:rsidP="00DA6BDB">
      <w:r>
        <w:t>_____</w:t>
      </w:r>
      <w:proofErr w:type="gramStart"/>
      <w:r>
        <w:t>_  Close</w:t>
      </w:r>
      <w:proofErr w:type="gramEnd"/>
      <w:r>
        <w:t xml:space="preserve"> the nitrogen valve, located on the south wall of B514, for the HVPS.</w:t>
      </w:r>
    </w:p>
    <w:p w14:paraId="273AA658" w14:textId="6DEB0037" w:rsidR="00DA6BDB" w:rsidRDefault="00DA6BDB" w:rsidP="00DA6BDB">
      <w:r>
        <w:t>_____</w:t>
      </w:r>
      <w:proofErr w:type="gramStart"/>
      <w:r>
        <w:t>_  Disconnect</w:t>
      </w:r>
      <w:proofErr w:type="gramEnd"/>
      <w:r>
        <w:t xml:space="preserve"> the nitrogen feed line from the main tank.</w:t>
      </w:r>
    </w:p>
    <w:p w14:paraId="6493CD7A" w14:textId="47F8B6D0" w:rsidR="00DA6BDB" w:rsidRDefault="00DA6BDB" w:rsidP="00DA6BDB">
      <w:r>
        <w:t>_____</w:t>
      </w:r>
      <w:proofErr w:type="gramStart"/>
      <w:r>
        <w:t>_  Place</w:t>
      </w:r>
      <w:proofErr w:type="gramEnd"/>
      <w:r>
        <w:t xml:space="preserve"> a lockout boot on the connection on the main tank and secure that boot with an RF administrative lock.</w:t>
      </w:r>
    </w:p>
    <w:p w14:paraId="6BD38B3A" w14:textId="21A298DD" w:rsidR="00DA6BDB" w:rsidRDefault="00DA6BDB" w:rsidP="00DA6BDB">
      <w:pPr>
        <w:pStyle w:val="Heading2"/>
      </w:pPr>
      <w:bookmarkStart w:id="362" w:name="_Toc167376743"/>
      <w:r>
        <w:lastRenderedPageBreak/>
        <w:t xml:space="preserve">Pump Out the Oil from the </w:t>
      </w:r>
      <w:r w:rsidR="00006A36">
        <w:t>Phase</w:t>
      </w:r>
      <w:r>
        <w:t xml:space="preserve"> Tank</w:t>
      </w:r>
      <w:bookmarkEnd w:id="362"/>
    </w:p>
    <w:p w14:paraId="270CB95B" w14:textId="29199B8D" w:rsidR="00DA6BDB" w:rsidRDefault="00DA6BDB" w:rsidP="00DA6BDB">
      <w:r>
        <w:t>_____</w:t>
      </w:r>
      <w:proofErr w:type="gramStart"/>
      <w:r>
        <w:t xml:space="preserve">_  </w:t>
      </w:r>
      <w:r w:rsidR="006A5EDB">
        <w:t>Set</w:t>
      </w:r>
      <w:proofErr w:type="gramEnd"/>
      <w:r w:rsidR="006A5EDB">
        <w:t xml:space="preserve"> up the temporary secondary containment berm next to B514 and place a temporary storage pod inside of the berm.</w:t>
      </w:r>
    </w:p>
    <w:p w14:paraId="4FAC8218" w14:textId="0C0B2119" w:rsidR="006A5EDB" w:rsidRDefault="006A5EDB" w:rsidP="00DA6BDB">
      <w:r>
        <w:t>_____</w:t>
      </w:r>
      <w:proofErr w:type="gramStart"/>
      <w:r>
        <w:t xml:space="preserve">_  </w:t>
      </w:r>
      <w:r w:rsidR="00171B7E">
        <w:t>Using</w:t>
      </w:r>
      <w:proofErr w:type="gramEnd"/>
      <w:r w:rsidR="00171B7E">
        <w:t xml:space="preserve"> the pneumatic oil pump, hoses, tubes, and quick disconnect fittings, connect a hose to the oil port on the phase tank and pump out the oil from the phase tank into the temporary storage pod.</w:t>
      </w:r>
    </w:p>
    <w:p w14:paraId="072BADB1" w14:textId="77777777" w:rsidR="00006A36" w:rsidRDefault="00006A36" w:rsidP="00006A36">
      <w:r>
        <w:t>_____</w:t>
      </w:r>
      <w:proofErr w:type="gramStart"/>
      <w:r>
        <w:t>_  Clean</w:t>
      </w:r>
      <w:proofErr w:type="gramEnd"/>
      <w:r>
        <w:t xml:space="preserve"> up any oil that has spilled during this process.</w:t>
      </w:r>
    </w:p>
    <w:p w14:paraId="2F4C2E27" w14:textId="6D723823" w:rsidR="00171B7E" w:rsidRDefault="00171B7E" w:rsidP="00171B7E">
      <w:pPr>
        <w:pStyle w:val="Heading2"/>
      </w:pPr>
      <w:bookmarkStart w:id="363" w:name="_Toc167376744"/>
      <w:r>
        <w:t>Disconnect the Cooling Water Lines from the Phase Tank</w:t>
      </w:r>
      <w:bookmarkEnd w:id="363"/>
    </w:p>
    <w:p w14:paraId="0BAB0D14" w14:textId="74772CC2" w:rsidR="00171B7E" w:rsidRDefault="00171B7E" w:rsidP="00171B7E">
      <w:r>
        <w:t>_____</w:t>
      </w:r>
      <w:proofErr w:type="gramStart"/>
      <w:r>
        <w:t>_  Valve</w:t>
      </w:r>
      <w:proofErr w:type="gramEnd"/>
      <w:r>
        <w:t xml:space="preserve"> off first the supply and then the return LCW lines on the south wall of B514 for the HVPS.</w:t>
      </w:r>
    </w:p>
    <w:p w14:paraId="6BEC645A" w14:textId="6CCA6812" w:rsidR="00171B7E" w:rsidRDefault="00171B7E" w:rsidP="00171B7E">
      <w:r>
        <w:t>_____</w:t>
      </w:r>
      <w:proofErr w:type="gramStart"/>
      <w:r>
        <w:t>_  Disconnect</w:t>
      </w:r>
      <w:proofErr w:type="gramEnd"/>
      <w:r>
        <w:t xml:space="preserve"> the quick disconnect water hoses from the phase tank connections</w:t>
      </w:r>
      <w:r w:rsidR="00AD4E6F">
        <w:t xml:space="preserve"> (</w:t>
      </w:r>
      <w:ins w:id="364" w:author="Sebek, Jim" w:date="2024-05-23T17:07:00Z">
        <w:r w:rsidR="00FB3D42">
          <w:fldChar w:fldCharType="begin"/>
        </w:r>
        <w:r w:rsidR="00FB3D42">
          <w:instrText xml:space="preserve"> REF _Ref167376493 \h </w:instrText>
        </w:r>
      </w:ins>
      <w:r w:rsidR="00FB3D42">
        <w:fldChar w:fldCharType="separate"/>
      </w:r>
      <w:ins w:id="365" w:author="Sebek, Jim" w:date="2024-05-23T17:07:00Z">
        <w:r w:rsidR="00FB3D42">
          <w:t xml:space="preserve">Figure </w:t>
        </w:r>
        <w:r w:rsidR="00FB3D42">
          <w:rPr>
            <w:noProof/>
          </w:rPr>
          <w:t>2</w:t>
        </w:r>
        <w:r w:rsidR="00FB3D42">
          <w:fldChar w:fldCharType="end"/>
        </w:r>
      </w:ins>
      <w:del w:id="366" w:author="Sebek, Jim" w:date="2024-05-23T17:08:00Z">
        <w:r w:rsidR="00AD4E6F" w:rsidDel="00FB3D42">
          <w:delText>figure 2</w:delText>
        </w:r>
      </w:del>
      <w:r w:rsidR="00AD4E6F">
        <w:t>)</w:t>
      </w:r>
      <w:r>
        <w:t>.</w:t>
      </w:r>
    </w:p>
    <w:p w14:paraId="4835569B" w14:textId="77777777" w:rsidR="00694FDA" w:rsidRDefault="00694FDA" w:rsidP="00694FDA">
      <w:pPr>
        <w:keepNext/>
        <w:jc w:val="center"/>
      </w:pPr>
      <w:r>
        <w:rPr>
          <w:noProof/>
        </w:rPr>
        <w:drawing>
          <wp:inline distT="0" distB="0" distL="0" distR="0" wp14:anchorId="0BD9F8D9" wp14:editId="26286AC1">
            <wp:extent cx="3975100" cy="2981325"/>
            <wp:effectExtent l="0" t="0" r="6350" b="9525"/>
            <wp:docPr id="1116080533" name="Picture 1" descr="A metal box with pipes and a couple of ho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80533" name="Picture 1" descr="A metal box with pipes and a couple of hose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75247" cy="2981435"/>
                    </a:xfrm>
                    <a:prstGeom prst="rect">
                      <a:avLst/>
                    </a:prstGeom>
                  </pic:spPr>
                </pic:pic>
              </a:graphicData>
            </a:graphic>
          </wp:inline>
        </w:drawing>
      </w:r>
    </w:p>
    <w:p w14:paraId="72029804" w14:textId="0A238D91" w:rsidR="00694FDA" w:rsidRDefault="00694FDA" w:rsidP="00694FDA">
      <w:pPr>
        <w:pStyle w:val="Caption"/>
        <w:jc w:val="center"/>
      </w:pPr>
      <w:bookmarkStart w:id="367" w:name="_Ref167376493"/>
      <w:bookmarkStart w:id="368" w:name="_Toc167376764"/>
      <w:r>
        <w:t xml:space="preserve">Figure </w:t>
      </w:r>
      <w:r>
        <w:fldChar w:fldCharType="begin"/>
      </w:r>
      <w:r>
        <w:instrText xml:space="preserve"> SEQ Figure \* ARABIC </w:instrText>
      </w:r>
      <w:r>
        <w:fldChar w:fldCharType="separate"/>
      </w:r>
      <w:r w:rsidR="00AD4E6F">
        <w:rPr>
          <w:noProof/>
        </w:rPr>
        <w:t>2</w:t>
      </w:r>
      <w:r>
        <w:fldChar w:fldCharType="end"/>
      </w:r>
      <w:bookmarkEnd w:id="367"/>
      <w:r>
        <w:t>. Phase Tank Plumbing Connections</w:t>
      </w:r>
      <w:bookmarkEnd w:id="368"/>
    </w:p>
    <w:p w14:paraId="21FB039D" w14:textId="4C5E1DDD" w:rsidR="00171B7E" w:rsidRDefault="00171B7E" w:rsidP="00171B7E">
      <w:r>
        <w:t>_____</w:t>
      </w:r>
      <w:proofErr w:type="gramStart"/>
      <w:r>
        <w:t>_  Mop</w:t>
      </w:r>
      <w:proofErr w:type="gramEnd"/>
      <w:r>
        <w:t xml:space="preserve"> up any spilled water.</w:t>
      </w:r>
    </w:p>
    <w:p w14:paraId="60728AD9" w14:textId="565BCEC4" w:rsidR="00171B7E" w:rsidRDefault="00171B7E" w:rsidP="00171B7E">
      <w:pPr>
        <w:pStyle w:val="Heading2"/>
      </w:pPr>
      <w:bookmarkStart w:id="369" w:name="_Toc167376745"/>
      <w:r>
        <w:t>Remove the Phase Tank Cover</w:t>
      </w:r>
      <w:bookmarkEnd w:id="369"/>
    </w:p>
    <w:p w14:paraId="09361A6F" w14:textId="432E1EAB" w:rsidR="00171B7E" w:rsidRDefault="00171B7E" w:rsidP="00171B7E">
      <w:r>
        <w:t>_____</w:t>
      </w:r>
      <w:proofErr w:type="gramStart"/>
      <w:r>
        <w:t>_  Remove</w:t>
      </w:r>
      <w:proofErr w:type="gramEnd"/>
      <w:r>
        <w:t xml:space="preserve"> the bolts that secure the aluminum phase tank cover onto the HVPS</w:t>
      </w:r>
      <w:r w:rsidR="00AD4E6F">
        <w:t xml:space="preserve"> (</w:t>
      </w:r>
      <w:ins w:id="370" w:author="Sebek, Jim" w:date="2024-05-23T17:08:00Z">
        <w:r w:rsidR="00FB3D42">
          <w:fldChar w:fldCharType="begin"/>
        </w:r>
        <w:r w:rsidR="00FB3D42">
          <w:instrText xml:space="preserve"> REF _Ref167376523 \h </w:instrText>
        </w:r>
      </w:ins>
      <w:r w:rsidR="00FB3D42">
        <w:fldChar w:fldCharType="separate"/>
      </w:r>
      <w:ins w:id="371" w:author="Sebek, Jim" w:date="2024-05-23T17:08:00Z">
        <w:r w:rsidR="00FB3D42">
          <w:t xml:space="preserve">Figure </w:t>
        </w:r>
        <w:r w:rsidR="00FB3D42">
          <w:rPr>
            <w:noProof/>
          </w:rPr>
          <w:t>3</w:t>
        </w:r>
        <w:r w:rsidR="00FB3D42">
          <w:fldChar w:fldCharType="end"/>
        </w:r>
      </w:ins>
      <w:del w:id="372" w:author="Sebek, Jim" w:date="2024-05-23T17:08:00Z">
        <w:r w:rsidR="00AD4E6F" w:rsidDel="00FB3D42">
          <w:delText>figure 3</w:delText>
        </w:r>
      </w:del>
      <w:r w:rsidR="00AD4E6F">
        <w:t>)</w:t>
      </w:r>
    </w:p>
    <w:p w14:paraId="11177307" w14:textId="77777777" w:rsidR="00AD4E6F" w:rsidRDefault="00AD4E6F" w:rsidP="00AD4E6F">
      <w:pPr>
        <w:keepNext/>
        <w:jc w:val="center"/>
      </w:pPr>
      <w:r>
        <w:rPr>
          <w:noProof/>
        </w:rPr>
        <w:lastRenderedPageBreak/>
        <w:drawing>
          <wp:inline distT="0" distB="0" distL="0" distR="0" wp14:anchorId="3AFD7D7D" wp14:editId="271ED322">
            <wp:extent cx="3657600" cy="3165231"/>
            <wp:effectExtent l="0" t="0" r="0" b="0"/>
            <wp:docPr id="964970698" name="Picture 5" descr="A person standing on a metal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70698" name="Picture 5" descr="A person standing on a metal surface&#10;&#10;Description automatically generated"/>
                    <pic:cNvPicPr/>
                  </pic:nvPicPr>
                  <pic:blipFill rotWithShape="1">
                    <a:blip r:embed="rId13" cstate="print">
                      <a:extLst>
                        <a:ext uri="{28A0092B-C50C-407E-A947-70E740481C1C}">
                          <a14:useLocalDpi xmlns:a14="http://schemas.microsoft.com/office/drawing/2010/main" val="0"/>
                        </a:ext>
                      </a:extLst>
                    </a:blip>
                    <a:srcRect t="11793" b="23225"/>
                    <a:stretch/>
                  </pic:blipFill>
                  <pic:spPr bwMode="auto">
                    <a:xfrm>
                      <a:off x="0" y="0"/>
                      <a:ext cx="3664011" cy="3170779"/>
                    </a:xfrm>
                    <a:prstGeom prst="rect">
                      <a:avLst/>
                    </a:prstGeom>
                    <a:ln>
                      <a:noFill/>
                    </a:ln>
                    <a:extLst>
                      <a:ext uri="{53640926-AAD7-44D8-BBD7-CCE9431645EC}">
                        <a14:shadowObscured xmlns:a14="http://schemas.microsoft.com/office/drawing/2010/main"/>
                      </a:ext>
                    </a:extLst>
                  </pic:spPr>
                </pic:pic>
              </a:graphicData>
            </a:graphic>
          </wp:inline>
        </w:drawing>
      </w:r>
    </w:p>
    <w:p w14:paraId="28C3B2E3" w14:textId="5E1C6C15" w:rsidR="00AD4E6F" w:rsidRDefault="00AD4E6F" w:rsidP="00AD4E6F">
      <w:pPr>
        <w:pStyle w:val="Caption"/>
        <w:jc w:val="center"/>
      </w:pPr>
      <w:bookmarkStart w:id="373" w:name="_Ref167376523"/>
      <w:bookmarkStart w:id="374" w:name="_Toc167376765"/>
      <w:r>
        <w:t xml:space="preserve">Figure </w:t>
      </w:r>
      <w:r>
        <w:fldChar w:fldCharType="begin"/>
      </w:r>
      <w:r>
        <w:instrText xml:space="preserve"> SEQ Figure \* ARABIC </w:instrText>
      </w:r>
      <w:r>
        <w:fldChar w:fldCharType="separate"/>
      </w:r>
      <w:r>
        <w:rPr>
          <w:noProof/>
        </w:rPr>
        <w:t>3</w:t>
      </w:r>
      <w:r>
        <w:fldChar w:fldCharType="end"/>
      </w:r>
      <w:bookmarkEnd w:id="373"/>
      <w:r>
        <w:t>. Tank Lid, Bolts Installed</w:t>
      </w:r>
      <w:bookmarkEnd w:id="374"/>
    </w:p>
    <w:p w14:paraId="509A4B1B" w14:textId="54B846E0" w:rsidR="00171B7E" w:rsidRDefault="00171B7E" w:rsidP="00171B7E">
      <w:r>
        <w:t>_____</w:t>
      </w:r>
      <w:proofErr w:type="gramStart"/>
      <w:r>
        <w:t xml:space="preserve">_  </w:t>
      </w:r>
      <w:r w:rsidR="005230C0">
        <w:t>As</w:t>
      </w:r>
      <w:proofErr w:type="gramEnd"/>
      <w:r w:rsidR="005230C0">
        <w:t xml:space="preserve"> a two person job, lift the cover off of the phase tank.  Once it is above the HVPS, tilt it slightly so that oil on the radiator has a chance to drain into the phase tank.</w:t>
      </w:r>
    </w:p>
    <w:p w14:paraId="2F87A115" w14:textId="68A01558" w:rsidR="00AD4E6F" w:rsidRDefault="00AD4E6F" w:rsidP="00AD4E6F">
      <w:r>
        <w:t>_____</w:t>
      </w:r>
      <w:proofErr w:type="gramStart"/>
      <w:r>
        <w:t>_  Set</w:t>
      </w:r>
      <w:proofErr w:type="gramEnd"/>
      <w:r>
        <w:t xml:space="preserve"> the phase tank cover on absorbent pads in a location away from the phase tank (</w:t>
      </w:r>
      <w:ins w:id="375" w:author="Sebek, Jim" w:date="2024-05-23T17:08:00Z">
        <w:r w:rsidR="00FB3D42">
          <w:fldChar w:fldCharType="begin"/>
        </w:r>
        <w:r w:rsidR="00FB3D42">
          <w:instrText xml:space="preserve"> REF _Ref167376544 \h </w:instrText>
        </w:r>
      </w:ins>
      <w:r w:rsidR="00FB3D42">
        <w:fldChar w:fldCharType="separate"/>
      </w:r>
      <w:ins w:id="376" w:author="Sebek, Jim" w:date="2024-05-23T17:08:00Z">
        <w:r w:rsidR="00FB3D42">
          <w:t xml:space="preserve">Figure </w:t>
        </w:r>
        <w:r w:rsidR="00FB3D42">
          <w:rPr>
            <w:noProof/>
          </w:rPr>
          <w:t>4</w:t>
        </w:r>
        <w:r w:rsidR="00FB3D42">
          <w:fldChar w:fldCharType="end"/>
        </w:r>
      </w:ins>
      <w:del w:id="377" w:author="Sebek, Jim" w:date="2024-05-23T17:08:00Z">
        <w:r w:rsidDel="00FB3D42">
          <w:delText>figure 4</w:delText>
        </w:r>
      </w:del>
      <w:r>
        <w:t>).</w:t>
      </w:r>
    </w:p>
    <w:p w14:paraId="1FE16654" w14:textId="77777777" w:rsidR="00AD4E6F" w:rsidRDefault="00AD4E6F" w:rsidP="00AD4E6F">
      <w:pPr>
        <w:keepNext/>
        <w:jc w:val="center"/>
      </w:pPr>
      <w:r>
        <w:rPr>
          <w:noProof/>
        </w:rPr>
        <w:drawing>
          <wp:inline distT="0" distB="0" distL="0" distR="0" wp14:anchorId="228C1747" wp14:editId="6F97A195">
            <wp:extent cx="4305300" cy="2097454"/>
            <wp:effectExtent l="0" t="0" r="0" b="0"/>
            <wp:docPr id="352203520" name="Picture 6" descr="A metal floor with a hole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03520" name="Picture 6" descr="A metal floor with a hole in it&#10;&#10;Description automatically generated"/>
                    <pic:cNvPicPr/>
                  </pic:nvPicPr>
                  <pic:blipFill rotWithShape="1">
                    <a:blip r:embed="rId14" cstate="print">
                      <a:extLst>
                        <a:ext uri="{28A0092B-C50C-407E-A947-70E740481C1C}">
                          <a14:useLocalDpi xmlns:a14="http://schemas.microsoft.com/office/drawing/2010/main" val="0"/>
                        </a:ext>
                      </a:extLst>
                    </a:blip>
                    <a:srcRect t="63462"/>
                    <a:stretch/>
                  </pic:blipFill>
                  <pic:spPr bwMode="auto">
                    <a:xfrm>
                      <a:off x="0" y="0"/>
                      <a:ext cx="4312973" cy="2101192"/>
                    </a:xfrm>
                    <a:prstGeom prst="rect">
                      <a:avLst/>
                    </a:prstGeom>
                    <a:ln>
                      <a:noFill/>
                    </a:ln>
                    <a:extLst>
                      <a:ext uri="{53640926-AAD7-44D8-BBD7-CCE9431645EC}">
                        <a14:shadowObscured xmlns:a14="http://schemas.microsoft.com/office/drawing/2010/main"/>
                      </a:ext>
                    </a:extLst>
                  </pic:spPr>
                </pic:pic>
              </a:graphicData>
            </a:graphic>
          </wp:inline>
        </w:drawing>
      </w:r>
    </w:p>
    <w:p w14:paraId="45378EB3" w14:textId="05C7F049" w:rsidR="00AD4E6F" w:rsidRDefault="00AD4E6F" w:rsidP="00AD4E6F">
      <w:pPr>
        <w:pStyle w:val="Caption"/>
        <w:jc w:val="center"/>
      </w:pPr>
      <w:bookmarkStart w:id="378" w:name="_Ref167376544"/>
      <w:bookmarkStart w:id="379" w:name="_Toc167376766"/>
      <w:r>
        <w:t xml:space="preserve">Figure </w:t>
      </w:r>
      <w:r>
        <w:fldChar w:fldCharType="begin"/>
      </w:r>
      <w:r>
        <w:instrText xml:space="preserve"> SEQ Figure \* ARABIC </w:instrText>
      </w:r>
      <w:r>
        <w:fldChar w:fldCharType="separate"/>
      </w:r>
      <w:r>
        <w:rPr>
          <w:noProof/>
        </w:rPr>
        <w:t>4</w:t>
      </w:r>
      <w:r>
        <w:fldChar w:fldCharType="end"/>
      </w:r>
      <w:bookmarkEnd w:id="378"/>
      <w:r>
        <w:t xml:space="preserve">. Lid Tilted </w:t>
      </w:r>
      <w:proofErr w:type="gramStart"/>
      <w:r>
        <w:t>To</w:t>
      </w:r>
      <w:proofErr w:type="gramEnd"/>
      <w:r>
        <w:t xml:space="preserve"> Drain</w:t>
      </w:r>
      <w:bookmarkEnd w:id="379"/>
    </w:p>
    <w:p w14:paraId="33975590" w14:textId="4A7DD698" w:rsidR="00AD4E6F" w:rsidRDefault="00AD4E6F">
      <w:r>
        <w:br w:type="page"/>
      </w:r>
    </w:p>
    <w:p w14:paraId="29634D96" w14:textId="162577D9" w:rsidR="005230C0" w:rsidRDefault="005230C0" w:rsidP="005230C0">
      <w:pPr>
        <w:pStyle w:val="Heading2"/>
      </w:pPr>
      <w:bookmarkStart w:id="380" w:name="_Toc167376746"/>
      <w:r>
        <w:lastRenderedPageBreak/>
        <w:t>Discharge and Stored Energy in the Phase Tank</w:t>
      </w:r>
      <w:bookmarkEnd w:id="380"/>
    </w:p>
    <w:p w14:paraId="219E79C0" w14:textId="2CB84ED5" w:rsidR="00AD4E6F" w:rsidRPr="00AD4E6F" w:rsidRDefault="00AD4E6F" w:rsidP="00AD4E6F">
      <w:r>
        <w:t xml:space="preserve">For work inside the phase tank, reference the photo in </w:t>
      </w:r>
      <w:ins w:id="381" w:author="Sebek, Jim" w:date="2024-05-23T17:09:00Z">
        <w:r w:rsidR="00FB3D42">
          <w:fldChar w:fldCharType="begin"/>
        </w:r>
        <w:r w:rsidR="00FB3D42">
          <w:instrText xml:space="preserve"> REF _Ref167376561 \h </w:instrText>
        </w:r>
      </w:ins>
      <w:r w:rsidR="00FB3D42">
        <w:fldChar w:fldCharType="separate"/>
      </w:r>
      <w:ins w:id="382" w:author="Sebek, Jim" w:date="2024-05-23T17:09:00Z">
        <w:r w:rsidR="00FB3D42">
          <w:t xml:space="preserve">Figure </w:t>
        </w:r>
        <w:r w:rsidR="00FB3D42">
          <w:rPr>
            <w:noProof/>
          </w:rPr>
          <w:t>5</w:t>
        </w:r>
        <w:r w:rsidR="00FB3D42">
          <w:fldChar w:fldCharType="end"/>
        </w:r>
      </w:ins>
      <w:del w:id="383" w:author="Sebek, Jim" w:date="2024-05-23T17:09:00Z">
        <w:r w:rsidDel="00FB3D42">
          <w:delText>figure 5</w:delText>
        </w:r>
      </w:del>
      <w:r>
        <w:t>.</w:t>
      </w:r>
    </w:p>
    <w:p w14:paraId="059E7B7A" w14:textId="77777777" w:rsidR="00AD4E6F" w:rsidRDefault="00AD4E6F" w:rsidP="00AD4E6F">
      <w:pPr>
        <w:pStyle w:val="Caption"/>
        <w:jc w:val="center"/>
      </w:pPr>
      <w:r>
        <w:rPr>
          <w:noProof/>
        </w:rPr>
        <w:drawing>
          <wp:inline distT="0" distB="0" distL="0" distR="0" wp14:anchorId="31B22124" wp14:editId="19AE237E">
            <wp:extent cx="4013200" cy="3009900"/>
            <wp:effectExtent l="0" t="0" r="6350" b="0"/>
            <wp:docPr id="1572867913" name="Picture 2" descr="A machin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7913" name="Picture 2" descr="A machine with wires and wir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14665" cy="3010999"/>
                    </a:xfrm>
                    <a:prstGeom prst="rect">
                      <a:avLst/>
                    </a:prstGeom>
                  </pic:spPr>
                </pic:pic>
              </a:graphicData>
            </a:graphic>
          </wp:inline>
        </w:drawing>
      </w:r>
      <w:r w:rsidRPr="00AD4E6F">
        <w:t xml:space="preserve"> </w:t>
      </w:r>
    </w:p>
    <w:p w14:paraId="7F883F07" w14:textId="2BF3A793" w:rsidR="00AD4E6F" w:rsidRDefault="00AD4E6F" w:rsidP="00AD4E6F">
      <w:pPr>
        <w:pStyle w:val="Caption"/>
        <w:jc w:val="center"/>
      </w:pPr>
      <w:bookmarkStart w:id="384" w:name="_Ref167376561"/>
      <w:bookmarkStart w:id="385" w:name="_Toc167376767"/>
      <w:r>
        <w:t xml:space="preserve">Figure </w:t>
      </w:r>
      <w:r>
        <w:fldChar w:fldCharType="begin"/>
      </w:r>
      <w:r>
        <w:instrText xml:space="preserve"> SEQ Figure \* ARABIC </w:instrText>
      </w:r>
      <w:r>
        <w:fldChar w:fldCharType="separate"/>
      </w:r>
      <w:r>
        <w:rPr>
          <w:noProof/>
        </w:rPr>
        <w:t>5</w:t>
      </w:r>
      <w:r>
        <w:fldChar w:fldCharType="end"/>
      </w:r>
      <w:bookmarkEnd w:id="384"/>
      <w:r>
        <w:t>. Phase Tank, Lid Removed</w:t>
      </w:r>
      <w:bookmarkEnd w:id="385"/>
    </w:p>
    <w:p w14:paraId="055AD80A" w14:textId="48946234" w:rsidR="005230C0" w:rsidRDefault="00222570" w:rsidP="005230C0">
      <w:r>
        <w:t>_____</w:t>
      </w:r>
      <w:proofErr w:type="gramStart"/>
      <w:r>
        <w:t>_  Connect</w:t>
      </w:r>
      <w:proofErr w:type="gramEnd"/>
      <w:r>
        <w:t xml:space="preserve"> the two Phenix discharge sticks to earth ground on the HVPS.</w:t>
      </w:r>
    </w:p>
    <w:p w14:paraId="15266EC0" w14:textId="71AFCA95" w:rsidR="00C10C89" w:rsidRDefault="00C10C89" w:rsidP="00C10C89">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Touch</w:t>
      </w:r>
      <w:proofErr w:type="gramEnd"/>
      <w:r>
        <w:t>, for five seconds, one of the discharge sticks to one terminal of each of the two pairs of inductor bushings in the phase tank (upper bushings).</w:t>
      </w:r>
    </w:p>
    <w:p w14:paraId="57B14CEB" w14:textId="67BE483A" w:rsidR="00222570" w:rsidRDefault="00222570" w:rsidP="005230C0">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Touch</w:t>
      </w:r>
      <w:proofErr w:type="gramEnd"/>
      <w:r>
        <w:t>, for five seconds, one of the discharge sticks to each of the six phase bushings in the phase tank (</w:t>
      </w:r>
      <w:r w:rsidR="00C10C89">
        <w:t>low</w:t>
      </w:r>
      <w:r>
        <w:t>er bushings).</w:t>
      </w:r>
    </w:p>
    <w:p w14:paraId="3C3E0EE0" w14:textId="23B786E3" w:rsidR="009102C1" w:rsidRDefault="00222570" w:rsidP="009102C1">
      <w:r w:rsidRPr="00222570">
        <w:rPr>
          <w:color w:val="C00000"/>
          <w:shd w:val="clear" w:color="auto" w:fill="FF8080"/>
        </w:rPr>
        <w:t>_____</w:t>
      </w:r>
      <w:proofErr w:type="gramStart"/>
      <w:r w:rsidRPr="00222570">
        <w:rPr>
          <w:color w:val="C00000"/>
          <w:shd w:val="clear" w:color="auto" w:fill="FF8080"/>
        </w:rPr>
        <w:t>_</w:t>
      </w:r>
      <w:r w:rsidRPr="00222570">
        <w:rPr>
          <w:color w:val="C00000"/>
        </w:rPr>
        <w:t xml:space="preserve">  </w:t>
      </w:r>
      <w:r>
        <w:t>Keeping</w:t>
      </w:r>
      <w:proofErr w:type="gramEnd"/>
      <w:r>
        <w:t xml:space="preserve"> the first discharge sticks on an inductor bushing, touch, for five seconds, the second discharge stick to the three phase bushings associated with that inductor.  Then move the first discharge stick to a bushing connected to the other inductor</w:t>
      </w:r>
      <w:r w:rsidR="009102C1">
        <w:t>.  While the first stick remains on the inductor bushing, touch, for five seconds, the second discharge stick to the three phase bushings associated with that inductor.</w:t>
      </w:r>
    </w:p>
    <w:p w14:paraId="6D2D95A2" w14:textId="2C6FC2AF" w:rsidR="009102C1" w:rsidRDefault="009102C1" w:rsidP="009102C1">
      <w:pPr>
        <w:pStyle w:val="Heading2"/>
      </w:pPr>
      <w:bookmarkStart w:id="386" w:name="_Toc167376747"/>
      <w:r>
        <w:t xml:space="preserve">Disconnect the Grounding </w:t>
      </w:r>
      <w:proofErr w:type="spellStart"/>
      <w:r>
        <w:t>Buswork</w:t>
      </w:r>
      <w:bookmarkEnd w:id="386"/>
      <w:proofErr w:type="spellEnd"/>
    </w:p>
    <w:p w14:paraId="689DF7B3" w14:textId="6504B091" w:rsidR="0073348C" w:rsidRPr="0073348C" w:rsidRDefault="0073348C" w:rsidP="0073348C">
      <w:r>
        <w:t xml:space="preserve">There are two identical sets of grounding </w:t>
      </w:r>
      <w:proofErr w:type="spellStart"/>
      <w:r>
        <w:t>buswork</w:t>
      </w:r>
      <w:proofErr w:type="spellEnd"/>
      <w:r>
        <w:t>, one for each of the rectifier transformers.</w:t>
      </w:r>
    </w:p>
    <w:p w14:paraId="64292615" w14:textId="08DE3178" w:rsidR="009102C1" w:rsidRDefault="009102C1" w:rsidP="009102C1">
      <w:r>
        <w:t>_____</w:t>
      </w:r>
      <w:proofErr w:type="gramStart"/>
      <w:r>
        <w:t>_  Unbolt</w:t>
      </w:r>
      <w:proofErr w:type="gramEnd"/>
      <w:r>
        <w:t xml:space="preserve"> the plated copper tubing for grounding the top of the components from the walls of the phase tank.</w:t>
      </w:r>
    </w:p>
    <w:p w14:paraId="13B0C620" w14:textId="5EDBB758" w:rsidR="009102C1" w:rsidRDefault="009102C1" w:rsidP="009102C1">
      <w:r>
        <w:t>_____</w:t>
      </w:r>
      <w:proofErr w:type="gramStart"/>
      <w:r>
        <w:t>_  Unbolt</w:t>
      </w:r>
      <w:proofErr w:type="gramEnd"/>
      <w:r>
        <w:t xml:space="preserve"> the plated copper tubing from the insulated standoffs that hold the twelve phase control stacks.</w:t>
      </w:r>
    </w:p>
    <w:p w14:paraId="0A2A6FA9" w14:textId="1DA9B7A6" w:rsidR="009102C1" w:rsidRDefault="009102C1" w:rsidP="009102C1">
      <w:pPr>
        <w:pStyle w:val="Heading2"/>
      </w:pPr>
      <w:bookmarkStart w:id="387" w:name="_Toc167376748"/>
      <w:r>
        <w:lastRenderedPageBreak/>
        <w:t>Disconnect the Trigger Firing Connections</w:t>
      </w:r>
      <w:bookmarkEnd w:id="387"/>
    </w:p>
    <w:p w14:paraId="2C07546F" w14:textId="685F3BCE" w:rsidR="009102C1" w:rsidRDefault="009102C1" w:rsidP="009102C1">
      <w:r>
        <w:t>_____</w:t>
      </w:r>
      <w:proofErr w:type="gramStart"/>
      <w:r>
        <w:t>_  For</w:t>
      </w:r>
      <w:proofErr w:type="gramEnd"/>
      <w:r>
        <w:t xml:space="preserve"> each of the twelve stacks, disconnect the cable pair that connects the triggers to the </w:t>
      </w:r>
      <w:r w:rsidR="00C10C89">
        <w:t xml:space="preserve">transformer on the </w:t>
      </w:r>
      <w:r>
        <w:t>top of each stack</w:t>
      </w:r>
      <w:r w:rsidR="00AD4E6F">
        <w:t xml:space="preserve"> (</w:t>
      </w:r>
      <w:ins w:id="388" w:author="Sebek, Jim" w:date="2024-05-23T17:09:00Z">
        <w:r w:rsidR="00FB3D42">
          <w:fldChar w:fldCharType="begin"/>
        </w:r>
        <w:r w:rsidR="00FB3D42">
          <w:instrText xml:space="preserve"> REF _Ref167376598 \h </w:instrText>
        </w:r>
      </w:ins>
      <w:r w:rsidR="00FB3D42">
        <w:fldChar w:fldCharType="separate"/>
      </w:r>
      <w:ins w:id="389" w:author="Sebek, Jim" w:date="2024-05-23T17:09:00Z">
        <w:r w:rsidR="00FB3D42">
          <w:t xml:space="preserve">Figure </w:t>
        </w:r>
        <w:r w:rsidR="00FB3D42">
          <w:rPr>
            <w:noProof/>
          </w:rPr>
          <w:t>6</w:t>
        </w:r>
        <w:r w:rsidR="00FB3D42">
          <w:fldChar w:fldCharType="end"/>
        </w:r>
      </w:ins>
      <w:del w:id="390" w:author="Sebek, Jim" w:date="2024-05-23T17:09:00Z">
        <w:r w:rsidR="00AD4E6F" w:rsidDel="00FB3D42">
          <w:delText>figure 6</w:delText>
        </w:r>
      </w:del>
      <w:r w:rsidR="00AD4E6F">
        <w:t>)</w:t>
      </w:r>
      <w:r>
        <w:t>.  Take notice of which color of each pair goes to each of the two terminals.</w:t>
      </w:r>
    </w:p>
    <w:p w14:paraId="627C1CF6" w14:textId="77777777" w:rsidR="00694FDA" w:rsidRDefault="00694FDA" w:rsidP="00694FDA">
      <w:pPr>
        <w:keepNext/>
        <w:jc w:val="center"/>
      </w:pPr>
      <w:r>
        <w:rPr>
          <w:noProof/>
        </w:rPr>
        <w:drawing>
          <wp:inline distT="0" distB="0" distL="0" distR="0" wp14:anchorId="0269B5D8" wp14:editId="34E0253D">
            <wp:extent cx="4057650" cy="3043238"/>
            <wp:effectExtent l="0" t="0" r="0" b="5080"/>
            <wp:docPr id="1590924789" name="Picture 3" descr="Close-up of a machine with wires and cab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24789" name="Picture 3" descr="Close-up of a machine with wires and cabl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1009" cy="3045757"/>
                    </a:xfrm>
                    <a:prstGeom prst="rect">
                      <a:avLst/>
                    </a:prstGeom>
                  </pic:spPr>
                </pic:pic>
              </a:graphicData>
            </a:graphic>
          </wp:inline>
        </w:drawing>
      </w:r>
    </w:p>
    <w:p w14:paraId="5B743999" w14:textId="4A8ADC36" w:rsidR="00694FDA" w:rsidRDefault="00694FDA" w:rsidP="00694FDA">
      <w:pPr>
        <w:pStyle w:val="Caption"/>
        <w:jc w:val="center"/>
      </w:pPr>
      <w:bookmarkStart w:id="391" w:name="_Ref167376598"/>
      <w:bookmarkStart w:id="392" w:name="_Toc167376768"/>
      <w:r>
        <w:t xml:space="preserve">Figure </w:t>
      </w:r>
      <w:r>
        <w:fldChar w:fldCharType="begin"/>
      </w:r>
      <w:r>
        <w:instrText xml:space="preserve"> SEQ Figure \* ARABIC </w:instrText>
      </w:r>
      <w:r>
        <w:fldChar w:fldCharType="separate"/>
      </w:r>
      <w:r w:rsidR="00AD4E6F">
        <w:rPr>
          <w:noProof/>
        </w:rPr>
        <w:t>6</w:t>
      </w:r>
      <w:r>
        <w:fldChar w:fldCharType="end"/>
      </w:r>
      <w:bookmarkEnd w:id="391"/>
      <w:r>
        <w:t>. Trigger Connections, Typical</w:t>
      </w:r>
      <w:bookmarkEnd w:id="392"/>
    </w:p>
    <w:p w14:paraId="00033A5D" w14:textId="631F685E" w:rsidR="009102C1" w:rsidRDefault="00C10C89" w:rsidP="009102C1">
      <w:pPr>
        <w:pStyle w:val="Heading2"/>
      </w:pPr>
      <w:bookmarkStart w:id="393" w:name="_Toc167376749"/>
      <w:r>
        <w:t xml:space="preserve">Remove the Remaining </w:t>
      </w:r>
      <w:proofErr w:type="spellStart"/>
      <w:r>
        <w:t>Buswork</w:t>
      </w:r>
      <w:bookmarkEnd w:id="393"/>
      <w:proofErr w:type="spellEnd"/>
    </w:p>
    <w:p w14:paraId="12B4AABE" w14:textId="1B192628"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the inductor bushings.</w:t>
      </w:r>
    </w:p>
    <w:p w14:paraId="6A2491FB" w14:textId="4162C31C"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each other.</w:t>
      </w:r>
    </w:p>
    <w:p w14:paraId="3588BBC3" w14:textId="1B25DB81" w:rsidR="00C10C89" w:rsidRDefault="00C10C89" w:rsidP="00C10C89">
      <w:r>
        <w:t>_____</w:t>
      </w:r>
      <w:proofErr w:type="gramStart"/>
      <w:r>
        <w:t>_  Remove</w:t>
      </w:r>
      <w:proofErr w:type="gramEnd"/>
      <w:r>
        <w:t xml:space="preserve"> the </w:t>
      </w:r>
      <w:proofErr w:type="spellStart"/>
      <w:r>
        <w:t>buswork</w:t>
      </w:r>
      <w:proofErr w:type="spellEnd"/>
      <w:r>
        <w:t xml:space="preserve"> that connects the stacks to the input phases</w:t>
      </w:r>
      <w:r w:rsidR="00A70D5B">
        <w:t>.</w:t>
      </w:r>
    </w:p>
    <w:p w14:paraId="638D85A6" w14:textId="79EE7AF2" w:rsidR="00A70D5B" w:rsidRDefault="00A70D5B" w:rsidP="00C10C89">
      <w:r>
        <w:t>_____</w:t>
      </w:r>
      <w:proofErr w:type="gramStart"/>
      <w:r>
        <w:t>_  Remove</w:t>
      </w:r>
      <w:proofErr w:type="gramEnd"/>
      <w:r>
        <w:t xml:space="preserve"> the </w:t>
      </w:r>
      <w:proofErr w:type="spellStart"/>
      <w:r>
        <w:t>buswork</w:t>
      </w:r>
      <w:proofErr w:type="spellEnd"/>
      <w:r>
        <w:t xml:space="preserve"> that connects the stacks to their individual snubber circuits.</w:t>
      </w:r>
    </w:p>
    <w:p w14:paraId="1B599183" w14:textId="179CAFC3" w:rsidR="00A70D5B" w:rsidRDefault="00A70D5B" w:rsidP="00A70D5B">
      <w:pPr>
        <w:pStyle w:val="Heading2"/>
      </w:pPr>
      <w:bookmarkStart w:id="394" w:name="_Toc167376750"/>
      <w:r>
        <w:t xml:space="preserve">Remove the </w:t>
      </w:r>
      <w:r w:rsidR="00A613C9">
        <w:t xml:space="preserve">Existing </w:t>
      </w:r>
      <w:r w:rsidR="003104B4">
        <w:t xml:space="preserve">Phase </w:t>
      </w:r>
      <w:r>
        <w:t>Stacks from the Phase Tank</w:t>
      </w:r>
      <w:bookmarkEnd w:id="394"/>
    </w:p>
    <w:p w14:paraId="0855B7BC" w14:textId="3102D8B5" w:rsidR="00A70D5B" w:rsidRDefault="00A70D5B" w:rsidP="00A70D5B">
      <w:r>
        <w:t>_____</w:t>
      </w:r>
      <w:proofErr w:type="gramStart"/>
      <w:r>
        <w:t>_  Unscrew</w:t>
      </w:r>
      <w:proofErr w:type="gramEnd"/>
      <w:r>
        <w:t xml:space="preserve"> the threaded </w:t>
      </w:r>
      <w:r w:rsidR="003104B4">
        <w:t xml:space="preserve">phase </w:t>
      </w:r>
      <w:r>
        <w:t>stacks from the baseplate and place them in the plastic containers for return to the shop and testing.</w:t>
      </w:r>
    </w:p>
    <w:p w14:paraId="230EA6BE" w14:textId="293FDBF1" w:rsidR="00A70D5B" w:rsidRDefault="00A70D5B" w:rsidP="00A70D5B">
      <w:pPr>
        <w:pStyle w:val="Heading2"/>
      </w:pPr>
      <w:bookmarkStart w:id="395" w:name="_Toc167376751"/>
      <w:r>
        <w:t>Evaluation of Snubber Circuits</w:t>
      </w:r>
      <w:bookmarkEnd w:id="395"/>
    </w:p>
    <w:p w14:paraId="28488DB8" w14:textId="5D2A00BA" w:rsidR="00A70D5B" w:rsidRDefault="00A70D5B" w:rsidP="00A70D5B">
      <w:r>
        <w:t>_____</w:t>
      </w:r>
      <w:proofErr w:type="gramStart"/>
      <w:r>
        <w:t>_  Visually</w:t>
      </w:r>
      <w:proofErr w:type="gramEnd"/>
      <w:r>
        <w:t xml:space="preserve"> inspect the snubber resistors and capacitors for any obvious signs of wear and/or damage.</w:t>
      </w:r>
    </w:p>
    <w:p w14:paraId="2E182EA5" w14:textId="11EBB419" w:rsidR="00A70D5B" w:rsidRDefault="00A70D5B" w:rsidP="00A70D5B">
      <w:r>
        <w:t>_____</w:t>
      </w:r>
      <w:proofErr w:type="gramStart"/>
      <w:r>
        <w:t>_  Measure</w:t>
      </w:r>
      <w:proofErr w:type="gramEnd"/>
      <w:r>
        <w:t xml:space="preserve"> the values of the snubber resistors and replace any that are out of tolerance.</w:t>
      </w:r>
    </w:p>
    <w:p w14:paraId="779FBE50" w14:textId="6F3E5295" w:rsidR="00A70D5B" w:rsidRPr="00A70D5B" w:rsidRDefault="00A70D5B" w:rsidP="00A70D5B">
      <w:r>
        <w:t>_____</w:t>
      </w:r>
      <w:proofErr w:type="gramStart"/>
      <w:r>
        <w:t>_  Measure</w:t>
      </w:r>
      <w:proofErr w:type="gramEnd"/>
      <w:r>
        <w:t xml:space="preserve"> the values of the snubber capacitors and replace any that are out of tolerance.</w:t>
      </w:r>
    </w:p>
    <w:p w14:paraId="771AEEF0" w14:textId="29139059" w:rsidR="007F5BBC" w:rsidRDefault="007F5BBC" w:rsidP="007F5BBC">
      <w:pPr>
        <w:pStyle w:val="Heading1"/>
      </w:pPr>
      <w:bookmarkStart w:id="396" w:name="_Ref151565129"/>
      <w:bookmarkStart w:id="397" w:name="_Toc167376752"/>
      <w:r>
        <w:lastRenderedPageBreak/>
        <w:t xml:space="preserve">Reconfigure </w:t>
      </w:r>
      <w:r w:rsidR="00911B04">
        <w:t>System to Operation</w:t>
      </w:r>
      <w:r w:rsidR="00A70D5B">
        <w:t>al Condition</w:t>
      </w:r>
      <w:bookmarkEnd w:id="396"/>
      <w:bookmarkEnd w:id="397"/>
    </w:p>
    <w:p w14:paraId="39789AEB" w14:textId="38D520EC" w:rsidR="007F5BBC" w:rsidRDefault="00A613C9" w:rsidP="00A613C9">
      <w:r>
        <w:t xml:space="preserve">Section </w:t>
      </w:r>
      <w:r>
        <w:fldChar w:fldCharType="begin"/>
      </w:r>
      <w:r>
        <w:instrText xml:space="preserve"> REF _Ref151565129 \r \h </w:instrText>
      </w:r>
      <w:r>
        <w:fldChar w:fldCharType="separate"/>
      </w:r>
      <w:r w:rsidR="00755F60">
        <w:t>10</w:t>
      </w:r>
      <w:r>
        <w:fldChar w:fldCharType="end"/>
      </w:r>
      <w:r>
        <w:t xml:space="preserve"> works in the reverse order of section </w:t>
      </w:r>
      <w:r>
        <w:fldChar w:fldCharType="begin"/>
      </w:r>
      <w:r>
        <w:instrText xml:space="preserve"> REF _Ref151565160 \r \h </w:instrText>
      </w:r>
      <w:r>
        <w:fldChar w:fldCharType="separate"/>
      </w:r>
      <w:r w:rsidR="00755F60">
        <w:t>9</w:t>
      </w:r>
      <w:r>
        <w:fldChar w:fldCharType="end"/>
      </w:r>
      <w:r>
        <w:t xml:space="preserve"> to restore the phase tank to its operational condition.</w:t>
      </w:r>
    </w:p>
    <w:p w14:paraId="24151D13" w14:textId="49C402B8" w:rsidR="00A613C9" w:rsidRDefault="00A613C9" w:rsidP="00A613C9">
      <w:pPr>
        <w:pStyle w:val="Heading2"/>
      </w:pPr>
      <w:bookmarkStart w:id="398" w:name="_Toc167376753"/>
      <w:r>
        <w:t xml:space="preserve">Install the </w:t>
      </w:r>
      <w:r w:rsidR="003104B4">
        <w:t>Replacement Phase</w:t>
      </w:r>
      <w:r>
        <w:t xml:space="preserve"> Stacks into the Phase Tank</w:t>
      </w:r>
      <w:bookmarkEnd w:id="398"/>
    </w:p>
    <w:p w14:paraId="6A8B10BF" w14:textId="2FAC73F7" w:rsidR="00A613C9" w:rsidRDefault="00A613C9" w:rsidP="00A613C9">
      <w:r>
        <w:t>_____</w:t>
      </w:r>
      <w:proofErr w:type="gramStart"/>
      <w:r>
        <w:t xml:space="preserve">_  </w:t>
      </w:r>
      <w:r w:rsidR="003104B4">
        <w:t>Screw</w:t>
      </w:r>
      <w:proofErr w:type="gramEnd"/>
      <w:r w:rsidR="003104B4">
        <w:t xml:space="preserve"> the replacement phase stacks into the baseplate.  </w:t>
      </w:r>
      <w:r w:rsidR="00E636C7">
        <w:t>Ensure</w:t>
      </w:r>
      <w:r w:rsidR="003104B4">
        <w:t xml:space="preserve"> that when securing them to the baseplate you do not over-torque or otherwise put undue strain on the stacks.</w:t>
      </w:r>
    </w:p>
    <w:p w14:paraId="63D099E7" w14:textId="2BE7F5C5" w:rsidR="003104B4" w:rsidRDefault="003104B4" w:rsidP="003104B4">
      <w:pPr>
        <w:pStyle w:val="Heading2"/>
      </w:pPr>
      <w:bookmarkStart w:id="399" w:name="_Toc167376754"/>
      <w:r>
        <w:t xml:space="preserve">Attach the Electrical </w:t>
      </w:r>
      <w:proofErr w:type="spellStart"/>
      <w:r>
        <w:t>Buswork</w:t>
      </w:r>
      <w:bookmarkEnd w:id="399"/>
      <w:proofErr w:type="spellEnd"/>
    </w:p>
    <w:p w14:paraId="10388EB0" w14:textId="60B4ED33"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w:t>
      </w:r>
      <w:r w:rsidRPr="003104B4">
        <w:t xml:space="preserve"> </w:t>
      </w:r>
      <w:r>
        <w:t>their individual snubber circuits.</w:t>
      </w:r>
    </w:p>
    <w:p w14:paraId="64C6B985" w14:textId="5B7F1B49"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the input phases.</w:t>
      </w:r>
    </w:p>
    <w:p w14:paraId="36C81D60" w14:textId="3646B323"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each other.</w:t>
      </w:r>
    </w:p>
    <w:p w14:paraId="5AAB696C" w14:textId="77777777" w:rsidR="003104B4" w:rsidRDefault="003104B4" w:rsidP="003104B4">
      <w:r>
        <w:t>_____</w:t>
      </w:r>
      <w:proofErr w:type="gramStart"/>
      <w:r>
        <w:t>_  Attach</w:t>
      </w:r>
      <w:proofErr w:type="gramEnd"/>
      <w:r>
        <w:t xml:space="preserve"> the </w:t>
      </w:r>
      <w:proofErr w:type="spellStart"/>
      <w:r>
        <w:t>buswork</w:t>
      </w:r>
      <w:proofErr w:type="spellEnd"/>
      <w:r>
        <w:t xml:space="preserve"> that connects the stacks to the inductor bushings.</w:t>
      </w:r>
    </w:p>
    <w:p w14:paraId="7CF847FF" w14:textId="0ED31059" w:rsidR="003104B4" w:rsidRDefault="003104B4" w:rsidP="003104B4">
      <w:pPr>
        <w:pStyle w:val="Heading2"/>
        <w:numPr>
          <w:ilvl w:val="1"/>
          <w:numId w:val="1"/>
        </w:numPr>
      </w:pPr>
      <w:bookmarkStart w:id="400" w:name="_Toc167376755"/>
      <w:r>
        <w:t>Connect the Trigger Firing Connections</w:t>
      </w:r>
      <w:bookmarkEnd w:id="400"/>
    </w:p>
    <w:p w14:paraId="5BEEF3D3" w14:textId="2594B2C7" w:rsidR="003104B4" w:rsidRDefault="003104B4" w:rsidP="003104B4">
      <w:r>
        <w:t>_____</w:t>
      </w:r>
      <w:proofErr w:type="gramStart"/>
      <w:r>
        <w:t>_  For</w:t>
      </w:r>
      <w:proofErr w:type="gramEnd"/>
      <w:r>
        <w:t xml:space="preserve"> each of the twelve stacks, connect the cable pair that connects the triggers to the transformer on the top of each stack.  Take notice of which color of each pair goes to each of the two terminals to ensure that the pairs are connected properly.</w:t>
      </w:r>
    </w:p>
    <w:p w14:paraId="1B26ADA2" w14:textId="78C8856A" w:rsidR="003104B4" w:rsidRDefault="003104B4" w:rsidP="003104B4">
      <w:pPr>
        <w:pStyle w:val="Heading2"/>
        <w:numPr>
          <w:ilvl w:val="1"/>
          <w:numId w:val="1"/>
        </w:numPr>
      </w:pPr>
      <w:r>
        <w:t xml:space="preserve"> </w:t>
      </w:r>
      <w:bookmarkStart w:id="401" w:name="_Toc167376756"/>
      <w:r w:rsidR="00AE6554">
        <w:t>C</w:t>
      </w:r>
      <w:r>
        <w:t xml:space="preserve">onnect the Grounding </w:t>
      </w:r>
      <w:proofErr w:type="spellStart"/>
      <w:r>
        <w:t>Buswork</w:t>
      </w:r>
      <w:bookmarkEnd w:id="401"/>
      <w:proofErr w:type="spellEnd"/>
    </w:p>
    <w:p w14:paraId="35DFD367" w14:textId="77777777" w:rsidR="003104B4" w:rsidRPr="0073348C" w:rsidRDefault="003104B4" w:rsidP="003104B4">
      <w:r>
        <w:t xml:space="preserve">There are two identical sets of grounding </w:t>
      </w:r>
      <w:proofErr w:type="spellStart"/>
      <w:r>
        <w:t>buswork</w:t>
      </w:r>
      <w:proofErr w:type="spellEnd"/>
      <w:r>
        <w:t>, one for each of the rectifier transformers.</w:t>
      </w:r>
    </w:p>
    <w:p w14:paraId="7C9424C8" w14:textId="5FC8F72C" w:rsidR="003104B4" w:rsidRDefault="003104B4" w:rsidP="003104B4">
      <w:r>
        <w:t>_____</w:t>
      </w:r>
      <w:proofErr w:type="gramStart"/>
      <w:r>
        <w:t>_  Reconnect</w:t>
      </w:r>
      <w:proofErr w:type="gramEnd"/>
      <w:r>
        <w:t xml:space="preserve"> the plated copper tubing to the insulated standoffs that hold the twelve phase control stacks.</w:t>
      </w:r>
    </w:p>
    <w:p w14:paraId="66BDEF0E" w14:textId="320C5E18" w:rsidR="003104B4" w:rsidRDefault="003104B4" w:rsidP="003104B4">
      <w:r>
        <w:t>_____</w:t>
      </w:r>
      <w:proofErr w:type="gramStart"/>
      <w:r>
        <w:t>_  Reconnect</w:t>
      </w:r>
      <w:proofErr w:type="gramEnd"/>
      <w:r>
        <w:t xml:space="preserve"> the plated copper tubing for grounding the top of the components to the walls of the phase tank.</w:t>
      </w:r>
    </w:p>
    <w:p w14:paraId="506C0003" w14:textId="7A4123AD" w:rsidR="003104B4" w:rsidRDefault="003104B4" w:rsidP="003104B4">
      <w:pPr>
        <w:pStyle w:val="Heading2"/>
        <w:numPr>
          <w:ilvl w:val="1"/>
          <w:numId w:val="1"/>
        </w:numPr>
      </w:pPr>
      <w:bookmarkStart w:id="402" w:name="_Toc167376757"/>
      <w:r>
        <w:t>Secure the Phase Tank Cover</w:t>
      </w:r>
      <w:bookmarkEnd w:id="402"/>
    </w:p>
    <w:p w14:paraId="71FD25A4" w14:textId="62CA39C7" w:rsidR="003104B4" w:rsidRDefault="003104B4" w:rsidP="003104B4">
      <w:r>
        <w:t>_____</w:t>
      </w:r>
      <w:proofErr w:type="gramStart"/>
      <w:r>
        <w:t>_  As</w:t>
      </w:r>
      <w:proofErr w:type="gramEnd"/>
      <w:r>
        <w:t xml:space="preserve"> a two person job, replace the phase tank cover back onto the tank.</w:t>
      </w:r>
    </w:p>
    <w:p w14:paraId="5A495C23" w14:textId="367D9DA0" w:rsidR="003104B4" w:rsidRDefault="003104B4" w:rsidP="003104B4">
      <w:r>
        <w:t>_____</w:t>
      </w:r>
      <w:proofErr w:type="gramStart"/>
      <w:r>
        <w:t>_  Secure</w:t>
      </w:r>
      <w:proofErr w:type="gramEnd"/>
      <w:r>
        <w:t xml:space="preserve"> the bolts that connect the aluminum phase tank cover to the HVPS</w:t>
      </w:r>
    </w:p>
    <w:p w14:paraId="21EAC1FD" w14:textId="0F67B02A" w:rsidR="003104B4" w:rsidRDefault="003104B4" w:rsidP="003104B4">
      <w:pPr>
        <w:pStyle w:val="Heading2"/>
        <w:numPr>
          <w:ilvl w:val="1"/>
          <w:numId w:val="1"/>
        </w:numPr>
      </w:pPr>
      <w:bookmarkStart w:id="403" w:name="_Toc167376758"/>
      <w:r>
        <w:t xml:space="preserve">Connect the Cooling Water Lines </w:t>
      </w:r>
      <w:r w:rsidR="00696571">
        <w:t>to</w:t>
      </w:r>
      <w:r>
        <w:t xml:space="preserve"> the Phase Tank</w:t>
      </w:r>
      <w:bookmarkEnd w:id="403"/>
    </w:p>
    <w:p w14:paraId="1E3852A5" w14:textId="600BAC20" w:rsidR="003104B4" w:rsidRDefault="003104B4" w:rsidP="003104B4">
      <w:r>
        <w:t>_____</w:t>
      </w:r>
      <w:proofErr w:type="gramStart"/>
      <w:r>
        <w:t>_  Connect</w:t>
      </w:r>
      <w:proofErr w:type="gramEnd"/>
      <w:r>
        <w:t xml:space="preserve"> the quick disconnect water hoses to the phase tank connections.</w:t>
      </w:r>
    </w:p>
    <w:p w14:paraId="4620B883" w14:textId="1F34658B" w:rsidR="003104B4" w:rsidRDefault="003104B4" w:rsidP="003104B4">
      <w:r>
        <w:t>_____</w:t>
      </w:r>
      <w:proofErr w:type="gramStart"/>
      <w:r>
        <w:t>_  Valve</w:t>
      </w:r>
      <w:proofErr w:type="gramEnd"/>
      <w:r>
        <w:t xml:space="preserve"> on first the return and then the supply LCW lines on the south wall of B514 for the HVPS.</w:t>
      </w:r>
    </w:p>
    <w:p w14:paraId="0C8B3652" w14:textId="5BA0D3A0" w:rsidR="003104B4" w:rsidRDefault="003104B4" w:rsidP="003104B4">
      <w:pPr>
        <w:pStyle w:val="Heading2"/>
        <w:numPr>
          <w:ilvl w:val="1"/>
          <w:numId w:val="1"/>
        </w:numPr>
      </w:pPr>
      <w:bookmarkStart w:id="404" w:name="_Toc167376759"/>
      <w:r>
        <w:lastRenderedPageBreak/>
        <w:t xml:space="preserve">Pump the Oil </w:t>
      </w:r>
      <w:r w:rsidR="00006A36">
        <w:t xml:space="preserve">back into </w:t>
      </w:r>
      <w:r>
        <w:t xml:space="preserve">the </w:t>
      </w:r>
      <w:r w:rsidR="00006A36">
        <w:t>Phase</w:t>
      </w:r>
      <w:r>
        <w:t xml:space="preserve"> Tank</w:t>
      </w:r>
      <w:bookmarkEnd w:id="404"/>
    </w:p>
    <w:p w14:paraId="2268B301" w14:textId="326EA1A7" w:rsidR="00006A36" w:rsidRDefault="00006A36" w:rsidP="00006A36">
      <w:r>
        <w:t>_____</w:t>
      </w:r>
      <w:proofErr w:type="gramStart"/>
      <w:r>
        <w:t>_  Using</w:t>
      </w:r>
      <w:proofErr w:type="gramEnd"/>
      <w:r>
        <w:t xml:space="preserve"> the pneumatic oil pump, hoses, tubes, and quick disconnect fittings, connect a hose to the oil port on the phase tank and pump the oil from the temporary storage pod back into the phase tank.</w:t>
      </w:r>
    </w:p>
    <w:p w14:paraId="7C3811C2" w14:textId="224AD60D" w:rsidR="00006A36" w:rsidRDefault="00006A36" w:rsidP="00006A36">
      <w:r>
        <w:t>_____</w:t>
      </w:r>
      <w:proofErr w:type="gramStart"/>
      <w:r>
        <w:t>_  Clean</w:t>
      </w:r>
      <w:proofErr w:type="gramEnd"/>
      <w:r>
        <w:t xml:space="preserve"> up any oil that has spilled during this process.</w:t>
      </w:r>
    </w:p>
    <w:p w14:paraId="53AF8E4D" w14:textId="1FABE97C" w:rsidR="003104B4" w:rsidRDefault="003104B4" w:rsidP="003104B4">
      <w:r>
        <w:t>_____</w:t>
      </w:r>
      <w:proofErr w:type="gramStart"/>
      <w:r>
        <w:t xml:space="preserve">_  </w:t>
      </w:r>
      <w:r w:rsidR="00006A36">
        <w:t>Remove</w:t>
      </w:r>
      <w:proofErr w:type="gramEnd"/>
      <w:r w:rsidR="00006A36">
        <w:t xml:space="preserve"> the temporary storage pod and </w:t>
      </w:r>
      <w:r>
        <w:t xml:space="preserve">temporary secondary containment berm </w:t>
      </w:r>
      <w:r w:rsidR="00006A36">
        <w:t xml:space="preserve">from the area </w:t>
      </w:r>
      <w:r>
        <w:t xml:space="preserve">next to B514 and </w:t>
      </w:r>
      <w:r w:rsidR="00006A36">
        <w:t>return them to their storage area under the trestle</w:t>
      </w:r>
      <w:r>
        <w:t>.</w:t>
      </w:r>
    </w:p>
    <w:p w14:paraId="19CE62AD" w14:textId="31C2B820" w:rsidR="00006A36" w:rsidRDefault="00006A36" w:rsidP="00006A36">
      <w:pPr>
        <w:pStyle w:val="Heading2"/>
        <w:numPr>
          <w:ilvl w:val="1"/>
          <w:numId w:val="1"/>
        </w:numPr>
      </w:pPr>
      <w:bookmarkStart w:id="405" w:name="_Toc167376760"/>
      <w:r>
        <w:t>Connect the Nitrogen Feed to the HVPS</w:t>
      </w:r>
      <w:bookmarkEnd w:id="405"/>
    </w:p>
    <w:p w14:paraId="2A7B1302" w14:textId="03E3F9C5" w:rsidR="00006A36" w:rsidRDefault="00006A36" w:rsidP="00006A36">
      <w:r>
        <w:t>_____</w:t>
      </w:r>
      <w:proofErr w:type="gramStart"/>
      <w:r>
        <w:t>_  Remove</w:t>
      </w:r>
      <w:proofErr w:type="gramEnd"/>
      <w:r>
        <w:t xml:space="preserve"> the RF administrative lock from the lockout boot and remove the boot on the connection on the main tank.</w:t>
      </w:r>
    </w:p>
    <w:p w14:paraId="600B008C" w14:textId="7A8F5134" w:rsidR="00006A36" w:rsidRDefault="00006A36" w:rsidP="00006A36">
      <w:r>
        <w:t>_____</w:t>
      </w:r>
      <w:proofErr w:type="gramStart"/>
      <w:r>
        <w:t>_  Connect</w:t>
      </w:r>
      <w:proofErr w:type="gramEnd"/>
      <w:r>
        <w:t xml:space="preserve"> the nitrogen feed line to the main tank.</w:t>
      </w:r>
    </w:p>
    <w:p w14:paraId="50E24189" w14:textId="392E14B7" w:rsidR="00FE1D80" w:rsidRDefault="00006A36" w:rsidP="00006A36">
      <w:r>
        <w:t>_____</w:t>
      </w:r>
      <w:proofErr w:type="gramStart"/>
      <w:r>
        <w:t>_  Open</w:t>
      </w:r>
      <w:proofErr w:type="gramEnd"/>
      <w:r>
        <w:t xml:space="preserve"> the nitrogen valve, located on the south wall of B514, for the HVPS.</w:t>
      </w:r>
    </w:p>
    <w:p w14:paraId="30838320" w14:textId="02BD659B" w:rsidR="00AE6554" w:rsidRDefault="00AE6554" w:rsidP="00AE6554">
      <w:pPr>
        <w:pStyle w:val="Heading2"/>
        <w:numPr>
          <w:ilvl w:val="1"/>
          <w:numId w:val="1"/>
        </w:numPr>
      </w:pPr>
      <w:bookmarkStart w:id="406" w:name="_Toc167376761"/>
      <w:r>
        <w:t>Remove the Original Phase Stacks from the top of the HVPS</w:t>
      </w:r>
      <w:bookmarkEnd w:id="406"/>
    </w:p>
    <w:p w14:paraId="404A417C" w14:textId="64EAB28B" w:rsidR="00AE6554" w:rsidRPr="00AE6554" w:rsidRDefault="00AE6554" w:rsidP="00AE6554">
      <w:r>
        <w:t>_____</w:t>
      </w:r>
      <w:proofErr w:type="gramStart"/>
      <w:r>
        <w:t>_  Coordinate</w:t>
      </w:r>
      <w:proofErr w:type="gramEnd"/>
      <w:r>
        <w:t xml:space="preserve"> with the SSRL</w:t>
      </w:r>
      <w:r w:rsidR="004E1B07">
        <w:t xml:space="preserve"> </w:t>
      </w:r>
      <w:r>
        <w:t>MSG to bring</w:t>
      </w:r>
      <w:r w:rsidR="004E1B07">
        <w:t xml:space="preserve"> </w:t>
      </w:r>
      <w:r>
        <w:t xml:space="preserve">the twelve </w:t>
      </w:r>
      <w:r w:rsidR="00696571">
        <w:t>original</w:t>
      </w:r>
      <w:r>
        <w:t xml:space="preserve"> thyristor phase stacks </w:t>
      </w:r>
      <w:r w:rsidR="004E1B07">
        <w:t>down from</w:t>
      </w:r>
      <w:r>
        <w:t xml:space="preserve"> the top of the HVPS using a forklift and lifting basket.</w:t>
      </w:r>
    </w:p>
    <w:p w14:paraId="1BB2AC2A" w14:textId="77777777" w:rsidR="00AE6554" w:rsidRDefault="00AE6554" w:rsidP="00006A36"/>
    <w:p w14:paraId="12F8FE3D" w14:textId="77777777" w:rsidR="0002100D" w:rsidRDefault="0002100D" w:rsidP="007F5BBC">
      <w:pPr>
        <w:pStyle w:val="Heading1"/>
      </w:pPr>
      <w:bookmarkStart w:id="407" w:name="_Hlk149148657"/>
      <w:bookmarkStart w:id="408" w:name="_Toc167376762"/>
      <w:r>
        <w:t xml:space="preserve">End of </w:t>
      </w:r>
      <w:r w:rsidR="00237FF6">
        <w:t>Personal</w:t>
      </w:r>
      <w:r>
        <w:t xml:space="preserve"> Lockout</w:t>
      </w:r>
      <w:bookmarkEnd w:id="408"/>
    </w:p>
    <w:p w14:paraId="753E18FD" w14:textId="77777777" w:rsidR="00237FF6" w:rsidRDefault="0002100D" w:rsidP="0002100D">
      <w:r>
        <w:t>_____</w:t>
      </w:r>
      <w:proofErr w:type="gramStart"/>
      <w:r>
        <w:t xml:space="preserve">_  </w:t>
      </w:r>
      <w:r w:rsidR="00237FF6">
        <w:t>Remove</w:t>
      </w:r>
      <w:proofErr w:type="gramEnd"/>
      <w:r w:rsidR="00237FF6">
        <w:t xml:space="preserve"> your personal LOTO red lock from the group lockout box for SR-444-636-02-R1.</w:t>
      </w:r>
    </w:p>
    <w:p w14:paraId="6A518FE7" w14:textId="77777777" w:rsidR="00237FF6" w:rsidRDefault="00237FF6" w:rsidP="0002100D">
      <w:r>
        <w:t>_____</w:t>
      </w:r>
      <w:proofErr w:type="gramStart"/>
      <w:r>
        <w:t>_  Sign</w:t>
      </w:r>
      <w:proofErr w:type="gramEnd"/>
      <w:r>
        <w:t xml:space="preserve"> out of the Complex Lockout Permit for SR-444-636-02-R1.</w:t>
      </w:r>
      <w:bookmarkEnd w:id="407"/>
    </w:p>
    <w:sectPr w:rsidR="00237FF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3DE4A" w14:textId="77777777" w:rsidR="00D33AEA" w:rsidRDefault="00D33AEA" w:rsidP="00915420">
      <w:pPr>
        <w:spacing w:after="0" w:line="240" w:lineRule="auto"/>
      </w:pPr>
      <w:r>
        <w:separator/>
      </w:r>
    </w:p>
  </w:endnote>
  <w:endnote w:type="continuationSeparator" w:id="0">
    <w:p w14:paraId="1B6A29FD" w14:textId="77777777" w:rsidR="00D33AEA" w:rsidRDefault="00D33AEA" w:rsidP="0091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7E815" w14:textId="77777777" w:rsidR="00915420" w:rsidRPr="00915420" w:rsidRDefault="00915420">
    <w:pPr>
      <w:pStyle w:val="Footer"/>
      <w:jc w:val="center"/>
    </w:pPr>
    <w:r w:rsidRPr="00915420">
      <w:t xml:space="preserve">Page </w:t>
    </w:r>
    <w:r w:rsidRPr="00915420">
      <w:fldChar w:fldCharType="begin"/>
    </w:r>
    <w:r w:rsidRPr="00915420">
      <w:instrText xml:space="preserve"> PAGE  \* Arabic  \* MERGEFORMAT </w:instrText>
    </w:r>
    <w:r w:rsidRPr="00915420">
      <w:fldChar w:fldCharType="separate"/>
    </w:r>
    <w:r w:rsidRPr="00915420">
      <w:rPr>
        <w:noProof/>
      </w:rPr>
      <w:t>2</w:t>
    </w:r>
    <w:r w:rsidRPr="00915420">
      <w:fldChar w:fldCharType="end"/>
    </w:r>
    <w:r w:rsidRPr="00915420">
      <w:t xml:space="preserve"> of </w:t>
    </w:r>
    <w:fldSimple w:instr=" NUMPAGES  \* Arabic  \* MERGEFORMAT ">
      <w:r w:rsidRPr="00915420">
        <w:rPr>
          <w:noProof/>
        </w:rPr>
        <w:t>2</w:t>
      </w:r>
    </w:fldSimple>
  </w:p>
  <w:p w14:paraId="794F1E7B" w14:textId="77777777" w:rsidR="00915420" w:rsidRDefault="0091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A4D24" w14:textId="77777777" w:rsidR="00D33AEA" w:rsidRDefault="00D33AEA" w:rsidP="00915420">
      <w:pPr>
        <w:spacing w:after="0" w:line="240" w:lineRule="auto"/>
      </w:pPr>
      <w:r>
        <w:separator/>
      </w:r>
    </w:p>
  </w:footnote>
  <w:footnote w:type="continuationSeparator" w:id="0">
    <w:p w14:paraId="32C86374" w14:textId="77777777" w:rsidR="00D33AEA" w:rsidRDefault="00D33AEA" w:rsidP="00915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bek, Jim">
    <w15:presenceInfo w15:providerId="AD" w15:userId="S::sebek@slac.stanford.edu::3067f811-ac32-41b3-a6bf-a6d12dc0a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891"/>
    <w:rsid w:val="00006A36"/>
    <w:rsid w:val="00013161"/>
    <w:rsid w:val="000141DB"/>
    <w:rsid w:val="00016549"/>
    <w:rsid w:val="00016E86"/>
    <w:rsid w:val="0002100D"/>
    <w:rsid w:val="0002393D"/>
    <w:rsid w:val="00044808"/>
    <w:rsid w:val="0004578C"/>
    <w:rsid w:val="00056DB6"/>
    <w:rsid w:val="00071C08"/>
    <w:rsid w:val="00072BB7"/>
    <w:rsid w:val="00072F27"/>
    <w:rsid w:val="00096725"/>
    <w:rsid w:val="000A2629"/>
    <w:rsid w:val="000A2A54"/>
    <w:rsid w:val="000B240C"/>
    <w:rsid w:val="000C0FAE"/>
    <w:rsid w:val="000D2691"/>
    <w:rsid w:val="000D313C"/>
    <w:rsid w:val="000D4969"/>
    <w:rsid w:val="000E04B1"/>
    <w:rsid w:val="000F3EF2"/>
    <w:rsid w:val="000F5EE3"/>
    <w:rsid w:val="0010277A"/>
    <w:rsid w:val="001345FE"/>
    <w:rsid w:val="00136192"/>
    <w:rsid w:val="00144E19"/>
    <w:rsid w:val="00157B22"/>
    <w:rsid w:val="00163C7E"/>
    <w:rsid w:val="00171B7E"/>
    <w:rsid w:val="00176C44"/>
    <w:rsid w:val="00177DC3"/>
    <w:rsid w:val="001857D7"/>
    <w:rsid w:val="00195B35"/>
    <w:rsid w:val="001A0E8C"/>
    <w:rsid w:val="001A35B2"/>
    <w:rsid w:val="001A3C75"/>
    <w:rsid w:val="001B3A70"/>
    <w:rsid w:val="001B53A9"/>
    <w:rsid w:val="001E38B5"/>
    <w:rsid w:val="001F172C"/>
    <w:rsid w:val="00201261"/>
    <w:rsid w:val="00202077"/>
    <w:rsid w:val="002051F9"/>
    <w:rsid w:val="00210B7D"/>
    <w:rsid w:val="00213620"/>
    <w:rsid w:val="00222570"/>
    <w:rsid w:val="002225BD"/>
    <w:rsid w:val="00237FF6"/>
    <w:rsid w:val="00242887"/>
    <w:rsid w:val="00271C39"/>
    <w:rsid w:val="00274E56"/>
    <w:rsid w:val="00284C8B"/>
    <w:rsid w:val="002D30EB"/>
    <w:rsid w:val="002D3472"/>
    <w:rsid w:val="002E23DC"/>
    <w:rsid w:val="002E41B7"/>
    <w:rsid w:val="002F0717"/>
    <w:rsid w:val="00300526"/>
    <w:rsid w:val="00305331"/>
    <w:rsid w:val="0030768B"/>
    <w:rsid w:val="003104B4"/>
    <w:rsid w:val="00312D0C"/>
    <w:rsid w:val="0031761B"/>
    <w:rsid w:val="00321C05"/>
    <w:rsid w:val="00324EB8"/>
    <w:rsid w:val="00326EBC"/>
    <w:rsid w:val="00334F58"/>
    <w:rsid w:val="00340143"/>
    <w:rsid w:val="00340218"/>
    <w:rsid w:val="00340A69"/>
    <w:rsid w:val="00343D81"/>
    <w:rsid w:val="0035248A"/>
    <w:rsid w:val="003719E2"/>
    <w:rsid w:val="003829B2"/>
    <w:rsid w:val="003856C4"/>
    <w:rsid w:val="00387520"/>
    <w:rsid w:val="00391597"/>
    <w:rsid w:val="0039452A"/>
    <w:rsid w:val="003A4133"/>
    <w:rsid w:val="003A6A22"/>
    <w:rsid w:val="003B7829"/>
    <w:rsid w:val="003C123D"/>
    <w:rsid w:val="003C1B6E"/>
    <w:rsid w:val="003C411E"/>
    <w:rsid w:val="003C521A"/>
    <w:rsid w:val="003D47E2"/>
    <w:rsid w:val="003D6F57"/>
    <w:rsid w:val="003E038C"/>
    <w:rsid w:val="003F675E"/>
    <w:rsid w:val="0043538B"/>
    <w:rsid w:val="00452F2C"/>
    <w:rsid w:val="00454F7B"/>
    <w:rsid w:val="00462F28"/>
    <w:rsid w:val="004841A4"/>
    <w:rsid w:val="004B4A1A"/>
    <w:rsid w:val="004C6E5C"/>
    <w:rsid w:val="004D458B"/>
    <w:rsid w:val="004D59EC"/>
    <w:rsid w:val="004D66BE"/>
    <w:rsid w:val="004E1B07"/>
    <w:rsid w:val="004E1EBF"/>
    <w:rsid w:val="004F4D98"/>
    <w:rsid w:val="004F5C78"/>
    <w:rsid w:val="005009E4"/>
    <w:rsid w:val="0050142B"/>
    <w:rsid w:val="00502BE6"/>
    <w:rsid w:val="005054EE"/>
    <w:rsid w:val="005136CA"/>
    <w:rsid w:val="00515122"/>
    <w:rsid w:val="00522A3A"/>
    <w:rsid w:val="005230C0"/>
    <w:rsid w:val="005333B6"/>
    <w:rsid w:val="00535169"/>
    <w:rsid w:val="00540748"/>
    <w:rsid w:val="00543DD2"/>
    <w:rsid w:val="0054487F"/>
    <w:rsid w:val="00554EC2"/>
    <w:rsid w:val="00554FCC"/>
    <w:rsid w:val="00562E6C"/>
    <w:rsid w:val="005707C9"/>
    <w:rsid w:val="00572BF6"/>
    <w:rsid w:val="00576BB0"/>
    <w:rsid w:val="00580141"/>
    <w:rsid w:val="00580CDB"/>
    <w:rsid w:val="005871B6"/>
    <w:rsid w:val="00587AEE"/>
    <w:rsid w:val="00596BEB"/>
    <w:rsid w:val="005B5339"/>
    <w:rsid w:val="005C6D24"/>
    <w:rsid w:val="005D76DB"/>
    <w:rsid w:val="005E4310"/>
    <w:rsid w:val="005F5B88"/>
    <w:rsid w:val="005F792D"/>
    <w:rsid w:val="00606ED9"/>
    <w:rsid w:val="00606F4C"/>
    <w:rsid w:val="006071E7"/>
    <w:rsid w:val="00617FE2"/>
    <w:rsid w:val="006236F4"/>
    <w:rsid w:val="00631FF1"/>
    <w:rsid w:val="00636B0B"/>
    <w:rsid w:val="00640C1E"/>
    <w:rsid w:val="00661C17"/>
    <w:rsid w:val="006635FC"/>
    <w:rsid w:val="0067546A"/>
    <w:rsid w:val="0067550C"/>
    <w:rsid w:val="00676CC9"/>
    <w:rsid w:val="006911A1"/>
    <w:rsid w:val="00693891"/>
    <w:rsid w:val="00694FDA"/>
    <w:rsid w:val="00696571"/>
    <w:rsid w:val="006A513D"/>
    <w:rsid w:val="006A5EDB"/>
    <w:rsid w:val="006B0A45"/>
    <w:rsid w:val="00701054"/>
    <w:rsid w:val="007232D9"/>
    <w:rsid w:val="0073348C"/>
    <w:rsid w:val="00751651"/>
    <w:rsid w:val="00755F60"/>
    <w:rsid w:val="00761CE5"/>
    <w:rsid w:val="00764726"/>
    <w:rsid w:val="007768BC"/>
    <w:rsid w:val="00777CD2"/>
    <w:rsid w:val="00786FC0"/>
    <w:rsid w:val="007870FE"/>
    <w:rsid w:val="00794F93"/>
    <w:rsid w:val="00797568"/>
    <w:rsid w:val="007C50FD"/>
    <w:rsid w:val="007C7008"/>
    <w:rsid w:val="007D274B"/>
    <w:rsid w:val="007D4558"/>
    <w:rsid w:val="007F2764"/>
    <w:rsid w:val="007F4922"/>
    <w:rsid w:val="007F56ED"/>
    <w:rsid w:val="007F5BBC"/>
    <w:rsid w:val="007F7CA8"/>
    <w:rsid w:val="008020B0"/>
    <w:rsid w:val="008116C7"/>
    <w:rsid w:val="0081755C"/>
    <w:rsid w:val="0082183B"/>
    <w:rsid w:val="00841133"/>
    <w:rsid w:val="00842799"/>
    <w:rsid w:val="008A6171"/>
    <w:rsid w:val="008A7688"/>
    <w:rsid w:val="008C3735"/>
    <w:rsid w:val="008D023A"/>
    <w:rsid w:val="008E386A"/>
    <w:rsid w:val="008E6387"/>
    <w:rsid w:val="008E6D4D"/>
    <w:rsid w:val="00902BBB"/>
    <w:rsid w:val="009102C1"/>
    <w:rsid w:val="00911B04"/>
    <w:rsid w:val="00915420"/>
    <w:rsid w:val="009262E0"/>
    <w:rsid w:val="00927504"/>
    <w:rsid w:val="00927C65"/>
    <w:rsid w:val="00930C05"/>
    <w:rsid w:val="009434A1"/>
    <w:rsid w:val="00951E74"/>
    <w:rsid w:val="0095401A"/>
    <w:rsid w:val="00962A92"/>
    <w:rsid w:val="00967B0C"/>
    <w:rsid w:val="00970450"/>
    <w:rsid w:val="009720D3"/>
    <w:rsid w:val="009803E7"/>
    <w:rsid w:val="00982C37"/>
    <w:rsid w:val="00985A4E"/>
    <w:rsid w:val="00995D0E"/>
    <w:rsid w:val="00997405"/>
    <w:rsid w:val="009A36A1"/>
    <w:rsid w:val="009A3C0D"/>
    <w:rsid w:val="009B0767"/>
    <w:rsid w:val="009B7673"/>
    <w:rsid w:val="009C186F"/>
    <w:rsid w:val="009C203E"/>
    <w:rsid w:val="009D010E"/>
    <w:rsid w:val="009D2BB3"/>
    <w:rsid w:val="009D56F5"/>
    <w:rsid w:val="009E0D70"/>
    <w:rsid w:val="009E73F2"/>
    <w:rsid w:val="009F5274"/>
    <w:rsid w:val="00A23F26"/>
    <w:rsid w:val="00A439C6"/>
    <w:rsid w:val="00A5595A"/>
    <w:rsid w:val="00A613C9"/>
    <w:rsid w:val="00A70443"/>
    <w:rsid w:val="00A70D5B"/>
    <w:rsid w:val="00A72B8A"/>
    <w:rsid w:val="00A7430A"/>
    <w:rsid w:val="00AA3F8F"/>
    <w:rsid w:val="00AA4F19"/>
    <w:rsid w:val="00AA7521"/>
    <w:rsid w:val="00AC079C"/>
    <w:rsid w:val="00AC0921"/>
    <w:rsid w:val="00AD4E6F"/>
    <w:rsid w:val="00AE6554"/>
    <w:rsid w:val="00AE69D4"/>
    <w:rsid w:val="00B07F7C"/>
    <w:rsid w:val="00B12FC7"/>
    <w:rsid w:val="00B2057E"/>
    <w:rsid w:val="00B25232"/>
    <w:rsid w:val="00B32614"/>
    <w:rsid w:val="00B34BC2"/>
    <w:rsid w:val="00B4655E"/>
    <w:rsid w:val="00B559E9"/>
    <w:rsid w:val="00B63A49"/>
    <w:rsid w:val="00B76AD0"/>
    <w:rsid w:val="00B84327"/>
    <w:rsid w:val="00B844DA"/>
    <w:rsid w:val="00B91A88"/>
    <w:rsid w:val="00B95FFC"/>
    <w:rsid w:val="00BA0695"/>
    <w:rsid w:val="00BA219C"/>
    <w:rsid w:val="00BA2FC0"/>
    <w:rsid w:val="00BA3E6B"/>
    <w:rsid w:val="00BA67E9"/>
    <w:rsid w:val="00BC13EF"/>
    <w:rsid w:val="00BE0F44"/>
    <w:rsid w:val="00BE4B5C"/>
    <w:rsid w:val="00BF1DE2"/>
    <w:rsid w:val="00BF4EDA"/>
    <w:rsid w:val="00BF6E85"/>
    <w:rsid w:val="00C0202F"/>
    <w:rsid w:val="00C0405F"/>
    <w:rsid w:val="00C10C89"/>
    <w:rsid w:val="00C14D04"/>
    <w:rsid w:val="00C32D74"/>
    <w:rsid w:val="00C3453D"/>
    <w:rsid w:val="00C654F7"/>
    <w:rsid w:val="00C70CA4"/>
    <w:rsid w:val="00C75AB0"/>
    <w:rsid w:val="00C84D90"/>
    <w:rsid w:val="00C926E9"/>
    <w:rsid w:val="00CB140E"/>
    <w:rsid w:val="00CB629B"/>
    <w:rsid w:val="00CC700E"/>
    <w:rsid w:val="00CD2CBC"/>
    <w:rsid w:val="00CE3B93"/>
    <w:rsid w:val="00CF4670"/>
    <w:rsid w:val="00CF6472"/>
    <w:rsid w:val="00D12A27"/>
    <w:rsid w:val="00D20D22"/>
    <w:rsid w:val="00D23BA8"/>
    <w:rsid w:val="00D33981"/>
    <w:rsid w:val="00D33AEA"/>
    <w:rsid w:val="00D400B2"/>
    <w:rsid w:val="00D42175"/>
    <w:rsid w:val="00D42C2C"/>
    <w:rsid w:val="00D47126"/>
    <w:rsid w:val="00D51741"/>
    <w:rsid w:val="00D52D76"/>
    <w:rsid w:val="00D777C1"/>
    <w:rsid w:val="00D93639"/>
    <w:rsid w:val="00D9387B"/>
    <w:rsid w:val="00DA1167"/>
    <w:rsid w:val="00DA217D"/>
    <w:rsid w:val="00DA5A1E"/>
    <w:rsid w:val="00DA6BDB"/>
    <w:rsid w:val="00DB7745"/>
    <w:rsid w:val="00DC0F3C"/>
    <w:rsid w:val="00DE00C1"/>
    <w:rsid w:val="00DF402C"/>
    <w:rsid w:val="00E01882"/>
    <w:rsid w:val="00E1526A"/>
    <w:rsid w:val="00E15346"/>
    <w:rsid w:val="00E200A3"/>
    <w:rsid w:val="00E3047E"/>
    <w:rsid w:val="00E368C0"/>
    <w:rsid w:val="00E40BE5"/>
    <w:rsid w:val="00E45317"/>
    <w:rsid w:val="00E475E3"/>
    <w:rsid w:val="00E636C7"/>
    <w:rsid w:val="00E840C2"/>
    <w:rsid w:val="00EA7DEA"/>
    <w:rsid w:val="00EE0355"/>
    <w:rsid w:val="00EE39DF"/>
    <w:rsid w:val="00EF444C"/>
    <w:rsid w:val="00EF6058"/>
    <w:rsid w:val="00F1574C"/>
    <w:rsid w:val="00F2390E"/>
    <w:rsid w:val="00F239B9"/>
    <w:rsid w:val="00F301AA"/>
    <w:rsid w:val="00F503B7"/>
    <w:rsid w:val="00F51D32"/>
    <w:rsid w:val="00F525F3"/>
    <w:rsid w:val="00F55546"/>
    <w:rsid w:val="00F63737"/>
    <w:rsid w:val="00F77424"/>
    <w:rsid w:val="00F91675"/>
    <w:rsid w:val="00F944E6"/>
    <w:rsid w:val="00F97D85"/>
    <w:rsid w:val="00FA3D1B"/>
    <w:rsid w:val="00FB3D42"/>
    <w:rsid w:val="00FB66D5"/>
    <w:rsid w:val="00FD5696"/>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0A96"/>
  <w15:docId w15:val="{CC4B0E25-B7CB-4BC7-BEF9-806394FC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54"/>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Header">
    <w:name w:val="header"/>
    <w:basedOn w:val="Normal"/>
    <w:link w:val="HeaderChar"/>
    <w:uiPriority w:val="99"/>
    <w:unhideWhenUsed/>
    <w:rsid w:val="0091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20"/>
  </w:style>
  <w:style w:type="paragraph" w:styleId="Footer">
    <w:name w:val="footer"/>
    <w:basedOn w:val="Normal"/>
    <w:link w:val="FooterChar"/>
    <w:uiPriority w:val="99"/>
    <w:unhideWhenUsed/>
    <w:rsid w:val="0091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20"/>
  </w:style>
  <w:style w:type="paragraph" w:styleId="Revision">
    <w:name w:val="Revision"/>
    <w:hidden/>
    <w:uiPriority w:val="99"/>
    <w:semiHidden/>
    <w:rsid w:val="00FB3D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ek\Documents\Custom%20Office%20Templates\procedur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7bf6b67f00dda9faad049ac569bdc544">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226d07ee899d5f3e051fec1a6a68ef05"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5859E949-732A-486B-B218-F02F71C47DF4}"/>
</file>

<file path=customXml/itemProps3.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4.xml><?xml version="1.0" encoding="utf-8"?>
<ds:datastoreItem xmlns:ds="http://schemas.openxmlformats.org/officeDocument/2006/customXml" ds:itemID="{45CD0AC6-4DCF-4FB7-981F-4B92F6957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procedureTemplate.dotx</Template>
  <TotalTime>8</TotalTime>
  <Pages>13</Pages>
  <Words>2876</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19234</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2</cp:revision>
  <cp:lastPrinted>2023-08-25T16:05:00Z</cp:lastPrinted>
  <dcterms:created xsi:type="dcterms:W3CDTF">2024-05-24T00:12:00Z</dcterms:created>
  <dcterms:modified xsi:type="dcterms:W3CDTF">2024-05-24T00:12:00Z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