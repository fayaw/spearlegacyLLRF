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7A66F" w14:textId="5FFE719E" w:rsidR="00832B82" w:rsidRDefault="00836CF7">
      <w:pPr>
        <w:pStyle w:val="Title"/>
      </w:pPr>
      <w:r>
        <w:rPr>
          <w:noProof/>
        </w:rPr>
        <mc:AlternateContent>
          <mc:Choice Requires="wps">
            <w:drawing>
              <wp:anchor distT="0" distB="0" distL="114300" distR="114300" simplePos="0" relativeHeight="487275520" behindDoc="1" locked="0" layoutInCell="1" allowOverlap="1" wp14:anchorId="5B320268" wp14:editId="543DC013">
                <wp:simplePos x="0" y="0"/>
                <wp:positionH relativeFrom="page">
                  <wp:posOffset>745490</wp:posOffset>
                </wp:positionH>
                <wp:positionV relativeFrom="page">
                  <wp:posOffset>5459095</wp:posOffset>
                </wp:positionV>
                <wp:extent cx="133985" cy="133985"/>
                <wp:effectExtent l="0" t="0" r="0" b="0"/>
                <wp:wrapNone/>
                <wp:docPr id="64"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 cy="13398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99F55" id="docshape7" o:spid="_x0000_s1026" style="position:absolute;margin-left:58.7pt;margin-top:429.85pt;width:10.55pt;height:10.55pt;z-index:-1604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" filled="f" strokeweight=".72pt">
                <w10:wrap anchorx="page" anchory="page"/>
              </v:rect>
            </w:pict>
          </mc:Fallback>
        </mc:AlternateContent>
      </w:r>
      <w:r>
        <w:rPr>
          <w:noProof/>
        </w:rPr>
        <mc:AlternateContent>
          <mc:Choice Requires="wps">
            <w:drawing>
              <wp:anchor distT="0" distB="0" distL="114300" distR="114300" simplePos="0" relativeHeight="487276032" behindDoc="1" locked="0" layoutInCell="1" allowOverlap="1" wp14:anchorId="28933828" wp14:editId="7E931003">
                <wp:simplePos x="0" y="0"/>
                <wp:positionH relativeFrom="page">
                  <wp:posOffset>745490</wp:posOffset>
                </wp:positionH>
                <wp:positionV relativeFrom="page">
                  <wp:posOffset>5698490</wp:posOffset>
                </wp:positionV>
                <wp:extent cx="133985" cy="133985"/>
                <wp:effectExtent l="0" t="0" r="0" b="0"/>
                <wp:wrapNone/>
                <wp:docPr id="63"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 cy="13398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A6112" id="docshape8" o:spid="_x0000_s1026" style="position:absolute;margin-left:58.7pt;margin-top:448.7pt;width:10.55pt;height:10.55pt;z-index:-1604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" filled="f" strokeweight=".72pt">
                <w10:wrap anchorx="page" anchory="page"/>
              </v:rect>
            </w:pict>
          </mc:Fallback>
        </mc:AlternateContent>
      </w:r>
      <w:r>
        <w:rPr>
          <w:noProof/>
        </w:rPr>
        <mc:AlternateContent>
          <mc:Choice Requires="wps">
            <w:drawing>
              <wp:anchor distT="0" distB="0" distL="114300" distR="114300" simplePos="0" relativeHeight="487276544" behindDoc="1" locked="0" layoutInCell="1" allowOverlap="1" wp14:anchorId="32DE3158" wp14:editId="72BD576C">
                <wp:simplePos x="0" y="0"/>
                <wp:positionH relativeFrom="page">
                  <wp:posOffset>685800</wp:posOffset>
                </wp:positionH>
                <wp:positionV relativeFrom="page">
                  <wp:posOffset>6033770</wp:posOffset>
                </wp:positionV>
                <wp:extent cx="3314700" cy="10795"/>
                <wp:effectExtent l="0" t="0" r="0" b="0"/>
                <wp:wrapNone/>
                <wp:docPr id="62" name="docshape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4EC57F" id="docshape9" o:spid="_x0000_s1026" style="position:absolute;margin-left:54pt;margin-top:475.1pt;width:261pt;height:.85pt;z-index:-1603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" fillcolor="black" stroked="f">
                <w10:wrap anchorx="page" anchory="page"/>
              </v:rect>
            </w:pict>
          </mc:Fallback>
        </mc:AlternateContent>
      </w:r>
      <w:r>
        <w:rPr>
          <w:noProof/>
        </w:rPr>
        <mc:AlternateContent>
          <mc:Choice Requires="wps">
            <w:drawing>
              <wp:anchor distT="0" distB="0" distL="114300" distR="114300" simplePos="0" relativeHeight="487277056" behindDoc="1" locked="0" layoutInCell="1" allowOverlap="1" wp14:anchorId="1117DC81" wp14:editId="7174E519">
                <wp:simplePos x="0" y="0"/>
                <wp:positionH relativeFrom="page">
                  <wp:posOffset>4229100</wp:posOffset>
                </wp:positionH>
                <wp:positionV relativeFrom="page">
                  <wp:posOffset>6033770</wp:posOffset>
                </wp:positionV>
                <wp:extent cx="1943100" cy="10795"/>
                <wp:effectExtent l="0" t="0" r="0" b="0"/>
                <wp:wrapNone/>
                <wp:docPr id="61" name="docshape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1B5B6" id="docshape10" o:spid="_x0000_s1026" style="position:absolute;margin-left:333pt;margin-top:475.1pt;width:153pt;height:.85pt;z-index:-1603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" fillcolor="black" stroked="f">
                <w10:wrap anchorx="page" anchory="page"/>
              </v:rect>
            </w:pict>
          </mc:Fallback>
        </mc:AlternateContent>
      </w:r>
      <w:r>
        <w:rPr>
          <w:noProof/>
        </w:rPr>
        <mc:AlternateContent>
          <mc:Choice Requires="wps">
            <w:drawing>
              <wp:anchor distT="0" distB="0" distL="114300" distR="114300" simplePos="0" relativeHeight="487277568" behindDoc="1" locked="0" layoutInCell="1" allowOverlap="1" wp14:anchorId="5B730B0A" wp14:editId="1200F9C6">
                <wp:simplePos x="0" y="0"/>
                <wp:positionH relativeFrom="page">
                  <wp:posOffset>745490</wp:posOffset>
                </wp:positionH>
                <wp:positionV relativeFrom="page">
                  <wp:posOffset>6503035</wp:posOffset>
                </wp:positionV>
                <wp:extent cx="133985" cy="133985"/>
                <wp:effectExtent l="0" t="0" r="0" b="0"/>
                <wp:wrapNone/>
                <wp:docPr id="60" name="docshape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 cy="13398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E887D" id="docshape11" o:spid="_x0000_s1026" style="position:absolute;margin-left:58.7pt;margin-top:512.05pt;width:10.55pt;height:10.55pt;z-index:-1603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" filled="f" strokeweight=".72pt">
                <w10:wrap anchorx="page" anchory="page"/>
              </v:rect>
            </w:pict>
          </mc:Fallback>
        </mc:AlternateContent>
      </w:r>
      <w:r>
        <w:rPr>
          <w:noProof/>
        </w:rPr>
        <mc:AlternateContent>
          <mc:Choice Requires="wps">
            <w:drawing>
              <wp:anchor distT="0" distB="0" distL="114300" distR="114300" simplePos="0" relativeHeight="487278080" behindDoc="1" locked="0" layoutInCell="1" allowOverlap="1" wp14:anchorId="677B7817" wp14:editId="374F5BD0">
                <wp:simplePos x="0" y="0"/>
                <wp:positionH relativeFrom="page">
                  <wp:posOffset>745490</wp:posOffset>
                </wp:positionH>
                <wp:positionV relativeFrom="page">
                  <wp:posOffset>6742430</wp:posOffset>
                </wp:positionV>
                <wp:extent cx="133985" cy="133985"/>
                <wp:effectExtent l="0" t="0" r="0" b="0"/>
                <wp:wrapNone/>
                <wp:docPr id="59" name="docshape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 cy="13398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4D700B" id="docshape12" o:spid="_x0000_s1026" style="position:absolute;margin-left:58.7pt;margin-top:530.9pt;width:10.55pt;height:10.55pt;z-index:-1603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" filled="f" strokeweight=".72pt">
                <w10:wrap anchorx="page" anchory="page"/>
              </v:rect>
            </w:pict>
          </mc:Fallback>
        </mc:AlternateContent>
      </w:r>
      <w:r>
        <w:rPr>
          <w:noProof/>
        </w:rPr>
        <mc:AlternateContent>
          <mc:Choice Requires="wps">
            <w:drawing>
              <wp:anchor distT="0" distB="0" distL="114300" distR="114300" simplePos="0" relativeHeight="487278592" behindDoc="1" locked="0" layoutInCell="1" allowOverlap="1" wp14:anchorId="06BAF50F" wp14:editId="739F36B8">
                <wp:simplePos x="0" y="0"/>
                <wp:positionH relativeFrom="page">
                  <wp:posOffset>685800</wp:posOffset>
                </wp:positionH>
                <wp:positionV relativeFrom="page">
                  <wp:posOffset>7077710</wp:posOffset>
                </wp:positionV>
                <wp:extent cx="3314700" cy="10795"/>
                <wp:effectExtent l="0" t="0" r="0" b="0"/>
                <wp:wrapNone/>
                <wp:docPr id="58" name="docshape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47915E" id="docshape13" o:spid="_x0000_s1026" style="position:absolute;margin-left:54pt;margin-top:557.3pt;width:261pt;height:.85pt;z-index:-1603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" fillcolor="black" stroked="f">
                <w10:wrap anchorx="page" anchory="page"/>
              </v:rect>
            </w:pict>
          </mc:Fallback>
        </mc:AlternateContent>
      </w:r>
      <w:r>
        <w:rPr>
          <w:noProof/>
        </w:rPr>
        <mc:AlternateContent>
          <mc:Choice Requires="wps">
            <w:drawing>
              <wp:anchor distT="0" distB="0" distL="114300" distR="114300" simplePos="0" relativeHeight="487279104" behindDoc="1" locked="0" layoutInCell="1" allowOverlap="1" wp14:anchorId="4D57E6BD" wp14:editId="5B8BBDD0">
                <wp:simplePos x="0" y="0"/>
                <wp:positionH relativeFrom="page">
                  <wp:posOffset>4229100</wp:posOffset>
                </wp:positionH>
                <wp:positionV relativeFrom="page">
                  <wp:posOffset>7077710</wp:posOffset>
                </wp:positionV>
                <wp:extent cx="1943100" cy="10795"/>
                <wp:effectExtent l="0" t="0" r="0" b="0"/>
                <wp:wrapNone/>
                <wp:docPr id="57" name="docshape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D9E1D" id="docshape14" o:spid="_x0000_s1026" style="position:absolute;margin-left:333pt;margin-top:557.3pt;width:153pt;height:.85pt;z-index:-1603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" fillcolor="black" stroked="f">
                <w10:wrap anchorx="page" anchory="page"/>
              </v:rect>
            </w:pict>
          </mc:Fallback>
        </mc:AlternateContent>
      </w:r>
      <w:r>
        <w:rPr>
          <w:noProof/>
        </w:rPr>
        <mc:AlternateContent>
          <mc:Choice Requires="wps">
            <w:drawing>
              <wp:anchor distT="0" distB="0" distL="114300" distR="114300" simplePos="0" relativeHeight="487279616" behindDoc="1" locked="0" layoutInCell="1" allowOverlap="1" wp14:anchorId="403BB388" wp14:editId="12B2FBDB">
                <wp:simplePos x="0" y="0"/>
                <wp:positionH relativeFrom="page">
                  <wp:posOffset>745490</wp:posOffset>
                </wp:positionH>
                <wp:positionV relativeFrom="page">
                  <wp:posOffset>7546975</wp:posOffset>
                </wp:positionV>
                <wp:extent cx="133985" cy="133985"/>
                <wp:effectExtent l="0" t="0" r="0" b="0"/>
                <wp:wrapNone/>
                <wp:docPr id="56" name="docshape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 cy="13398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7CBDC5" id="docshape15" o:spid="_x0000_s1026" style="position:absolute;margin-left:58.7pt;margin-top:594.25pt;width:10.55pt;height:10.55pt;z-index:-1603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" filled="f" strokeweight=".72pt">
                <w10:wrap anchorx="page" anchory="page"/>
              </v:rect>
            </w:pict>
          </mc:Fallback>
        </mc:AlternateContent>
      </w:r>
      <w:r>
        <w:rPr>
          <w:noProof/>
        </w:rPr>
        <mc:AlternateContent>
          <mc:Choice Requires="wps">
            <w:drawing>
              <wp:anchor distT="0" distB="0" distL="114300" distR="114300" simplePos="0" relativeHeight="487280128" behindDoc="1" locked="0" layoutInCell="1" allowOverlap="1" wp14:anchorId="4D633E33" wp14:editId="183E3A82">
                <wp:simplePos x="0" y="0"/>
                <wp:positionH relativeFrom="page">
                  <wp:posOffset>745490</wp:posOffset>
                </wp:positionH>
                <wp:positionV relativeFrom="page">
                  <wp:posOffset>7786370</wp:posOffset>
                </wp:positionV>
                <wp:extent cx="133985" cy="133985"/>
                <wp:effectExtent l="0" t="0" r="0" b="0"/>
                <wp:wrapNone/>
                <wp:docPr id="55" name="docshape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985" cy="133985"/>
                        </a:xfrm>
                        <a:prstGeom prst="rect">
                          <a:avLst/>
                        </a:prstGeom>
                        <a:noFill/>
                        <a:ln w="9144">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DAFBB" id="docshape16" o:spid="_x0000_s1026" style="position:absolute;margin-left:58.7pt;margin-top:613.1pt;width:10.55pt;height:10.55pt;z-index:-16036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" filled="f" strokeweight=".72pt">
                <w10:wrap anchorx="page" anchory="page"/>
              </v:rect>
            </w:pict>
          </mc:Fallback>
        </mc:AlternateContent>
      </w:r>
      <w:r>
        <w:rPr>
          <w:noProof/>
        </w:rPr>
        <mc:AlternateContent>
          <mc:Choice Requires="wps">
            <w:drawing>
              <wp:anchor distT="0" distB="0" distL="114300" distR="114300" simplePos="0" relativeHeight="487280640" behindDoc="1" locked="0" layoutInCell="1" allowOverlap="1" wp14:anchorId="7356038A" wp14:editId="6C493662">
                <wp:simplePos x="0" y="0"/>
                <wp:positionH relativeFrom="page">
                  <wp:posOffset>685800</wp:posOffset>
                </wp:positionH>
                <wp:positionV relativeFrom="page">
                  <wp:posOffset>8830310</wp:posOffset>
                </wp:positionV>
                <wp:extent cx="1498600" cy="189230"/>
                <wp:effectExtent l="0" t="0" r="0" b="0"/>
                <wp:wrapNone/>
                <wp:docPr id="54" name="docshape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98600" cy="189230"/>
                        </a:xfrm>
                        <a:custGeom>
                          <a:avLst/>
                          <a:gdLst>
                            <a:gd name="T0" fmla="+- 0 3439 1080"/>
                            <a:gd name="T1" fmla="*/ T0 w 2360"/>
                            <a:gd name="T2" fmla="+- 0 13915 13906"/>
                            <a:gd name="T3" fmla="*/ 13915 h 298"/>
                            <a:gd name="T4" fmla="+- 0 3430 1080"/>
                            <a:gd name="T5" fmla="*/ T4 w 2360"/>
                            <a:gd name="T6" fmla="+- 0 13915 13906"/>
                            <a:gd name="T7" fmla="*/ 13915 h 298"/>
                            <a:gd name="T8" fmla="+- 0 3430 1080"/>
                            <a:gd name="T9" fmla="*/ T8 w 2360"/>
                            <a:gd name="T10" fmla="+- 0 14194 13906"/>
                            <a:gd name="T11" fmla="*/ 14194 h 298"/>
                            <a:gd name="T12" fmla="+- 0 1090 1080"/>
                            <a:gd name="T13" fmla="*/ T12 w 2360"/>
                            <a:gd name="T14" fmla="+- 0 14194 13906"/>
                            <a:gd name="T15" fmla="*/ 14194 h 298"/>
                            <a:gd name="T16" fmla="+- 0 1090 1080"/>
                            <a:gd name="T17" fmla="*/ T16 w 2360"/>
                            <a:gd name="T18" fmla="+- 0 14203 13906"/>
                            <a:gd name="T19" fmla="*/ 14203 h 298"/>
                            <a:gd name="T20" fmla="+- 0 3430 1080"/>
                            <a:gd name="T21" fmla="*/ T20 w 2360"/>
                            <a:gd name="T22" fmla="+- 0 14203 13906"/>
                            <a:gd name="T23" fmla="*/ 14203 h 298"/>
                            <a:gd name="T24" fmla="+- 0 3439 1080"/>
                            <a:gd name="T25" fmla="*/ T24 w 2360"/>
                            <a:gd name="T26" fmla="+- 0 14203 13906"/>
                            <a:gd name="T27" fmla="*/ 14203 h 298"/>
                            <a:gd name="T28" fmla="+- 0 3439 1080"/>
                            <a:gd name="T29" fmla="*/ T28 w 2360"/>
                            <a:gd name="T30" fmla="+- 0 14194 13906"/>
                            <a:gd name="T31" fmla="*/ 14194 h 298"/>
                            <a:gd name="T32" fmla="+- 0 3439 1080"/>
                            <a:gd name="T33" fmla="*/ T32 w 2360"/>
                            <a:gd name="T34" fmla="+- 0 14194 13906"/>
                            <a:gd name="T35" fmla="*/ 14194 h 298"/>
                            <a:gd name="T36" fmla="+- 0 3439 1080"/>
                            <a:gd name="T37" fmla="*/ T36 w 2360"/>
                            <a:gd name="T38" fmla="+- 0 13915 13906"/>
                            <a:gd name="T39" fmla="*/ 13915 h 298"/>
                            <a:gd name="T40" fmla="+- 0 3439 1080"/>
                            <a:gd name="T41" fmla="*/ T40 w 2360"/>
                            <a:gd name="T42" fmla="+- 0 13906 13906"/>
                            <a:gd name="T43" fmla="*/ 13906 h 298"/>
                            <a:gd name="T44" fmla="+- 0 3430 1080"/>
                            <a:gd name="T45" fmla="*/ T44 w 2360"/>
                            <a:gd name="T46" fmla="+- 0 13906 13906"/>
                            <a:gd name="T47" fmla="*/ 13906 h 298"/>
                            <a:gd name="T48" fmla="+- 0 1090 1080"/>
                            <a:gd name="T49" fmla="*/ T48 w 2360"/>
                            <a:gd name="T50" fmla="+- 0 13906 13906"/>
                            <a:gd name="T51" fmla="*/ 13906 h 298"/>
                            <a:gd name="T52" fmla="+- 0 1080 1080"/>
                            <a:gd name="T53" fmla="*/ T52 w 2360"/>
                            <a:gd name="T54" fmla="+- 0 13906 13906"/>
                            <a:gd name="T55" fmla="*/ 13906 h 298"/>
                            <a:gd name="T56" fmla="+- 0 1080 1080"/>
                            <a:gd name="T57" fmla="*/ T56 w 2360"/>
                            <a:gd name="T58" fmla="+- 0 13915 13906"/>
                            <a:gd name="T59" fmla="*/ 13915 h 298"/>
                            <a:gd name="T60" fmla="+- 0 1090 1080"/>
                            <a:gd name="T61" fmla="*/ T60 w 2360"/>
                            <a:gd name="T62" fmla="+- 0 13915 13906"/>
                            <a:gd name="T63" fmla="*/ 13915 h 298"/>
                            <a:gd name="T64" fmla="+- 0 3430 1080"/>
                            <a:gd name="T65" fmla="*/ T64 w 2360"/>
                            <a:gd name="T66" fmla="+- 0 13915 13906"/>
                            <a:gd name="T67" fmla="*/ 13915 h 298"/>
                            <a:gd name="T68" fmla="+- 0 3439 1080"/>
                            <a:gd name="T69" fmla="*/ T68 w 2360"/>
                            <a:gd name="T70" fmla="+- 0 13915 13906"/>
                            <a:gd name="T71" fmla="*/ 13915 h 298"/>
                            <a:gd name="T72" fmla="+- 0 3439 1080"/>
                            <a:gd name="T73" fmla="*/ T72 w 2360"/>
                            <a:gd name="T74" fmla="+- 0 13906 13906"/>
                            <a:gd name="T75" fmla="*/ 13906 h 2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2360" h="298">
                              <a:moveTo>
                                <a:pt x="2359" y="9"/>
                              </a:moveTo>
                              <a:lnTo>
                                <a:pt x="2350" y="9"/>
                              </a:lnTo>
                              <a:lnTo>
                                <a:pt x="2350" y="288"/>
                              </a:lnTo>
                              <a:lnTo>
                                <a:pt x="10" y="288"/>
                              </a:lnTo>
                              <a:lnTo>
                                <a:pt x="10" y="297"/>
                              </a:lnTo>
                              <a:lnTo>
                                <a:pt x="2350" y="297"/>
                              </a:lnTo>
                              <a:lnTo>
                                <a:pt x="2359" y="297"/>
                              </a:lnTo>
                              <a:lnTo>
                                <a:pt x="2359" y="288"/>
                              </a:lnTo>
                              <a:lnTo>
                                <a:pt x="2359" y="9"/>
                              </a:lnTo>
                              <a:close/>
                              <a:moveTo>
                                <a:pt x="2359" y="0"/>
                              </a:moveTo>
                              <a:lnTo>
                                <a:pt x="2350" y="0"/>
                              </a:lnTo>
                              <a:lnTo>
                                <a:pt x="10" y="0"/>
                              </a:lnTo>
                              <a:lnTo>
                                <a:pt x="0" y="0"/>
                              </a:lnTo>
                              <a:lnTo>
                                <a:pt x="0" y="9"/>
                              </a:lnTo>
                              <a:lnTo>
                                <a:pt x="10" y="9"/>
                              </a:lnTo>
                              <a:lnTo>
                                <a:pt x="2350" y="9"/>
                              </a:lnTo>
                              <a:lnTo>
                                <a:pt x="2359" y="9"/>
                              </a:lnTo>
                              <a:lnTo>
                                <a:pt x="23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3E67D" id="docshape17" o:spid="_x0000_s1026" style="position:absolute;margin-left:54pt;margin-top:695.3pt;width:118pt;height:14.9pt;z-index:-1603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360,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" path="m2359,9r-9,l2350,288,10,288r,9l2350,297r9,l2359,288r,-279xm2359,r-9,l10,,,,,9r10,l2350,9r9,l2359,xe" fillcolor="black" stroked="f">
                <v:path arrowok="t" o:connecttype="custom" o:connectlocs="1497965,8836025;1492250,8836025;1492250,9013190;6350,9013190;6350,9018905;1492250,9018905;1497965,9018905;1497965,9013190;1497965,9013190;1497965,8836025;1497965,8830310;1492250,8830310;6350,8830310;0,8830310;0,8836025;6350,8836025;1492250,8836025;1497965,8836025;1497965,8830310" o:connectangles="0,0,0,0,0,0,0,0,0,0,0,0,0,0,0,0,0,0,0"/>
                <w10:wrap anchorx="page" anchory="page"/>
              </v:shape>
            </w:pict>
          </mc:Fallback>
        </mc:AlternateContent>
      </w:r>
      <w:r w:rsidR="00000000">
        <w:rPr>
          <w:noProof/>
        </w:rPr>
        <w:drawing>
          <wp:anchor distT="0" distB="0" distL="0" distR="0" simplePos="0" relativeHeight="15740416" behindDoc="0" locked="0" layoutInCell="1" allowOverlap="1" wp14:anchorId="45D2BD3E" wp14:editId="40B2D3F5">
            <wp:simplePos x="0" y="0"/>
            <wp:positionH relativeFrom="page">
              <wp:posOffset>628409</wp:posOffset>
            </wp:positionH>
            <wp:positionV relativeFrom="paragraph">
              <wp:posOffset>701880</wp:posOffset>
            </wp:positionV>
            <wp:extent cx="5877558" cy="3667124"/>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877558" cy="3667124"/>
                    </a:xfrm>
                    <a:prstGeom prst="rect">
                      <a:avLst/>
                    </a:prstGeom>
                  </pic:spPr>
                </pic:pic>
              </a:graphicData>
            </a:graphic>
          </wp:anchor>
        </w:drawing>
      </w:r>
      <w:r w:rsidR="00000000">
        <w:rPr>
          <w:noProof/>
        </w:rPr>
        <w:drawing>
          <wp:anchor distT="0" distB="0" distL="0" distR="0" simplePos="0" relativeHeight="15740928" behindDoc="0" locked="0" layoutInCell="1" allowOverlap="1" wp14:anchorId="277A2F14" wp14:editId="156CDA46">
            <wp:simplePos x="0" y="0"/>
            <wp:positionH relativeFrom="page">
              <wp:posOffset>3846437</wp:posOffset>
            </wp:positionH>
            <wp:positionV relativeFrom="page">
              <wp:posOffset>8394089</wp:posOffset>
            </wp:positionV>
            <wp:extent cx="2955870" cy="915882"/>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2955870" cy="915882"/>
                    </a:xfrm>
                    <a:prstGeom prst="rect">
                      <a:avLst/>
                    </a:prstGeom>
                  </pic:spPr>
                </pic:pic>
              </a:graphicData>
            </a:graphic>
          </wp:anchor>
        </w:drawing>
      </w:r>
      <w:bookmarkStart w:id="0" w:name="SPEAR_3_RF_HVPS_1"/>
      <w:bookmarkEnd w:id="0"/>
      <w:r w:rsidR="00000000">
        <w:t>SPEAR</w:t>
      </w:r>
      <w:r w:rsidR="00000000">
        <w:rPr>
          <w:spacing w:val="-9"/>
        </w:rPr>
        <w:t xml:space="preserve"> </w:t>
      </w:r>
      <w:r w:rsidR="00000000">
        <w:t>3</w:t>
      </w:r>
      <w:r w:rsidR="00000000">
        <w:rPr>
          <w:spacing w:val="-11"/>
        </w:rPr>
        <w:t xml:space="preserve"> </w:t>
      </w:r>
      <w:r w:rsidR="00000000">
        <w:t>RF</w:t>
      </w:r>
      <w:r w:rsidR="00000000">
        <w:rPr>
          <w:spacing w:val="-10"/>
        </w:rPr>
        <w:t xml:space="preserve"> </w:t>
      </w:r>
      <w:r w:rsidR="00000000">
        <w:t>HVPS</w:t>
      </w:r>
      <w:r w:rsidR="00000000">
        <w:rPr>
          <w:spacing w:val="-10"/>
        </w:rPr>
        <w:t xml:space="preserve"> </w:t>
      </w:r>
      <w:r w:rsidR="00000000">
        <w:t xml:space="preserve">1 </w:t>
      </w:r>
      <w:bookmarkStart w:id="1" w:name="SR-444-636-01-R3"/>
      <w:bookmarkEnd w:id="1"/>
      <w:r w:rsidR="00000000">
        <w:rPr>
          <w:spacing w:val="-2"/>
        </w:rPr>
        <w:t>SR-444-636-01-R3</w:t>
      </w:r>
    </w:p>
    <w:p w14:paraId="65B8A200" w14:textId="77777777" w:rsidR="00832B82" w:rsidRDefault="00832B82">
      <w:pPr>
        <w:pStyle w:val="BodyText"/>
        <w:rPr>
          <w:b/>
          <w:sz w:val="20"/>
        </w:rPr>
      </w:pPr>
    </w:p>
    <w:p w14:paraId="772BC43F" w14:textId="77777777" w:rsidR="00832B82" w:rsidRDefault="00832B82">
      <w:pPr>
        <w:pStyle w:val="BodyText"/>
        <w:spacing w:before="5"/>
        <w:rPr>
          <w:b/>
          <w:sz w:val="15"/>
        </w:rPr>
      </w:pPr>
    </w:p>
    <w:tbl>
      <w:tblPr>
        <w:tblW w:w="0" w:type="auto"/>
        <w:tblInd w:w="792" w:type="dxa"/>
        <w:tblLayout w:type="fixed"/>
        <w:tblCellMar>
          <w:left w:w="0" w:type="dxa"/>
          <w:right w:w="0" w:type="dxa"/>
        </w:tblCellMar>
        <w:tblLook w:val="01E0" w:firstRow="1" w:lastRow="1" w:firstColumn="1" w:lastColumn="1" w:noHBand="0" w:noVBand="0"/>
      </w:tblPr>
      <w:tblGrid>
        <w:gridCol w:w="9759"/>
      </w:tblGrid>
      <w:tr w:rsidR="00832B82" w14:paraId="0ECCE3D7" w14:textId="77777777">
        <w:trPr>
          <w:trHeight w:val="1022"/>
        </w:trPr>
        <w:tc>
          <w:tcPr>
            <w:tcW w:w="9759" w:type="dxa"/>
          </w:tcPr>
          <w:p w14:paraId="65149474" w14:textId="77777777" w:rsidR="00832B82" w:rsidRDefault="00000000">
            <w:pPr>
              <w:pStyle w:val="TableParagraph"/>
              <w:spacing w:line="252" w:lineRule="exact"/>
              <w:ind w:left="-5"/>
              <w:rPr>
                <w:b/>
              </w:rPr>
            </w:pPr>
            <w:r>
              <w:rPr>
                <w:b/>
              </w:rPr>
              <w:t>Author</w:t>
            </w:r>
            <w:r>
              <w:rPr>
                <w:b/>
                <w:spacing w:val="-4"/>
              </w:rPr>
              <w:t xml:space="preserve"> </w:t>
            </w:r>
            <w:r>
              <w:rPr>
                <w:b/>
              </w:rPr>
              <w:t>as</w:t>
            </w:r>
            <w:r>
              <w:rPr>
                <w:b/>
                <w:spacing w:val="-3"/>
              </w:rPr>
              <w:t xml:space="preserve"> </w:t>
            </w:r>
            <w:r>
              <w:rPr>
                <w:b/>
                <w:spacing w:val="-2"/>
              </w:rPr>
              <w:t>assigned:</w:t>
            </w:r>
          </w:p>
          <w:p w14:paraId="619011D0" w14:textId="77777777" w:rsidR="00832B82" w:rsidRDefault="00832B82">
            <w:pPr>
              <w:pStyle w:val="TableParagraph"/>
              <w:spacing w:before="4" w:after="1"/>
              <w:rPr>
                <w:b/>
                <w:sz w:val="20"/>
              </w:rPr>
            </w:pPr>
          </w:p>
          <w:p w14:paraId="6F083313" w14:textId="66DECD8E" w:rsidR="00832B82" w:rsidRDefault="00836CF7">
            <w:pPr>
              <w:pStyle w:val="TableParagraph"/>
              <w:tabs>
                <w:tab w:val="left" w:pos="5575"/>
              </w:tabs>
              <w:spacing w:line="20" w:lineRule="exact"/>
              <w:ind w:left="-5"/>
              <w:rPr>
                <w:sz w:val="2"/>
              </w:rPr>
            </w:pPr>
            <w:r>
              <w:rPr>
                <w:noProof/>
                <w:sz w:val="2"/>
              </w:rPr>
              <mc:AlternateContent>
                <mc:Choice Requires="wpg">
                  <w:drawing>
                    <wp:inline distT="0" distB="0" distL="0" distR="0" wp14:anchorId="0BFE7843" wp14:editId="42A59F58">
                      <wp:extent cx="3314700" cy="10795"/>
                      <wp:effectExtent l="0" t="0" r="1905" b="1270"/>
                      <wp:docPr id="52" name="docshapegroup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0" cy="10795"/>
                                <a:chOff x="0" y="0"/>
                                <a:chExt cx="5220" cy="17"/>
                              </a:xfrm>
                            </wpg:grpSpPr>
                            <wps:wsp>
                              <wps:cNvPr id="53" name="docshape19"/>
                              <wps:cNvSpPr>
                                <a:spLocks noChangeArrowheads="1"/>
                              </wps:cNvSpPr>
                              <wps:spPr bwMode="auto">
                                <a:xfrm>
                                  <a:off x="0" y="0"/>
                                  <a:ext cx="522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EE10072" id="docshapegroup18" o:spid="_x0000_s1026" style="width:261pt;height:.85pt;mso-position-horizontal-relative:char;mso-position-vertical-relative:line" coordsize="52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">
                      <v:rect id="docshape19" o:spid="_x0000_s1027" style="position:absolute;width:522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" fillcolor="black" stroked="f"/>
                      <w10:anchorlock/>
                    </v:group>
                  </w:pict>
                </mc:Fallback>
              </mc:AlternateContent>
            </w:r>
            <w:r w:rsidR="00000000">
              <w:rPr>
                <w:sz w:val="2"/>
              </w:rPr>
              <w:tab/>
            </w:r>
            <w:r>
              <w:rPr>
                <w:noProof/>
                <w:sz w:val="2"/>
              </w:rPr>
              <mc:AlternateContent>
                <mc:Choice Requires="wpg">
                  <w:drawing>
                    <wp:inline distT="0" distB="0" distL="0" distR="0" wp14:anchorId="27115FDF" wp14:editId="68726DAD">
                      <wp:extent cx="1943100" cy="10795"/>
                      <wp:effectExtent l="4445" t="0" r="0" b="1270"/>
                      <wp:docPr id="50" name="docshapegroup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10795"/>
                                <a:chOff x="0" y="0"/>
                                <a:chExt cx="3060" cy="17"/>
                              </a:xfrm>
                            </wpg:grpSpPr>
                            <wps:wsp>
                              <wps:cNvPr id="51" name="docshape21"/>
                              <wps:cNvSpPr>
                                <a:spLocks noChangeArrowheads="1"/>
                              </wps:cNvSpPr>
                              <wps:spPr bwMode="auto">
                                <a:xfrm>
                                  <a:off x="0" y="0"/>
                                  <a:ext cx="306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4A28169" id="docshapegroup20" o:spid="_x0000_s1026" style="width:153pt;height:.85pt;mso-position-horizontal-relative:char;mso-position-vertical-relative:line" coordsize="30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">
                      <v:rect id="docshape21" o:spid="_x0000_s1027" style="position:absolute;width:306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" fillcolor="black" stroked="f"/>
                      <w10:anchorlock/>
                    </v:group>
                  </w:pict>
                </mc:Fallback>
              </mc:AlternateContent>
            </w:r>
          </w:p>
          <w:p w14:paraId="289C49ED" w14:textId="77777777" w:rsidR="00832B82" w:rsidRDefault="00000000">
            <w:pPr>
              <w:pStyle w:val="TableParagraph"/>
              <w:tabs>
                <w:tab w:val="left" w:pos="5575"/>
              </w:tabs>
              <w:spacing w:before="6"/>
              <w:ind w:left="-5"/>
            </w:pPr>
            <w:r>
              <w:t>APSE</w:t>
            </w:r>
            <w:r>
              <w:rPr>
                <w:spacing w:val="-3"/>
              </w:rPr>
              <w:t xml:space="preserve"> </w:t>
            </w:r>
            <w:r>
              <w:t>Technical</w:t>
            </w:r>
            <w:r>
              <w:rPr>
                <w:spacing w:val="-2"/>
              </w:rPr>
              <w:t xml:space="preserve"> </w:t>
            </w:r>
            <w:r>
              <w:t>Expert-</w:t>
            </w:r>
            <w:r>
              <w:rPr>
                <w:spacing w:val="-3"/>
              </w:rPr>
              <w:t xml:space="preserve"> </w:t>
            </w:r>
            <w:r>
              <w:t>Marc</w:t>
            </w:r>
            <w:r>
              <w:rPr>
                <w:spacing w:val="-1"/>
              </w:rPr>
              <w:t xml:space="preserve"> </w:t>
            </w:r>
            <w:r>
              <w:rPr>
                <w:spacing w:val="-2"/>
              </w:rPr>
              <w:t>Larrus</w:t>
            </w:r>
            <w:r>
              <w:tab/>
            </w:r>
            <w:r>
              <w:rPr>
                <w:spacing w:val="-4"/>
              </w:rPr>
              <w:t>Date</w:t>
            </w:r>
          </w:p>
        </w:tc>
      </w:tr>
      <w:tr w:rsidR="00832B82" w14:paraId="362AC2F0" w14:textId="77777777">
        <w:trPr>
          <w:trHeight w:val="1653"/>
        </w:trPr>
        <w:tc>
          <w:tcPr>
            <w:tcW w:w="9759" w:type="dxa"/>
          </w:tcPr>
          <w:p w14:paraId="654D614E" w14:textId="77777777" w:rsidR="00832B82" w:rsidRDefault="00832B82">
            <w:pPr>
              <w:pStyle w:val="TableParagraph"/>
              <w:spacing w:before="3"/>
              <w:rPr>
                <w:b/>
              </w:rPr>
            </w:pPr>
          </w:p>
          <w:p w14:paraId="649AE1FF" w14:textId="77777777" w:rsidR="00832B82" w:rsidRDefault="00000000">
            <w:pPr>
              <w:pStyle w:val="TableParagraph"/>
              <w:spacing w:before="1"/>
              <w:ind w:left="-5"/>
              <w:rPr>
                <w:b/>
              </w:rPr>
            </w:pPr>
            <w:r>
              <w:rPr>
                <w:b/>
              </w:rPr>
              <w:t>Validation</w:t>
            </w:r>
            <w:r>
              <w:rPr>
                <w:b/>
                <w:spacing w:val="-5"/>
              </w:rPr>
              <w:t xml:space="preserve"> </w:t>
            </w:r>
            <w:r>
              <w:rPr>
                <w:b/>
                <w:spacing w:val="-2"/>
              </w:rPr>
              <w:t>Review</w:t>
            </w:r>
          </w:p>
          <w:p w14:paraId="24DCECB9" w14:textId="77777777" w:rsidR="00832B82" w:rsidRDefault="00000000">
            <w:pPr>
              <w:pStyle w:val="TableParagraph"/>
              <w:spacing w:before="4"/>
              <w:ind w:left="-5"/>
            </w:pPr>
            <w:r>
              <w:t>I</w:t>
            </w:r>
            <w:r>
              <w:rPr>
                <w:spacing w:val="-3"/>
              </w:rPr>
              <w:t xml:space="preserve"> </w:t>
            </w:r>
            <w:r>
              <w:t>have implemented this procedure</w:t>
            </w:r>
            <w:r>
              <w:rPr>
                <w:spacing w:val="-1"/>
              </w:rPr>
              <w:t xml:space="preserve"> </w:t>
            </w:r>
            <w:r>
              <w:t>in its entirety and</w:t>
            </w:r>
            <w:r>
              <w:rPr>
                <w:spacing w:val="-1"/>
              </w:rPr>
              <w:t xml:space="preserve"> </w:t>
            </w:r>
            <w:r>
              <w:t>found it to be</w:t>
            </w:r>
            <w:r>
              <w:rPr>
                <w:spacing w:val="-1"/>
              </w:rPr>
              <w:t xml:space="preserve"> </w:t>
            </w:r>
            <w:r>
              <w:t xml:space="preserve">complete, accurate, and </w:t>
            </w:r>
            <w:r>
              <w:rPr>
                <w:spacing w:val="-2"/>
              </w:rPr>
              <w:t>clear.</w:t>
            </w:r>
          </w:p>
          <w:p w14:paraId="4A723D10" w14:textId="77777777" w:rsidR="00832B82" w:rsidRDefault="00832B82">
            <w:pPr>
              <w:pStyle w:val="TableParagraph"/>
              <w:rPr>
                <w:b/>
                <w:sz w:val="20"/>
              </w:rPr>
            </w:pPr>
          </w:p>
          <w:p w14:paraId="1B9D7012" w14:textId="77777777" w:rsidR="00832B82" w:rsidRDefault="00832B82">
            <w:pPr>
              <w:pStyle w:val="TableParagraph"/>
              <w:spacing w:before="9"/>
              <w:rPr>
                <w:b/>
              </w:rPr>
            </w:pPr>
          </w:p>
          <w:p w14:paraId="01E1338A" w14:textId="2114F2CB" w:rsidR="00832B82" w:rsidRDefault="00836CF7">
            <w:pPr>
              <w:pStyle w:val="TableParagraph"/>
              <w:tabs>
                <w:tab w:val="left" w:pos="5575"/>
              </w:tabs>
              <w:spacing w:line="20" w:lineRule="exact"/>
              <w:ind w:left="-5"/>
              <w:rPr>
                <w:sz w:val="2"/>
              </w:rPr>
            </w:pPr>
            <w:r>
              <w:rPr>
                <w:noProof/>
                <w:sz w:val="2"/>
              </w:rPr>
              <mc:AlternateContent>
                <mc:Choice Requires="wpg">
                  <w:drawing>
                    <wp:inline distT="0" distB="0" distL="0" distR="0" wp14:anchorId="36DE2A45" wp14:editId="0D62C464">
                      <wp:extent cx="3314700" cy="10795"/>
                      <wp:effectExtent l="0" t="1905" r="1905" b="0"/>
                      <wp:docPr id="48" name="docshapegroup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0" cy="10795"/>
                                <a:chOff x="0" y="0"/>
                                <a:chExt cx="5220" cy="17"/>
                              </a:xfrm>
                            </wpg:grpSpPr>
                            <wps:wsp>
                              <wps:cNvPr id="49" name="docshape23"/>
                              <wps:cNvSpPr>
                                <a:spLocks noChangeArrowheads="1"/>
                              </wps:cNvSpPr>
                              <wps:spPr bwMode="auto">
                                <a:xfrm>
                                  <a:off x="0" y="0"/>
                                  <a:ext cx="522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37E577B4" id="docshapegroup22" o:spid="_x0000_s1026" style="width:261pt;height:.85pt;mso-position-horizontal-relative:char;mso-position-vertical-relative:line" coordsize="52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">
                      <v:rect id="docshape23" o:spid="_x0000_s1027" style="position:absolute;width:522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" fillcolor="black" stroked="f"/>
                      <w10:anchorlock/>
                    </v:group>
                  </w:pict>
                </mc:Fallback>
              </mc:AlternateContent>
            </w:r>
            <w:r w:rsidR="00000000">
              <w:rPr>
                <w:sz w:val="2"/>
              </w:rPr>
              <w:tab/>
            </w:r>
            <w:r>
              <w:rPr>
                <w:noProof/>
                <w:sz w:val="2"/>
              </w:rPr>
              <mc:AlternateContent>
                <mc:Choice Requires="wpg">
                  <w:drawing>
                    <wp:inline distT="0" distB="0" distL="0" distR="0" wp14:anchorId="50A91CEC" wp14:editId="1DCC6FB1">
                      <wp:extent cx="1943100" cy="10795"/>
                      <wp:effectExtent l="4445" t="1905" r="0" b="0"/>
                      <wp:docPr id="46" name="docshapegroup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10795"/>
                                <a:chOff x="0" y="0"/>
                                <a:chExt cx="3060" cy="17"/>
                              </a:xfrm>
                            </wpg:grpSpPr>
                            <wps:wsp>
                              <wps:cNvPr id="47" name="docshape25"/>
                              <wps:cNvSpPr>
                                <a:spLocks noChangeArrowheads="1"/>
                              </wps:cNvSpPr>
                              <wps:spPr bwMode="auto">
                                <a:xfrm>
                                  <a:off x="0" y="0"/>
                                  <a:ext cx="306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004E45E" id="docshapegroup24" o:spid="_x0000_s1026" style="width:153pt;height:.85pt;mso-position-horizontal-relative:char;mso-position-vertical-relative:line" coordsize="30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">
                      <v:rect id="docshape25" o:spid="_x0000_s1027" style="position:absolute;width:306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" fillcolor="black" stroked="f"/>
                      <w10:anchorlock/>
                    </v:group>
                  </w:pict>
                </mc:Fallback>
              </mc:AlternateContent>
            </w:r>
          </w:p>
          <w:p w14:paraId="3782F62C" w14:textId="77777777" w:rsidR="00832B82" w:rsidRDefault="00000000">
            <w:pPr>
              <w:pStyle w:val="TableParagraph"/>
              <w:tabs>
                <w:tab w:val="left" w:pos="5575"/>
              </w:tabs>
              <w:spacing w:before="6"/>
              <w:ind w:left="-5"/>
            </w:pPr>
            <w:r>
              <w:t>PCD</w:t>
            </w:r>
            <w:r>
              <w:rPr>
                <w:spacing w:val="-3"/>
              </w:rPr>
              <w:t xml:space="preserve"> </w:t>
            </w:r>
            <w:r>
              <w:t>Authorized</w:t>
            </w:r>
            <w:r>
              <w:rPr>
                <w:spacing w:val="-1"/>
              </w:rPr>
              <w:t xml:space="preserve"> </w:t>
            </w:r>
            <w:r>
              <w:t>Qualified</w:t>
            </w:r>
            <w:r>
              <w:rPr>
                <w:spacing w:val="-2"/>
              </w:rPr>
              <w:t xml:space="preserve"> </w:t>
            </w:r>
            <w:r>
              <w:t>Electrical</w:t>
            </w:r>
            <w:r>
              <w:rPr>
                <w:spacing w:val="-1"/>
              </w:rPr>
              <w:t xml:space="preserve"> </w:t>
            </w:r>
            <w:r>
              <w:rPr>
                <w:spacing w:val="-2"/>
              </w:rPr>
              <w:t>Worker</w:t>
            </w:r>
            <w:r>
              <w:tab/>
            </w:r>
            <w:r>
              <w:rPr>
                <w:spacing w:val="-4"/>
              </w:rPr>
              <w:t>Date</w:t>
            </w:r>
          </w:p>
        </w:tc>
      </w:tr>
      <w:tr w:rsidR="00832B82" w14:paraId="1CB814F6" w14:textId="77777777">
        <w:trPr>
          <w:trHeight w:val="2798"/>
        </w:trPr>
        <w:tc>
          <w:tcPr>
            <w:tcW w:w="9759" w:type="dxa"/>
          </w:tcPr>
          <w:p w14:paraId="21855093" w14:textId="77777777" w:rsidR="00832B82" w:rsidRDefault="00000000">
            <w:pPr>
              <w:pStyle w:val="TableParagraph"/>
              <w:spacing w:before="117"/>
              <w:ind w:left="-5"/>
              <w:rPr>
                <w:b/>
              </w:rPr>
            </w:pPr>
            <w:r>
              <w:rPr>
                <w:b/>
              </w:rPr>
              <w:t>As</w:t>
            </w:r>
            <w:r>
              <w:rPr>
                <w:b/>
                <w:spacing w:val="-5"/>
              </w:rPr>
              <w:t xml:space="preserve"> </w:t>
            </w:r>
            <w:r>
              <w:rPr>
                <w:b/>
              </w:rPr>
              <w:t>assigned,</w:t>
            </w:r>
            <w:r>
              <w:rPr>
                <w:b/>
                <w:spacing w:val="-2"/>
              </w:rPr>
              <w:t xml:space="preserve"> </w:t>
            </w:r>
            <w:r>
              <w:rPr>
                <w:b/>
              </w:rPr>
              <w:t>this</w:t>
            </w:r>
            <w:r>
              <w:rPr>
                <w:b/>
                <w:spacing w:val="-2"/>
              </w:rPr>
              <w:t xml:space="preserve"> </w:t>
            </w:r>
            <w:r>
              <w:rPr>
                <w:b/>
              </w:rPr>
              <w:t>document</w:t>
            </w:r>
            <w:r>
              <w:rPr>
                <w:b/>
                <w:spacing w:val="-3"/>
              </w:rPr>
              <w:t xml:space="preserve"> </w:t>
            </w:r>
            <w:r>
              <w:rPr>
                <w:b/>
              </w:rPr>
              <w:t>has</w:t>
            </w:r>
            <w:r>
              <w:rPr>
                <w:b/>
                <w:spacing w:val="-2"/>
              </w:rPr>
              <w:t xml:space="preserve"> </w:t>
            </w:r>
            <w:r>
              <w:rPr>
                <w:b/>
              </w:rPr>
              <w:t>been</w:t>
            </w:r>
            <w:r>
              <w:rPr>
                <w:b/>
                <w:spacing w:val="-3"/>
              </w:rPr>
              <w:t xml:space="preserve"> </w:t>
            </w:r>
            <w:r>
              <w:rPr>
                <w:b/>
              </w:rPr>
              <w:t>reviewed</w:t>
            </w:r>
            <w:r>
              <w:rPr>
                <w:b/>
                <w:spacing w:val="-3"/>
              </w:rPr>
              <w:t xml:space="preserve"> </w:t>
            </w:r>
            <w:r>
              <w:rPr>
                <w:b/>
                <w:spacing w:val="-5"/>
              </w:rPr>
              <w:t>by:</w:t>
            </w:r>
          </w:p>
          <w:p w14:paraId="1270D3A6" w14:textId="77777777" w:rsidR="00832B82" w:rsidRDefault="00832B82">
            <w:pPr>
              <w:pStyle w:val="TableParagraph"/>
              <w:rPr>
                <w:b/>
                <w:sz w:val="20"/>
              </w:rPr>
            </w:pPr>
          </w:p>
          <w:p w14:paraId="0D743C48" w14:textId="77777777" w:rsidR="00832B82" w:rsidRDefault="00832B82">
            <w:pPr>
              <w:pStyle w:val="TableParagraph"/>
              <w:spacing w:before="9"/>
              <w:rPr>
                <w:b/>
              </w:rPr>
            </w:pPr>
          </w:p>
          <w:p w14:paraId="3F3959BE" w14:textId="4AEB134A" w:rsidR="00832B82" w:rsidRDefault="00836CF7">
            <w:pPr>
              <w:pStyle w:val="TableParagraph"/>
              <w:tabs>
                <w:tab w:val="left" w:pos="5575"/>
              </w:tabs>
              <w:spacing w:line="20" w:lineRule="exact"/>
              <w:ind w:left="-5"/>
              <w:rPr>
                <w:sz w:val="2"/>
              </w:rPr>
            </w:pPr>
            <w:r>
              <w:rPr>
                <w:noProof/>
                <w:sz w:val="2"/>
              </w:rPr>
              <mc:AlternateContent>
                <mc:Choice Requires="wpg">
                  <w:drawing>
                    <wp:inline distT="0" distB="0" distL="0" distR="0" wp14:anchorId="368E8CB6" wp14:editId="1CA04105">
                      <wp:extent cx="3314700" cy="10795"/>
                      <wp:effectExtent l="0" t="0" r="1905" b="0"/>
                      <wp:docPr id="44" name="docshapegroup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0" cy="10795"/>
                                <a:chOff x="0" y="0"/>
                                <a:chExt cx="5220" cy="17"/>
                              </a:xfrm>
                            </wpg:grpSpPr>
                            <wps:wsp>
                              <wps:cNvPr id="45" name="docshape27"/>
                              <wps:cNvSpPr>
                                <a:spLocks noChangeArrowheads="1"/>
                              </wps:cNvSpPr>
                              <wps:spPr bwMode="auto">
                                <a:xfrm>
                                  <a:off x="0" y="0"/>
                                  <a:ext cx="522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061A00D" id="docshapegroup26" o:spid="_x0000_s1026" style="width:261pt;height:.85pt;mso-position-horizontal-relative:char;mso-position-vertical-relative:line" coordsize="52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">
                      <v:rect id="docshape27" o:spid="_x0000_s1027" style="position:absolute;width:522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" fillcolor="black" stroked="f"/>
                      <w10:anchorlock/>
                    </v:group>
                  </w:pict>
                </mc:Fallback>
              </mc:AlternateContent>
            </w:r>
            <w:r w:rsidR="00000000">
              <w:rPr>
                <w:sz w:val="2"/>
              </w:rPr>
              <w:tab/>
            </w:r>
            <w:r>
              <w:rPr>
                <w:noProof/>
                <w:sz w:val="2"/>
              </w:rPr>
              <mc:AlternateContent>
                <mc:Choice Requires="wpg">
                  <w:drawing>
                    <wp:inline distT="0" distB="0" distL="0" distR="0" wp14:anchorId="75C641BE" wp14:editId="63F20796">
                      <wp:extent cx="1943100" cy="10795"/>
                      <wp:effectExtent l="4445" t="0" r="0" b="0"/>
                      <wp:docPr id="42" name="docshapegroup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10795"/>
                                <a:chOff x="0" y="0"/>
                                <a:chExt cx="3060" cy="17"/>
                              </a:xfrm>
                            </wpg:grpSpPr>
                            <wps:wsp>
                              <wps:cNvPr id="43" name="docshape29"/>
                              <wps:cNvSpPr>
                                <a:spLocks noChangeArrowheads="1"/>
                              </wps:cNvSpPr>
                              <wps:spPr bwMode="auto">
                                <a:xfrm>
                                  <a:off x="0" y="0"/>
                                  <a:ext cx="306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985251A" id="docshapegroup28" o:spid="_x0000_s1026" style="width:153pt;height:.85pt;mso-position-horizontal-relative:char;mso-position-vertical-relative:line" coordsize="30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">
                      <v:rect id="docshape29" o:spid="_x0000_s1027" style="position:absolute;width:306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" fillcolor="black" stroked="f"/>
                      <w10:anchorlock/>
                    </v:group>
                  </w:pict>
                </mc:Fallback>
              </mc:AlternateContent>
            </w:r>
          </w:p>
          <w:p w14:paraId="1634A1B9" w14:textId="77777777" w:rsidR="00832B82" w:rsidRDefault="00000000">
            <w:pPr>
              <w:pStyle w:val="TableParagraph"/>
              <w:tabs>
                <w:tab w:val="left" w:pos="5575"/>
              </w:tabs>
              <w:spacing w:before="6"/>
              <w:ind w:left="-5"/>
            </w:pPr>
            <w:r>
              <w:t>APSE</w:t>
            </w:r>
            <w:r>
              <w:rPr>
                <w:spacing w:val="-3"/>
              </w:rPr>
              <w:t xml:space="preserve"> </w:t>
            </w:r>
            <w:r>
              <w:t>Engineer-</w:t>
            </w:r>
            <w:r>
              <w:rPr>
                <w:spacing w:val="-3"/>
              </w:rPr>
              <w:t xml:space="preserve"> </w:t>
            </w:r>
            <w:r>
              <w:t>Fernando</w:t>
            </w:r>
            <w:r>
              <w:rPr>
                <w:spacing w:val="-2"/>
              </w:rPr>
              <w:t xml:space="preserve"> Rafael</w:t>
            </w:r>
            <w:r>
              <w:tab/>
            </w:r>
            <w:r>
              <w:rPr>
                <w:spacing w:val="-4"/>
              </w:rPr>
              <w:t>Date</w:t>
            </w:r>
          </w:p>
          <w:p w14:paraId="7C2CE58F" w14:textId="77777777" w:rsidR="00832B82" w:rsidRDefault="00832B82">
            <w:pPr>
              <w:pStyle w:val="TableParagraph"/>
              <w:rPr>
                <w:b/>
                <w:sz w:val="20"/>
              </w:rPr>
            </w:pPr>
          </w:p>
          <w:p w14:paraId="616F975B" w14:textId="77777777" w:rsidR="00832B82" w:rsidRDefault="00832B82">
            <w:pPr>
              <w:pStyle w:val="TableParagraph"/>
              <w:spacing w:before="10"/>
              <w:rPr>
                <w:b/>
              </w:rPr>
            </w:pPr>
          </w:p>
          <w:p w14:paraId="110E7A5E" w14:textId="0E5B8453" w:rsidR="00832B82" w:rsidRDefault="00836CF7">
            <w:pPr>
              <w:pStyle w:val="TableParagraph"/>
              <w:tabs>
                <w:tab w:val="left" w:pos="5575"/>
              </w:tabs>
              <w:spacing w:line="20" w:lineRule="exact"/>
              <w:ind w:left="-5"/>
              <w:rPr>
                <w:sz w:val="2"/>
              </w:rPr>
            </w:pPr>
            <w:r>
              <w:rPr>
                <w:noProof/>
                <w:sz w:val="2"/>
              </w:rPr>
              <mc:AlternateContent>
                <mc:Choice Requires="wpg">
                  <w:drawing>
                    <wp:inline distT="0" distB="0" distL="0" distR="0" wp14:anchorId="76D0E018" wp14:editId="5863F930">
                      <wp:extent cx="3314700" cy="10795"/>
                      <wp:effectExtent l="0" t="3810" r="1905" b="4445"/>
                      <wp:docPr id="40" name="docshapegroup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0" cy="10795"/>
                                <a:chOff x="0" y="0"/>
                                <a:chExt cx="5220" cy="17"/>
                              </a:xfrm>
                            </wpg:grpSpPr>
                            <wps:wsp>
                              <wps:cNvPr id="41" name="docshape31"/>
                              <wps:cNvSpPr>
                                <a:spLocks noChangeArrowheads="1"/>
                              </wps:cNvSpPr>
                              <wps:spPr bwMode="auto">
                                <a:xfrm>
                                  <a:off x="0" y="0"/>
                                  <a:ext cx="522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4C929B0" id="docshapegroup30" o:spid="_x0000_s1026" style="width:261pt;height:.85pt;mso-position-horizontal-relative:char;mso-position-vertical-relative:line" coordsize="52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">
                      <v:rect id="docshape31" o:spid="_x0000_s1027" style="position:absolute;width:522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" fillcolor="black" stroked="f"/>
                      <w10:anchorlock/>
                    </v:group>
                  </w:pict>
                </mc:Fallback>
              </mc:AlternateContent>
            </w:r>
            <w:r w:rsidR="00000000">
              <w:rPr>
                <w:sz w:val="2"/>
              </w:rPr>
              <w:tab/>
            </w:r>
            <w:r>
              <w:rPr>
                <w:noProof/>
                <w:sz w:val="2"/>
              </w:rPr>
              <mc:AlternateContent>
                <mc:Choice Requires="wpg">
                  <w:drawing>
                    <wp:inline distT="0" distB="0" distL="0" distR="0" wp14:anchorId="02FF8BE7" wp14:editId="4C53D834">
                      <wp:extent cx="1943100" cy="10795"/>
                      <wp:effectExtent l="4445" t="3810" r="0" b="4445"/>
                      <wp:docPr id="38" name="docshapegroup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10795"/>
                                <a:chOff x="0" y="0"/>
                                <a:chExt cx="3060" cy="17"/>
                              </a:xfrm>
                            </wpg:grpSpPr>
                            <wps:wsp>
                              <wps:cNvPr id="39" name="docshape33"/>
                              <wps:cNvSpPr>
                                <a:spLocks noChangeArrowheads="1"/>
                              </wps:cNvSpPr>
                              <wps:spPr bwMode="auto">
                                <a:xfrm>
                                  <a:off x="0" y="0"/>
                                  <a:ext cx="306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691C9D3" id="docshapegroup32" o:spid="_x0000_s1026" style="width:153pt;height:.85pt;mso-position-horizontal-relative:char;mso-position-vertical-relative:line" coordsize="30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">
                      <v:rect id="docshape33" o:spid="_x0000_s1027" style="position:absolute;width:306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" fillcolor="black" stroked="f"/>
                      <w10:anchorlock/>
                    </v:group>
                  </w:pict>
                </mc:Fallback>
              </mc:AlternateContent>
            </w:r>
          </w:p>
          <w:p w14:paraId="737928BC" w14:textId="77777777" w:rsidR="00832B82" w:rsidRDefault="00000000">
            <w:pPr>
              <w:pStyle w:val="TableParagraph"/>
              <w:tabs>
                <w:tab w:val="left" w:pos="5575"/>
              </w:tabs>
              <w:spacing w:before="6"/>
              <w:ind w:left="-5"/>
            </w:pPr>
            <w:r>
              <w:t>Equipment</w:t>
            </w:r>
            <w:r>
              <w:rPr>
                <w:spacing w:val="-3"/>
              </w:rPr>
              <w:t xml:space="preserve"> </w:t>
            </w:r>
            <w:r>
              <w:t>Custodian-</w:t>
            </w:r>
            <w:r>
              <w:rPr>
                <w:spacing w:val="-2"/>
              </w:rPr>
              <w:t xml:space="preserve"> </w:t>
            </w:r>
            <w:r>
              <w:t xml:space="preserve">Jim </w:t>
            </w:r>
            <w:r>
              <w:rPr>
                <w:spacing w:val="-2"/>
              </w:rPr>
              <w:t>Sebek</w:t>
            </w:r>
            <w:r>
              <w:tab/>
            </w:r>
            <w:r>
              <w:rPr>
                <w:spacing w:val="-4"/>
              </w:rPr>
              <w:t>Date</w:t>
            </w:r>
          </w:p>
          <w:p w14:paraId="0A1CA42B" w14:textId="77777777" w:rsidR="00832B82" w:rsidRDefault="00832B82">
            <w:pPr>
              <w:pStyle w:val="TableParagraph"/>
              <w:rPr>
                <w:b/>
                <w:sz w:val="20"/>
              </w:rPr>
            </w:pPr>
          </w:p>
          <w:p w14:paraId="07D2C072" w14:textId="77777777" w:rsidR="00832B82" w:rsidRDefault="00832B82">
            <w:pPr>
              <w:pStyle w:val="TableParagraph"/>
              <w:spacing w:before="10"/>
              <w:rPr>
                <w:b/>
              </w:rPr>
            </w:pPr>
          </w:p>
          <w:p w14:paraId="3B2D7915" w14:textId="1164A6CD" w:rsidR="00832B82" w:rsidRDefault="00836CF7">
            <w:pPr>
              <w:pStyle w:val="TableParagraph"/>
              <w:tabs>
                <w:tab w:val="left" w:pos="5575"/>
              </w:tabs>
              <w:spacing w:line="20" w:lineRule="exact"/>
              <w:ind w:left="-5"/>
              <w:rPr>
                <w:sz w:val="2"/>
              </w:rPr>
            </w:pPr>
            <w:r>
              <w:rPr>
                <w:noProof/>
                <w:sz w:val="2"/>
              </w:rPr>
              <mc:AlternateContent>
                <mc:Choice Requires="wpg">
                  <w:drawing>
                    <wp:inline distT="0" distB="0" distL="0" distR="0" wp14:anchorId="37EC4304" wp14:editId="5F63C40A">
                      <wp:extent cx="3314700" cy="10795"/>
                      <wp:effectExtent l="0" t="0" r="1905" b="1270"/>
                      <wp:docPr id="36" name="docshapegroup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0" cy="10795"/>
                                <a:chOff x="0" y="0"/>
                                <a:chExt cx="5220" cy="17"/>
                              </a:xfrm>
                            </wpg:grpSpPr>
                            <wps:wsp>
                              <wps:cNvPr id="37" name="docshape35"/>
                              <wps:cNvSpPr>
                                <a:spLocks noChangeArrowheads="1"/>
                              </wps:cNvSpPr>
                              <wps:spPr bwMode="auto">
                                <a:xfrm>
                                  <a:off x="0" y="0"/>
                                  <a:ext cx="522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5727160" id="docshapegroup34" o:spid="_x0000_s1026" style="width:261pt;height:.85pt;mso-position-horizontal-relative:char;mso-position-vertical-relative:line" coordsize="52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">
                      <v:rect id="docshape35" o:spid="_x0000_s1027" style="position:absolute;width:522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" fillcolor="black" stroked="f"/>
                      <w10:anchorlock/>
                    </v:group>
                  </w:pict>
                </mc:Fallback>
              </mc:AlternateContent>
            </w:r>
            <w:r w:rsidR="00000000">
              <w:rPr>
                <w:sz w:val="2"/>
              </w:rPr>
              <w:tab/>
            </w:r>
            <w:r>
              <w:rPr>
                <w:noProof/>
                <w:sz w:val="2"/>
              </w:rPr>
              <mc:AlternateContent>
                <mc:Choice Requires="wpg">
                  <w:drawing>
                    <wp:inline distT="0" distB="0" distL="0" distR="0" wp14:anchorId="41496DD0" wp14:editId="2ACD73B6">
                      <wp:extent cx="1943100" cy="10795"/>
                      <wp:effectExtent l="4445" t="0" r="0" b="1270"/>
                      <wp:docPr id="34" name="docshapegroup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10795"/>
                                <a:chOff x="0" y="0"/>
                                <a:chExt cx="3060" cy="17"/>
                              </a:xfrm>
                            </wpg:grpSpPr>
                            <wps:wsp>
                              <wps:cNvPr id="35" name="docshape37"/>
                              <wps:cNvSpPr>
                                <a:spLocks noChangeArrowheads="1"/>
                              </wps:cNvSpPr>
                              <wps:spPr bwMode="auto">
                                <a:xfrm>
                                  <a:off x="0" y="0"/>
                                  <a:ext cx="306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3F81AB6" id="docshapegroup36" o:spid="_x0000_s1026" style="width:153pt;height:.85pt;mso-position-horizontal-relative:char;mso-position-vertical-relative:line" coordsize="30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">
                      <v:rect id="docshape37" o:spid="_x0000_s1027" style="position:absolute;width:306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" fillcolor="black" stroked="f"/>
                      <w10:anchorlock/>
                    </v:group>
                  </w:pict>
                </mc:Fallback>
              </mc:AlternateContent>
            </w:r>
          </w:p>
          <w:p w14:paraId="5A8ADFC9" w14:textId="77777777" w:rsidR="00832B82" w:rsidRDefault="00000000">
            <w:pPr>
              <w:pStyle w:val="TableParagraph"/>
              <w:tabs>
                <w:tab w:val="left" w:pos="5575"/>
              </w:tabs>
              <w:spacing w:before="6"/>
              <w:ind w:left="-5"/>
            </w:pPr>
            <w:r>
              <w:t>APSE</w:t>
            </w:r>
            <w:r>
              <w:rPr>
                <w:spacing w:val="-3"/>
              </w:rPr>
              <w:t xml:space="preserve"> </w:t>
            </w:r>
            <w:r>
              <w:t>Safety</w:t>
            </w:r>
            <w:r>
              <w:rPr>
                <w:spacing w:val="-2"/>
              </w:rPr>
              <w:t xml:space="preserve"> Coordinator</w:t>
            </w:r>
            <w:r>
              <w:tab/>
            </w:r>
            <w:r>
              <w:rPr>
                <w:spacing w:val="-4"/>
              </w:rPr>
              <w:t>Date</w:t>
            </w:r>
          </w:p>
        </w:tc>
      </w:tr>
      <w:tr w:rsidR="00832B82" w14:paraId="77A33D23" w14:textId="77777777">
        <w:trPr>
          <w:trHeight w:val="6059"/>
        </w:trPr>
        <w:tc>
          <w:tcPr>
            <w:tcW w:w="9759" w:type="dxa"/>
          </w:tcPr>
          <w:p w14:paraId="5D08ED45" w14:textId="77777777" w:rsidR="00832B82" w:rsidRDefault="00000000">
            <w:pPr>
              <w:pStyle w:val="TableParagraph"/>
              <w:spacing w:before="117"/>
              <w:ind w:left="-5"/>
              <w:rPr>
                <w:b/>
              </w:rPr>
            </w:pPr>
            <w:r>
              <w:rPr>
                <w:b/>
              </w:rPr>
              <w:t>Annual</w:t>
            </w:r>
            <w:r>
              <w:rPr>
                <w:b/>
                <w:spacing w:val="-6"/>
              </w:rPr>
              <w:t xml:space="preserve"> </w:t>
            </w:r>
            <w:r>
              <w:rPr>
                <w:b/>
              </w:rPr>
              <w:t>ELP</w:t>
            </w:r>
            <w:r>
              <w:rPr>
                <w:b/>
                <w:spacing w:val="-5"/>
              </w:rPr>
              <w:t xml:space="preserve"> </w:t>
            </w:r>
            <w:r>
              <w:rPr>
                <w:b/>
              </w:rPr>
              <w:t>Re-</w:t>
            </w:r>
            <w:r>
              <w:rPr>
                <w:b/>
                <w:spacing w:val="-2"/>
              </w:rPr>
              <w:t>validation</w:t>
            </w:r>
          </w:p>
          <w:p w14:paraId="3A8349FB" w14:textId="77777777" w:rsidR="00832B82" w:rsidRDefault="00000000">
            <w:pPr>
              <w:pStyle w:val="TableParagraph"/>
              <w:spacing w:before="64"/>
              <w:ind w:left="374"/>
            </w:pPr>
            <w:r>
              <w:t>ELP</w:t>
            </w:r>
            <w:r>
              <w:rPr>
                <w:spacing w:val="-2"/>
              </w:rPr>
              <w:t xml:space="preserve"> </w:t>
            </w:r>
            <w:r>
              <w:t>is</w:t>
            </w:r>
            <w:r>
              <w:rPr>
                <w:spacing w:val="-1"/>
              </w:rPr>
              <w:t xml:space="preserve"> </w:t>
            </w:r>
            <w:r>
              <w:t>correct</w:t>
            </w:r>
            <w:r>
              <w:rPr>
                <w:spacing w:val="-1"/>
              </w:rPr>
              <w:t xml:space="preserve"> </w:t>
            </w:r>
            <w:r>
              <w:t xml:space="preserve">and </w:t>
            </w:r>
            <w:r>
              <w:rPr>
                <w:spacing w:val="-2"/>
              </w:rPr>
              <w:t>adequate.</w:t>
            </w:r>
          </w:p>
          <w:p w14:paraId="59B9FAD3" w14:textId="77777777" w:rsidR="00832B82" w:rsidRDefault="00000000">
            <w:pPr>
              <w:pStyle w:val="TableParagraph"/>
              <w:tabs>
                <w:tab w:val="left" w:pos="5575"/>
              </w:tabs>
              <w:spacing w:before="125" w:line="544" w:lineRule="auto"/>
              <w:ind w:left="-5" w:right="47" w:firstLine="379"/>
            </w:pPr>
            <w:r>
              <w:t>ELP</w:t>
            </w:r>
            <w:r>
              <w:rPr>
                <w:spacing w:val="-1"/>
              </w:rPr>
              <w:t xml:space="preserve"> </w:t>
            </w:r>
            <w:r>
              <w:t>is corrected as marked. I will forward corrections to the equipment custodian at the conclusion of the inspection. (APSE Qualified Electrical Worker-Inspector)</w:t>
            </w:r>
            <w:r>
              <w:tab/>
            </w:r>
            <w:r>
              <w:rPr>
                <w:spacing w:val="-4"/>
              </w:rPr>
              <w:t>Date</w:t>
            </w:r>
          </w:p>
          <w:p w14:paraId="4ED845EC" w14:textId="77777777" w:rsidR="00832B82" w:rsidRDefault="00000000">
            <w:pPr>
              <w:pStyle w:val="TableParagraph"/>
              <w:spacing w:before="121"/>
              <w:ind w:left="374"/>
            </w:pPr>
            <w:r>
              <w:t>ELP</w:t>
            </w:r>
            <w:r>
              <w:rPr>
                <w:spacing w:val="-2"/>
              </w:rPr>
              <w:t xml:space="preserve"> </w:t>
            </w:r>
            <w:r>
              <w:t>is</w:t>
            </w:r>
            <w:r>
              <w:rPr>
                <w:spacing w:val="-1"/>
              </w:rPr>
              <w:t xml:space="preserve"> </w:t>
            </w:r>
            <w:r>
              <w:t>correct</w:t>
            </w:r>
            <w:r>
              <w:rPr>
                <w:spacing w:val="-1"/>
              </w:rPr>
              <w:t xml:space="preserve"> </w:t>
            </w:r>
            <w:r>
              <w:t xml:space="preserve">and </w:t>
            </w:r>
            <w:r>
              <w:rPr>
                <w:spacing w:val="-2"/>
              </w:rPr>
              <w:t>adequate.</w:t>
            </w:r>
          </w:p>
          <w:p w14:paraId="59FF3D55" w14:textId="77777777" w:rsidR="00832B82" w:rsidRDefault="00000000">
            <w:pPr>
              <w:pStyle w:val="TableParagraph"/>
              <w:tabs>
                <w:tab w:val="left" w:pos="5575"/>
              </w:tabs>
              <w:spacing w:before="124" w:line="544" w:lineRule="auto"/>
              <w:ind w:left="-5" w:right="47" w:firstLine="379"/>
            </w:pPr>
            <w:r>
              <w:t>ELP</w:t>
            </w:r>
            <w:r>
              <w:rPr>
                <w:spacing w:val="-1"/>
              </w:rPr>
              <w:t xml:space="preserve"> </w:t>
            </w:r>
            <w:r>
              <w:t>is corrected as marked. I will forward corrections to the equipment custodian at the conclusion of the inspection. (APSE Qualified Electrical Worker-Inspector)</w:t>
            </w:r>
            <w:r>
              <w:tab/>
            </w:r>
            <w:r>
              <w:rPr>
                <w:spacing w:val="-4"/>
              </w:rPr>
              <w:t>Date</w:t>
            </w:r>
          </w:p>
          <w:p w14:paraId="2FE0D479" w14:textId="77777777" w:rsidR="00832B82" w:rsidRDefault="00000000">
            <w:pPr>
              <w:pStyle w:val="TableParagraph"/>
              <w:spacing w:before="121"/>
              <w:ind w:left="374"/>
            </w:pPr>
            <w:r>
              <w:t>ELP</w:t>
            </w:r>
            <w:r>
              <w:rPr>
                <w:spacing w:val="-2"/>
              </w:rPr>
              <w:t xml:space="preserve"> </w:t>
            </w:r>
            <w:r>
              <w:t>is</w:t>
            </w:r>
            <w:r>
              <w:rPr>
                <w:spacing w:val="-1"/>
              </w:rPr>
              <w:t xml:space="preserve"> </w:t>
            </w:r>
            <w:r>
              <w:t>correct</w:t>
            </w:r>
            <w:r>
              <w:rPr>
                <w:spacing w:val="-1"/>
              </w:rPr>
              <w:t xml:space="preserve"> </w:t>
            </w:r>
            <w:r>
              <w:t xml:space="preserve">and </w:t>
            </w:r>
            <w:r>
              <w:rPr>
                <w:spacing w:val="-2"/>
              </w:rPr>
              <w:t>adequate.</w:t>
            </w:r>
          </w:p>
          <w:p w14:paraId="5F4403B1" w14:textId="77777777" w:rsidR="00832B82" w:rsidRDefault="00000000">
            <w:pPr>
              <w:pStyle w:val="TableParagraph"/>
              <w:spacing w:before="125"/>
              <w:ind w:left="374"/>
            </w:pPr>
            <w:r>
              <w:t>ELP</w:t>
            </w:r>
            <w:r>
              <w:rPr>
                <w:spacing w:val="-2"/>
              </w:rPr>
              <w:t xml:space="preserve"> </w:t>
            </w:r>
            <w:r>
              <w:t>is</w:t>
            </w:r>
            <w:r>
              <w:rPr>
                <w:spacing w:val="-1"/>
              </w:rPr>
              <w:t xml:space="preserve"> </w:t>
            </w:r>
            <w:r>
              <w:t>corrected as</w:t>
            </w:r>
            <w:r>
              <w:rPr>
                <w:spacing w:val="-1"/>
              </w:rPr>
              <w:t xml:space="preserve"> </w:t>
            </w:r>
            <w:r>
              <w:t>marked.</w:t>
            </w:r>
            <w:r>
              <w:rPr>
                <w:spacing w:val="-1"/>
              </w:rPr>
              <w:t xml:space="preserve"> </w:t>
            </w:r>
            <w:r>
              <w:t>I will</w:t>
            </w:r>
            <w:r>
              <w:rPr>
                <w:spacing w:val="-1"/>
              </w:rPr>
              <w:t xml:space="preserve"> </w:t>
            </w:r>
            <w:r>
              <w:t>forward</w:t>
            </w:r>
            <w:r>
              <w:rPr>
                <w:spacing w:val="-1"/>
              </w:rPr>
              <w:t xml:space="preserve"> </w:t>
            </w:r>
            <w:r>
              <w:t>corrections to</w:t>
            </w:r>
            <w:r>
              <w:rPr>
                <w:spacing w:val="-1"/>
              </w:rPr>
              <w:t xml:space="preserve"> </w:t>
            </w:r>
            <w:r>
              <w:t>the</w:t>
            </w:r>
            <w:r>
              <w:rPr>
                <w:spacing w:val="-1"/>
              </w:rPr>
              <w:t xml:space="preserve"> </w:t>
            </w:r>
            <w:r>
              <w:t>equipment custodian</w:t>
            </w:r>
            <w:r>
              <w:rPr>
                <w:spacing w:val="-1"/>
              </w:rPr>
              <w:t xml:space="preserve"> </w:t>
            </w:r>
            <w:r>
              <w:t>at</w:t>
            </w:r>
            <w:r>
              <w:rPr>
                <w:spacing w:val="-1"/>
              </w:rPr>
              <w:t xml:space="preserve"> </w:t>
            </w:r>
            <w:r>
              <w:t>the conclusion</w:t>
            </w:r>
            <w:r>
              <w:rPr>
                <w:spacing w:val="-1"/>
              </w:rPr>
              <w:t xml:space="preserve"> </w:t>
            </w:r>
            <w:r>
              <w:t>of</w:t>
            </w:r>
            <w:r>
              <w:rPr>
                <w:spacing w:val="-1"/>
              </w:rPr>
              <w:t xml:space="preserve"> </w:t>
            </w:r>
            <w:r>
              <w:t xml:space="preserve">the </w:t>
            </w:r>
            <w:r>
              <w:rPr>
                <w:spacing w:val="-2"/>
              </w:rPr>
              <w:t>inspection.</w:t>
            </w:r>
          </w:p>
          <w:p w14:paraId="4F4E800E" w14:textId="77777777" w:rsidR="00832B82" w:rsidRDefault="00832B82">
            <w:pPr>
              <w:pStyle w:val="TableParagraph"/>
              <w:spacing w:before="7"/>
              <w:rPr>
                <w:b/>
                <w:sz w:val="25"/>
              </w:rPr>
            </w:pPr>
          </w:p>
          <w:p w14:paraId="1193825D" w14:textId="0A684F65" w:rsidR="00832B82" w:rsidRDefault="00836CF7">
            <w:pPr>
              <w:pStyle w:val="TableParagraph"/>
              <w:tabs>
                <w:tab w:val="left" w:pos="5575"/>
              </w:tabs>
              <w:spacing w:line="20" w:lineRule="exact"/>
              <w:ind w:left="-5"/>
              <w:rPr>
                <w:sz w:val="2"/>
              </w:rPr>
            </w:pPr>
            <w:r>
              <w:rPr>
                <w:noProof/>
                <w:sz w:val="2"/>
              </w:rPr>
              <mc:AlternateContent>
                <mc:Choice Requires="wpg">
                  <w:drawing>
                    <wp:inline distT="0" distB="0" distL="0" distR="0" wp14:anchorId="50590BAC" wp14:editId="3E7ADC75">
                      <wp:extent cx="3314700" cy="10795"/>
                      <wp:effectExtent l="0" t="0" r="1905" b="1905"/>
                      <wp:docPr id="32" name="docshapegroup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4700" cy="10795"/>
                                <a:chOff x="0" y="0"/>
                                <a:chExt cx="5220" cy="17"/>
                              </a:xfrm>
                            </wpg:grpSpPr>
                            <wps:wsp>
                              <wps:cNvPr id="33" name="docshape39"/>
                              <wps:cNvSpPr>
                                <a:spLocks noChangeArrowheads="1"/>
                              </wps:cNvSpPr>
                              <wps:spPr bwMode="auto">
                                <a:xfrm>
                                  <a:off x="0" y="0"/>
                                  <a:ext cx="522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F2AC33D" id="docshapegroup38" o:spid="_x0000_s1026" style="width:261pt;height:.85pt;mso-position-horizontal-relative:char;mso-position-vertical-relative:line" coordsize="522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">
                      <v:rect id="docshape39" o:spid="_x0000_s1027" style="position:absolute;width:522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" fillcolor="black" stroked="f"/>
                      <w10:anchorlock/>
                    </v:group>
                  </w:pict>
                </mc:Fallback>
              </mc:AlternateContent>
            </w:r>
            <w:r w:rsidR="00000000">
              <w:rPr>
                <w:sz w:val="2"/>
              </w:rPr>
              <w:tab/>
            </w:r>
            <w:r>
              <w:rPr>
                <w:noProof/>
                <w:sz w:val="2"/>
              </w:rPr>
              <mc:AlternateContent>
                <mc:Choice Requires="wpg">
                  <w:drawing>
                    <wp:inline distT="0" distB="0" distL="0" distR="0" wp14:anchorId="3D263699" wp14:editId="1EFBC2A1">
                      <wp:extent cx="1943100" cy="10795"/>
                      <wp:effectExtent l="4445" t="0" r="0" b="1905"/>
                      <wp:docPr id="30" name="docshapegroup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10795"/>
                                <a:chOff x="0" y="0"/>
                                <a:chExt cx="3060" cy="17"/>
                              </a:xfrm>
                            </wpg:grpSpPr>
                            <wps:wsp>
                              <wps:cNvPr id="31" name="docshape41"/>
                              <wps:cNvSpPr>
                                <a:spLocks noChangeArrowheads="1"/>
                              </wps:cNvSpPr>
                              <wps:spPr bwMode="auto">
                                <a:xfrm>
                                  <a:off x="0" y="0"/>
                                  <a:ext cx="3060"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943BF7F" id="docshapegroup40" o:spid="_x0000_s1026" style="width:153pt;height:.85pt;mso-position-horizontal-relative:char;mso-position-vertical-relative:line" coordsize="30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">
                      <v:rect id="docshape41" o:spid="_x0000_s1027" style="position:absolute;width:3060;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" fillcolor="black" stroked="f"/>
                      <w10:anchorlock/>
                    </v:group>
                  </w:pict>
                </mc:Fallback>
              </mc:AlternateContent>
            </w:r>
          </w:p>
          <w:p w14:paraId="62FCE520" w14:textId="77777777" w:rsidR="00832B82" w:rsidRDefault="00000000">
            <w:pPr>
              <w:pStyle w:val="TableParagraph"/>
              <w:tabs>
                <w:tab w:val="left" w:pos="5574"/>
              </w:tabs>
              <w:spacing w:before="6"/>
              <w:ind w:left="-5"/>
            </w:pPr>
            <w:r>
              <w:t>Authorized</w:t>
            </w:r>
            <w:r>
              <w:rPr>
                <w:spacing w:val="-1"/>
              </w:rPr>
              <w:t xml:space="preserve"> </w:t>
            </w:r>
            <w:r>
              <w:t>inspector</w:t>
            </w:r>
            <w:r>
              <w:rPr>
                <w:spacing w:val="-2"/>
              </w:rPr>
              <w:t xml:space="preserve"> </w:t>
            </w:r>
            <w:r>
              <w:rPr>
                <w:i/>
              </w:rPr>
              <w:t>(name</w:t>
            </w:r>
            <w:r>
              <w:rPr>
                <w:i/>
                <w:spacing w:val="-1"/>
              </w:rPr>
              <w:t xml:space="preserve"> </w:t>
            </w:r>
            <w:r>
              <w:rPr>
                <w:i/>
              </w:rPr>
              <w:t xml:space="preserve">and </w:t>
            </w:r>
            <w:r>
              <w:rPr>
                <w:i/>
                <w:spacing w:val="-2"/>
              </w:rPr>
              <w:t>title)</w:t>
            </w:r>
            <w:r>
              <w:rPr>
                <w:i/>
              </w:rPr>
              <w:tab/>
            </w:r>
            <w:r>
              <w:rPr>
                <w:spacing w:val="-4"/>
              </w:rPr>
              <w:t>Date</w:t>
            </w:r>
          </w:p>
          <w:p w14:paraId="1AEEF76F" w14:textId="77777777" w:rsidR="00832B82" w:rsidRDefault="00832B82">
            <w:pPr>
              <w:pStyle w:val="TableParagraph"/>
              <w:rPr>
                <w:b/>
                <w:sz w:val="24"/>
              </w:rPr>
            </w:pPr>
          </w:p>
          <w:p w14:paraId="5C972BFF" w14:textId="77777777" w:rsidR="00832B82" w:rsidRDefault="00832B82">
            <w:pPr>
              <w:pStyle w:val="TableParagraph"/>
              <w:spacing w:before="7"/>
              <w:rPr>
                <w:b/>
              </w:rPr>
            </w:pPr>
          </w:p>
          <w:p w14:paraId="2E7FCB33" w14:textId="0309177E" w:rsidR="00832B82" w:rsidRDefault="00000000">
            <w:pPr>
              <w:pStyle w:val="TableParagraph"/>
              <w:spacing w:line="290" w:lineRule="atLeast"/>
              <w:ind w:left="4" w:right="5911" w:hanging="10"/>
              <w:rPr>
                <w:sz w:val="24"/>
              </w:rPr>
            </w:pPr>
            <w:r>
              <w:rPr>
                <w:sz w:val="24"/>
              </w:rPr>
              <w:t>FILE</w:t>
            </w:r>
            <w:r>
              <w:rPr>
                <w:spacing w:val="-10"/>
                <w:sz w:val="24"/>
              </w:rPr>
              <w:t xml:space="preserve"> </w:t>
            </w:r>
            <w:r>
              <w:rPr>
                <w:sz w:val="24"/>
              </w:rPr>
              <w:t>NAME:</w:t>
            </w:r>
            <w:r>
              <w:rPr>
                <w:spacing w:val="-11"/>
                <w:sz w:val="24"/>
              </w:rPr>
              <w:t xml:space="preserve"> </w:t>
            </w:r>
            <w:r>
              <w:rPr>
                <w:sz w:val="24"/>
              </w:rPr>
              <w:t>SR444636010</w:t>
            </w:r>
            <w:ins w:id="2" w:author="Sebek, Jim" w:date="2023-01-17T16:58:00Z">
              <w:r w:rsidR="004D5AA3">
                <w:rPr>
                  <w:sz w:val="24"/>
                </w:rPr>
                <w:t>4</w:t>
              </w:r>
            </w:ins>
            <w:del w:id="3" w:author="Sebek, Jim" w:date="2023-01-17T16:58:00Z">
              <w:r w:rsidDel="004D5AA3">
                <w:rPr>
                  <w:sz w:val="24"/>
                </w:rPr>
                <w:delText>3</w:delText>
              </w:r>
            </w:del>
            <w:r>
              <w:rPr>
                <w:sz w:val="24"/>
              </w:rPr>
              <w:t>01.DOC SPEAR 3 RF HVPS 1 ELP</w:t>
            </w:r>
          </w:p>
        </w:tc>
      </w:tr>
    </w:tbl>
    <w:p w14:paraId="4C6D7135" w14:textId="77777777" w:rsidR="00832B82" w:rsidRDefault="00832B82">
      <w:pPr>
        <w:spacing w:line="290" w:lineRule="atLeast"/>
        <w:rPr>
          <w:sz w:val="24"/>
        </w:rPr>
        <w:sectPr w:rsidR="00832B82">
          <w:headerReference w:type="default" r:id="rId9"/>
          <w:footerReference w:type="default" r:id="rId10"/>
          <w:type w:val="continuous"/>
          <w:pgSz w:w="12240" w:h="15840"/>
          <w:pgMar w:top="1340" w:right="320" w:bottom="920" w:left="300" w:header="727" w:footer="738" w:gutter="0"/>
          <w:pgNumType w:start="1"/>
          <w:cols w:space="720"/>
        </w:sectPr>
      </w:pPr>
    </w:p>
    <w:p w14:paraId="1D9CE415" w14:textId="77777777" w:rsidR="00832B82" w:rsidRDefault="00832B82">
      <w:pPr>
        <w:pStyle w:val="BodyText"/>
        <w:rPr>
          <w:b/>
          <w:sz w:val="20"/>
        </w:rPr>
      </w:pPr>
    </w:p>
    <w:p w14:paraId="26E6CDB3" w14:textId="77777777" w:rsidR="00832B82" w:rsidRDefault="00832B82">
      <w:pPr>
        <w:pStyle w:val="BodyText"/>
        <w:rPr>
          <w:b/>
          <w:sz w:val="20"/>
        </w:rPr>
      </w:pPr>
    </w:p>
    <w:p w14:paraId="7F6E1E38" w14:textId="77777777" w:rsidR="00832B82" w:rsidRDefault="00832B82">
      <w:pPr>
        <w:pStyle w:val="BodyText"/>
        <w:rPr>
          <w:b/>
          <w:sz w:val="20"/>
        </w:rPr>
      </w:pPr>
    </w:p>
    <w:p w14:paraId="3E8A5483" w14:textId="77777777" w:rsidR="00832B82" w:rsidRDefault="00832B82">
      <w:pPr>
        <w:pStyle w:val="BodyText"/>
        <w:rPr>
          <w:b/>
          <w:sz w:val="20"/>
        </w:rPr>
      </w:pPr>
    </w:p>
    <w:p w14:paraId="5BD8FD54" w14:textId="77777777" w:rsidR="00832B82" w:rsidRDefault="00832B82">
      <w:pPr>
        <w:pStyle w:val="BodyText"/>
        <w:rPr>
          <w:b/>
          <w:sz w:val="20"/>
        </w:rPr>
      </w:pPr>
    </w:p>
    <w:p w14:paraId="2E7B7441" w14:textId="77777777" w:rsidR="00832B82" w:rsidRDefault="00832B82">
      <w:pPr>
        <w:pStyle w:val="BodyText"/>
        <w:spacing w:before="10"/>
        <w:rPr>
          <w:b/>
          <w:sz w:val="14"/>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96"/>
      </w:tblGrid>
      <w:tr w:rsidR="00832B82" w14:paraId="266A8B2C" w14:textId="77777777">
        <w:trPr>
          <w:trHeight w:val="770"/>
        </w:trPr>
        <w:tc>
          <w:tcPr>
            <w:tcW w:w="10296" w:type="dxa"/>
            <w:shd w:val="clear" w:color="auto" w:fill="CDCDCD"/>
          </w:tcPr>
          <w:p w14:paraId="5127BB4D" w14:textId="77777777" w:rsidR="00832B82" w:rsidRDefault="00832B82">
            <w:pPr>
              <w:pStyle w:val="TableParagraph"/>
              <w:spacing w:before="9"/>
              <w:rPr>
                <w:b/>
                <w:sz w:val="32"/>
              </w:rPr>
            </w:pPr>
          </w:p>
          <w:p w14:paraId="7C496311" w14:textId="77777777" w:rsidR="00832B82" w:rsidRDefault="00000000">
            <w:pPr>
              <w:pStyle w:val="TableParagraph"/>
              <w:ind w:left="470"/>
              <w:rPr>
                <w:sz w:val="32"/>
              </w:rPr>
            </w:pPr>
            <w:r>
              <w:rPr>
                <w:sz w:val="32"/>
              </w:rPr>
              <w:t>A.</w:t>
            </w:r>
            <w:r>
              <w:rPr>
                <w:spacing w:val="30"/>
                <w:sz w:val="32"/>
              </w:rPr>
              <w:t xml:space="preserve"> </w:t>
            </w:r>
            <w:bookmarkStart w:id="4" w:name="A._Purpose_and_Scope"/>
            <w:bookmarkEnd w:id="4"/>
            <w:r>
              <w:rPr>
                <w:sz w:val="32"/>
              </w:rPr>
              <w:t>Purpose</w:t>
            </w:r>
            <w:r>
              <w:rPr>
                <w:spacing w:val="-6"/>
                <w:sz w:val="32"/>
              </w:rPr>
              <w:t xml:space="preserve"> </w:t>
            </w:r>
            <w:r>
              <w:rPr>
                <w:sz w:val="32"/>
              </w:rPr>
              <w:t>and</w:t>
            </w:r>
            <w:r>
              <w:rPr>
                <w:spacing w:val="-5"/>
                <w:sz w:val="32"/>
              </w:rPr>
              <w:t xml:space="preserve"> </w:t>
            </w:r>
            <w:r>
              <w:rPr>
                <w:spacing w:val="-2"/>
                <w:sz w:val="32"/>
              </w:rPr>
              <w:t>Scope</w:t>
            </w:r>
          </w:p>
        </w:tc>
      </w:tr>
      <w:tr w:rsidR="00832B82" w14:paraId="671F9379" w14:textId="77777777">
        <w:trPr>
          <w:trHeight w:val="1309"/>
        </w:trPr>
        <w:tc>
          <w:tcPr>
            <w:tcW w:w="10296" w:type="dxa"/>
            <w:tcBorders>
              <w:left w:val="single" w:sz="6" w:space="0" w:color="000000"/>
              <w:bottom w:val="single" w:sz="6" w:space="0" w:color="000000"/>
              <w:right w:val="single" w:sz="6" w:space="0" w:color="000000"/>
            </w:tcBorders>
          </w:tcPr>
          <w:p w14:paraId="6069E489" w14:textId="336C5427" w:rsidR="00832B82" w:rsidRDefault="00000000">
            <w:pPr>
              <w:pStyle w:val="TableParagraph"/>
              <w:spacing w:before="84" w:line="244" w:lineRule="auto"/>
              <w:ind w:left="179" w:right="126"/>
            </w:pPr>
            <w:r>
              <w:rPr>
                <w:b/>
              </w:rPr>
              <w:t>Purpose:</w:t>
            </w:r>
            <w:r>
              <w:rPr>
                <w:b/>
                <w:spacing w:val="-1"/>
              </w:rPr>
              <w:t xml:space="preserve"> </w:t>
            </w:r>
            <w:r>
              <w:t>This document defines the procedure for</w:t>
            </w:r>
            <w:r>
              <w:rPr>
                <w:spacing w:val="-1"/>
              </w:rPr>
              <w:t xml:space="preserve"> </w:t>
            </w:r>
            <w:r>
              <w:t xml:space="preserve">removing </w:t>
            </w:r>
            <w:ins w:id="5" w:author="Sebek, Jim" w:date="2023-01-17T16:49:00Z">
              <w:r w:rsidR="003020D2">
                <w:t xml:space="preserve">the sources of </w:t>
              </w:r>
            </w:ins>
            <w:r>
              <w:t>electric</w:t>
            </w:r>
            <w:ins w:id="6" w:author="Sebek, Jim" w:date="2023-01-17T16:49:00Z">
              <w:r w:rsidR="003020D2">
                <w:t>al</w:t>
              </w:r>
            </w:ins>
            <w:r>
              <w:t xml:space="preserve"> power</w:t>
            </w:r>
            <w:r>
              <w:rPr>
                <w:spacing w:val="-1"/>
              </w:rPr>
              <w:t xml:space="preserve"> </w:t>
            </w:r>
            <w:ins w:id="7" w:author="Sebek, Jim" w:date="2023-01-17T16:50:00Z">
              <w:r w:rsidR="003020D2">
                <w:rPr>
                  <w:spacing w:val="-1"/>
                </w:rPr>
                <w:t xml:space="preserve">from </w:t>
              </w:r>
            </w:ins>
            <w:r>
              <w:t xml:space="preserve">and discharging </w:t>
            </w:r>
            <w:ins w:id="8" w:author="Sebek, Jim" w:date="2023-01-17T16:50:00Z">
              <w:r w:rsidR="003020D2">
                <w:t xml:space="preserve">stored </w:t>
              </w:r>
            </w:ins>
            <w:r>
              <w:t>electrical</w:t>
            </w:r>
            <w:del w:id="9" w:author="Sebek, Jim" w:date="2023-01-17T16:50:00Z">
              <w:r w:rsidDel="003020D2">
                <w:delText xml:space="preserve"> hazards from</w:delText>
              </w:r>
            </w:del>
            <w:ins w:id="10" w:author="Sebek, Jim" w:date="2023-01-17T16:50:00Z">
              <w:r w:rsidR="003020D2">
                <w:t xml:space="preserve"> inside of</w:t>
              </w:r>
            </w:ins>
            <w:r>
              <w:t xml:space="preserve"> the Spear 3 RF</w:t>
            </w:r>
            <w:ins w:id="11" w:author="Sebek, Jim" w:date="2023-01-17T16:50:00Z">
              <w:r w:rsidR="003020D2">
                <w:t xml:space="preserve"> </w:t>
              </w:r>
            </w:ins>
            <w:r>
              <w:t>HVPS</w:t>
            </w:r>
            <w:del w:id="12" w:author="Sebek, Jim" w:date="2023-01-17T16:50:00Z">
              <w:r w:rsidDel="003020D2">
                <w:delText xml:space="preserve"> </w:delText>
              </w:r>
            </w:del>
            <w:r>
              <w:t>1 power supply.</w:t>
            </w:r>
          </w:p>
          <w:p w14:paraId="63850A81" w14:textId="77777777" w:rsidR="00832B82" w:rsidRDefault="00000000">
            <w:pPr>
              <w:pStyle w:val="TableParagraph"/>
              <w:spacing w:before="118" w:line="244" w:lineRule="auto"/>
              <w:ind w:left="179" w:right="126"/>
              <w:rPr>
                <w:ins w:id="13" w:author="Sebek, Jim" w:date="2023-01-17T18:19:00Z"/>
              </w:rPr>
            </w:pPr>
            <w:r>
              <w:rPr>
                <w:b/>
              </w:rPr>
              <w:t>Scope:</w:t>
            </w:r>
            <w:r>
              <w:rPr>
                <w:b/>
                <w:spacing w:val="-1"/>
              </w:rPr>
              <w:t xml:space="preserve"> </w:t>
            </w:r>
            <w:r>
              <w:t>Identify energy sources and appropriate circuit breakers for</w:t>
            </w:r>
            <w:r>
              <w:rPr>
                <w:spacing w:val="-1"/>
              </w:rPr>
              <w:t xml:space="preserve"> </w:t>
            </w:r>
            <w:r>
              <w:t xml:space="preserve">lock and </w:t>
            </w:r>
            <w:proofErr w:type="gramStart"/>
            <w:r>
              <w:t>tag, and</w:t>
            </w:r>
            <w:proofErr w:type="gramEnd"/>
            <w:r>
              <w:t xml:space="preserve"> specify a procedure for</w:t>
            </w:r>
            <w:r>
              <w:rPr>
                <w:spacing w:val="-1"/>
              </w:rPr>
              <w:t xml:space="preserve"> </w:t>
            </w:r>
            <w:r>
              <w:t>implementing lock and tag in compliance with the SLAC Control of Hazardous Energy Program (CoHE).</w:t>
            </w:r>
          </w:p>
          <w:p w14:paraId="59713588" w14:textId="0B00D6A0" w:rsidR="003A6D19" w:rsidRPr="003A6D19" w:rsidRDefault="003A6D19">
            <w:pPr>
              <w:pStyle w:val="TableParagraph"/>
              <w:spacing w:before="118" w:line="244" w:lineRule="auto"/>
              <w:ind w:left="179" w:right="126"/>
              <w:rPr>
                <w:bCs/>
              </w:rPr>
            </w:pPr>
            <w:ins w:id="14" w:author="Sebek, Jim" w:date="2023-01-17T18:19:00Z">
              <w:r>
                <w:rPr>
                  <w:b/>
                </w:rPr>
                <w:t>Stop Procedure Criteria:</w:t>
              </w:r>
              <w:r>
                <w:rPr>
                  <w:bCs/>
                </w:rPr>
                <w:t xml:space="preserve">  If any unexpected</w:t>
              </w:r>
            </w:ins>
            <w:ins w:id="15" w:author="Sebek, Jim" w:date="2023-01-17T18:20:00Z">
              <w:r>
                <w:rPr>
                  <w:bCs/>
                </w:rPr>
                <w:t xml:space="preserve"> conditions are encountered or any instructions are unclear, stop the execution of this procedure and report to the system engineer for further instructions.</w:t>
              </w:r>
            </w:ins>
          </w:p>
        </w:tc>
      </w:tr>
    </w:tbl>
    <w:p w14:paraId="41696678" w14:textId="77777777" w:rsidR="00832B82" w:rsidRDefault="00832B82">
      <w:pPr>
        <w:pStyle w:val="BodyText"/>
        <w:rPr>
          <w:b/>
          <w:sz w:val="20"/>
        </w:rPr>
      </w:pPr>
    </w:p>
    <w:p w14:paraId="038CD773" w14:textId="77777777" w:rsidR="00832B82" w:rsidRDefault="00832B82">
      <w:pPr>
        <w:pStyle w:val="BodyText"/>
        <w:rPr>
          <w:b/>
          <w:sz w:val="20"/>
        </w:rPr>
      </w:pPr>
    </w:p>
    <w:p w14:paraId="4D31FFB0" w14:textId="77777777" w:rsidR="00832B82" w:rsidRDefault="00832B82">
      <w:pPr>
        <w:pStyle w:val="BodyText"/>
        <w:spacing w:before="11"/>
        <w:rPr>
          <w:b/>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0"/>
        <w:gridCol w:w="7716"/>
      </w:tblGrid>
      <w:tr w:rsidR="00832B82" w14:paraId="1EB50A48" w14:textId="77777777">
        <w:trPr>
          <w:trHeight w:val="726"/>
        </w:trPr>
        <w:tc>
          <w:tcPr>
            <w:tcW w:w="10296" w:type="dxa"/>
            <w:gridSpan w:val="2"/>
            <w:shd w:val="clear" w:color="auto" w:fill="CDCDCD"/>
          </w:tcPr>
          <w:p w14:paraId="122AE386" w14:textId="77777777" w:rsidR="00832B82" w:rsidRDefault="00832B82">
            <w:pPr>
              <w:pStyle w:val="TableParagraph"/>
              <w:spacing w:before="10"/>
              <w:rPr>
                <w:b/>
                <w:sz w:val="30"/>
              </w:rPr>
            </w:pPr>
          </w:p>
          <w:p w14:paraId="12674454" w14:textId="77777777" w:rsidR="00832B82" w:rsidRDefault="00000000">
            <w:pPr>
              <w:pStyle w:val="TableParagraph"/>
              <w:spacing w:before="1" w:line="352" w:lineRule="exact"/>
              <w:ind w:left="467"/>
              <w:rPr>
                <w:sz w:val="32"/>
              </w:rPr>
            </w:pPr>
            <w:r>
              <w:rPr>
                <w:sz w:val="32"/>
              </w:rPr>
              <w:t>B.</w:t>
            </w:r>
            <w:r>
              <w:rPr>
                <w:spacing w:val="30"/>
                <w:sz w:val="32"/>
              </w:rPr>
              <w:t xml:space="preserve"> </w:t>
            </w:r>
            <w:bookmarkStart w:id="16" w:name="B._General_Information"/>
            <w:bookmarkEnd w:id="16"/>
            <w:r>
              <w:rPr>
                <w:sz w:val="32"/>
              </w:rPr>
              <w:t>General</w:t>
            </w:r>
            <w:r>
              <w:rPr>
                <w:spacing w:val="-7"/>
                <w:sz w:val="32"/>
              </w:rPr>
              <w:t xml:space="preserve"> </w:t>
            </w:r>
            <w:r>
              <w:rPr>
                <w:spacing w:val="-2"/>
                <w:sz w:val="32"/>
              </w:rPr>
              <w:t>Information</w:t>
            </w:r>
          </w:p>
        </w:tc>
      </w:tr>
      <w:tr w:rsidR="00832B82" w14:paraId="336202D1" w14:textId="77777777">
        <w:trPr>
          <w:trHeight w:val="753"/>
        </w:trPr>
        <w:tc>
          <w:tcPr>
            <w:tcW w:w="10296" w:type="dxa"/>
            <w:gridSpan w:val="2"/>
          </w:tcPr>
          <w:p w14:paraId="225835BD" w14:textId="4B10FE31" w:rsidR="00832B82" w:rsidRDefault="00000000">
            <w:pPr>
              <w:pStyle w:val="TableParagraph"/>
              <w:spacing w:before="62"/>
              <w:ind w:left="107"/>
            </w:pPr>
            <w:r>
              <w:rPr>
                <w:b/>
              </w:rPr>
              <w:t>Equipment</w:t>
            </w:r>
            <w:r>
              <w:rPr>
                <w:b/>
                <w:spacing w:val="-4"/>
              </w:rPr>
              <w:t xml:space="preserve"> </w:t>
            </w:r>
            <w:r>
              <w:rPr>
                <w:b/>
              </w:rPr>
              <w:t>description:</w:t>
            </w:r>
            <w:r>
              <w:rPr>
                <w:b/>
                <w:spacing w:val="-3"/>
              </w:rPr>
              <w:t xml:space="preserve"> </w:t>
            </w:r>
            <w:r>
              <w:t>Spear</w:t>
            </w:r>
            <w:r>
              <w:rPr>
                <w:spacing w:val="-4"/>
              </w:rPr>
              <w:t xml:space="preserve"> </w:t>
            </w:r>
            <w:r>
              <w:t>3</w:t>
            </w:r>
            <w:r>
              <w:rPr>
                <w:spacing w:val="-2"/>
              </w:rPr>
              <w:t xml:space="preserve"> </w:t>
            </w:r>
            <w:r>
              <w:t>RF</w:t>
            </w:r>
            <w:r>
              <w:rPr>
                <w:spacing w:val="-4"/>
              </w:rPr>
              <w:t xml:space="preserve"> </w:t>
            </w:r>
            <w:r>
              <w:t>High</w:t>
            </w:r>
            <w:r>
              <w:rPr>
                <w:spacing w:val="-2"/>
              </w:rPr>
              <w:t xml:space="preserve"> </w:t>
            </w:r>
            <w:r>
              <w:t>Voltage</w:t>
            </w:r>
            <w:r>
              <w:rPr>
                <w:spacing w:val="-3"/>
              </w:rPr>
              <w:t xml:space="preserve"> </w:t>
            </w:r>
            <w:r>
              <w:t>Power</w:t>
            </w:r>
            <w:r>
              <w:rPr>
                <w:spacing w:val="-3"/>
              </w:rPr>
              <w:t xml:space="preserve"> </w:t>
            </w:r>
            <w:r>
              <w:t>Supply</w:t>
            </w:r>
            <w:r>
              <w:rPr>
                <w:spacing w:val="-2"/>
              </w:rPr>
              <w:t xml:space="preserve"> </w:t>
            </w:r>
            <w:r>
              <w:rPr>
                <w:spacing w:val="-10"/>
              </w:rPr>
              <w:t>1</w:t>
            </w:r>
            <w:ins w:id="17" w:author="Sebek, Jim" w:date="2023-01-17T16:51:00Z">
              <w:r w:rsidR="003020D2">
                <w:rPr>
                  <w:spacing w:val="-10"/>
                </w:rPr>
                <w:t xml:space="preserve"> (HVPS1)</w:t>
              </w:r>
            </w:ins>
          </w:p>
          <w:p w14:paraId="2D125560" w14:textId="3028B21B" w:rsidR="00832B82" w:rsidRDefault="00000000">
            <w:pPr>
              <w:pStyle w:val="TableParagraph"/>
              <w:spacing w:before="125"/>
              <w:ind w:left="107"/>
            </w:pPr>
            <w:r>
              <w:t>Manufactured</w:t>
            </w:r>
            <w:r>
              <w:rPr>
                <w:spacing w:val="-1"/>
              </w:rPr>
              <w:t xml:space="preserve"> </w:t>
            </w:r>
            <w:r>
              <w:t>by NWL</w:t>
            </w:r>
            <w:r>
              <w:rPr>
                <w:spacing w:val="-1"/>
              </w:rPr>
              <w:t xml:space="preserve"> </w:t>
            </w:r>
            <w:r>
              <w:t>Transformers</w:t>
            </w:r>
            <w:ins w:id="18" w:author="Sebek, Jim" w:date="2023-01-17T16:51:00Z">
              <w:r w:rsidR="003020D2">
                <w:t>:</w:t>
              </w:r>
            </w:ins>
            <w:del w:id="19" w:author="Sebek, Jim" w:date="2023-01-17T16:51:00Z">
              <w:r w:rsidDel="003020D2">
                <w:delText>1</w:delText>
              </w:r>
            </w:del>
            <w:r>
              <w:rPr>
                <w:spacing w:val="50"/>
              </w:rPr>
              <w:t xml:space="preserve"> </w:t>
            </w:r>
            <w:r>
              <w:t>Input:</w:t>
            </w:r>
            <w:r>
              <w:rPr>
                <w:spacing w:val="-1"/>
              </w:rPr>
              <w:t xml:space="preserve"> </w:t>
            </w:r>
            <w:r>
              <w:t>12.47 kV</w:t>
            </w:r>
            <w:ins w:id="20" w:author="Sebek, Jim" w:date="2023-01-17T18:00:00Z">
              <w:r w:rsidR="001E0EBA">
                <w:t>AC</w:t>
              </w:r>
            </w:ins>
            <w:del w:id="21" w:author="Sebek, Jim" w:date="2023-01-17T16:51:00Z">
              <w:r w:rsidDel="003020D2">
                <w:delText>ac</w:delText>
              </w:r>
            </w:del>
            <w:r>
              <w:rPr>
                <w:spacing w:val="-1"/>
              </w:rPr>
              <w:t xml:space="preserve"> </w:t>
            </w:r>
            <w:r>
              <w:t>three phase</w:t>
            </w:r>
            <w:r>
              <w:rPr>
                <w:spacing w:val="74"/>
                <w:w w:val="150"/>
              </w:rPr>
              <w:t xml:space="preserve"> </w:t>
            </w:r>
            <w:r>
              <w:t>Output:</w:t>
            </w:r>
            <w:r>
              <w:rPr>
                <w:spacing w:val="-1"/>
              </w:rPr>
              <w:t xml:space="preserve"> </w:t>
            </w:r>
            <w:r>
              <w:t>-90 kVdc @ 30 amps</w:t>
            </w:r>
            <w:r>
              <w:rPr>
                <w:spacing w:val="-1"/>
              </w:rPr>
              <w:t xml:space="preserve"> </w:t>
            </w:r>
            <w:r>
              <w:t xml:space="preserve">(2.7 </w:t>
            </w:r>
            <w:r>
              <w:rPr>
                <w:spacing w:val="-5"/>
              </w:rPr>
              <w:t>MW)</w:t>
            </w:r>
          </w:p>
        </w:tc>
      </w:tr>
      <w:tr w:rsidR="00832B82" w14:paraId="701F4F61" w14:textId="77777777">
        <w:trPr>
          <w:trHeight w:val="633"/>
        </w:trPr>
        <w:tc>
          <w:tcPr>
            <w:tcW w:w="2580" w:type="dxa"/>
          </w:tcPr>
          <w:p w14:paraId="5212D594" w14:textId="77777777" w:rsidR="00832B82" w:rsidRDefault="00000000">
            <w:pPr>
              <w:pStyle w:val="TableParagraph"/>
              <w:spacing w:before="62" w:line="244" w:lineRule="auto"/>
              <w:ind w:left="179"/>
            </w:pPr>
            <w:r>
              <w:rPr>
                <w:b/>
              </w:rPr>
              <w:t>Property</w:t>
            </w:r>
            <w:r>
              <w:rPr>
                <w:b/>
                <w:spacing w:val="-13"/>
              </w:rPr>
              <w:t xml:space="preserve"> </w:t>
            </w:r>
            <w:r>
              <w:rPr>
                <w:b/>
              </w:rPr>
              <w:t>control</w:t>
            </w:r>
            <w:r>
              <w:rPr>
                <w:b/>
                <w:spacing w:val="-13"/>
              </w:rPr>
              <w:t xml:space="preserve"> </w:t>
            </w:r>
            <w:r>
              <w:rPr>
                <w:b/>
              </w:rPr>
              <w:t>numbers (PC #s):</w:t>
            </w:r>
            <w:r>
              <w:rPr>
                <w:b/>
                <w:spacing w:val="40"/>
              </w:rPr>
              <w:t xml:space="preserve"> </w:t>
            </w:r>
            <w:r>
              <w:t>(Asset #) N/A</w:t>
            </w:r>
          </w:p>
        </w:tc>
        <w:tc>
          <w:tcPr>
            <w:tcW w:w="7716" w:type="dxa"/>
          </w:tcPr>
          <w:p w14:paraId="37987DCF" w14:textId="77777777" w:rsidR="00832B82" w:rsidRDefault="00000000">
            <w:pPr>
              <w:pStyle w:val="TableParagraph"/>
              <w:spacing w:before="189"/>
              <w:ind w:left="179"/>
            </w:pPr>
            <w:r>
              <w:rPr>
                <w:b/>
              </w:rPr>
              <w:t>Equipment</w:t>
            </w:r>
            <w:r>
              <w:rPr>
                <w:b/>
                <w:spacing w:val="-5"/>
              </w:rPr>
              <w:t xml:space="preserve"> </w:t>
            </w:r>
            <w:r>
              <w:rPr>
                <w:b/>
              </w:rPr>
              <w:t>custodian/</w:t>
            </w:r>
            <w:r>
              <w:rPr>
                <w:b/>
                <w:spacing w:val="-3"/>
              </w:rPr>
              <w:t xml:space="preserve"> </w:t>
            </w:r>
            <w:r>
              <w:rPr>
                <w:b/>
              </w:rPr>
              <w:t>procedure</w:t>
            </w:r>
            <w:r>
              <w:rPr>
                <w:b/>
                <w:spacing w:val="-3"/>
              </w:rPr>
              <w:t xml:space="preserve"> </w:t>
            </w:r>
            <w:r>
              <w:rPr>
                <w:b/>
              </w:rPr>
              <w:t>owner:</w:t>
            </w:r>
            <w:r>
              <w:rPr>
                <w:b/>
                <w:spacing w:val="43"/>
              </w:rPr>
              <w:t xml:space="preserve"> </w:t>
            </w:r>
            <w:r>
              <w:t>Jim</w:t>
            </w:r>
            <w:r>
              <w:rPr>
                <w:spacing w:val="-3"/>
              </w:rPr>
              <w:t xml:space="preserve"> </w:t>
            </w:r>
            <w:r>
              <w:rPr>
                <w:spacing w:val="-2"/>
              </w:rPr>
              <w:t>Sebek</w:t>
            </w:r>
          </w:p>
        </w:tc>
      </w:tr>
      <w:tr w:rsidR="00832B82" w14:paraId="1EFE0803" w14:textId="77777777">
        <w:trPr>
          <w:trHeight w:val="431"/>
        </w:trPr>
        <w:tc>
          <w:tcPr>
            <w:tcW w:w="10296" w:type="dxa"/>
            <w:gridSpan w:val="2"/>
          </w:tcPr>
          <w:p w14:paraId="7C352CA1" w14:textId="77777777" w:rsidR="00832B82" w:rsidRDefault="00000000">
            <w:pPr>
              <w:pStyle w:val="TableParagraph"/>
              <w:spacing w:before="62"/>
              <w:ind w:left="179"/>
            </w:pPr>
            <w:r>
              <w:rPr>
                <w:b/>
              </w:rPr>
              <w:t>Equipment</w:t>
            </w:r>
            <w:r>
              <w:rPr>
                <w:b/>
                <w:spacing w:val="-4"/>
              </w:rPr>
              <w:t xml:space="preserve"> </w:t>
            </w:r>
            <w:r>
              <w:rPr>
                <w:b/>
              </w:rPr>
              <w:t>location:</w:t>
            </w:r>
            <w:r>
              <w:rPr>
                <w:b/>
                <w:spacing w:val="44"/>
              </w:rPr>
              <w:t xml:space="preserve"> </w:t>
            </w:r>
            <w:r>
              <w:t>Building</w:t>
            </w:r>
            <w:r>
              <w:rPr>
                <w:spacing w:val="-2"/>
              </w:rPr>
              <w:t xml:space="preserve"> </w:t>
            </w:r>
            <w:r>
              <w:rPr>
                <w:spacing w:val="-5"/>
              </w:rPr>
              <w:t>514</w:t>
            </w:r>
          </w:p>
        </w:tc>
      </w:tr>
    </w:tbl>
    <w:p w14:paraId="128627BF" w14:textId="77777777" w:rsidR="00832B82" w:rsidRDefault="00832B82">
      <w:pPr>
        <w:sectPr w:rsidR="00832B82">
          <w:pgSz w:w="12240" w:h="15840"/>
          <w:pgMar w:top="1340" w:right="320" w:bottom="920" w:left="300" w:header="727" w:footer="738" w:gutter="0"/>
          <w:cols w:space="720"/>
        </w:sectPr>
      </w:pPr>
    </w:p>
    <w:p w14:paraId="3FAF76E5" w14:textId="77777777" w:rsidR="00832B82" w:rsidRDefault="00832B82">
      <w:pPr>
        <w:pStyle w:val="BodyText"/>
        <w:rPr>
          <w:b/>
          <w:sz w:val="8"/>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96"/>
      </w:tblGrid>
      <w:tr w:rsidR="00832B82" w14:paraId="155D3610" w14:textId="77777777">
        <w:trPr>
          <w:trHeight w:val="6532"/>
        </w:trPr>
        <w:tc>
          <w:tcPr>
            <w:tcW w:w="10296" w:type="dxa"/>
          </w:tcPr>
          <w:p w14:paraId="497104FC" w14:textId="77777777" w:rsidR="00832B82" w:rsidRDefault="00832B82">
            <w:pPr>
              <w:pStyle w:val="TableParagraph"/>
              <w:spacing w:before="4"/>
              <w:rPr>
                <w:b/>
                <w:sz w:val="5"/>
              </w:rPr>
            </w:pPr>
          </w:p>
          <w:p w14:paraId="0FD91091" w14:textId="77777777" w:rsidR="00832B82" w:rsidRDefault="00000000">
            <w:pPr>
              <w:pStyle w:val="TableParagraph"/>
              <w:ind w:left="220"/>
              <w:rPr>
                <w:sz w:val="20"/>
              </w:rPr>
            </w:pPr>
            <w:r>
              <w:rPr>
                <w:noProof/>
                <w:sz w:val="20"/>
              </w:rPr>
              <w:drawing>
                <wp:inline distT="0" distB="0" distL="0" distR="0" wp14:anchorId="4A81BD87" wp14:editId="6E50C96B">
                  <wp:extent cx="6314964" cy="3913632"/>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6314964" cy="3913632"/>
                          </a:xfrm>
                          <a:prstGeom prst="rect">
                            <a:avLst/>
                          </a:prstGeom>
                        </pic:spPr>
                      </pic:pic>
                    </a:graphicData>
                  </a:graphic>
                </wp:inline>
              </w:drawing>
            </w:r>
          </w:p>
        </w:tc>
      </w:tr>
    </w:tbl>
    <w:p w14:paraId="33EFBDCF" w14:textId="77777777" w:rsidR="00832B82" w:rsidRDefault="00832B82">
      <w:pPr>
        <w:rPr>
          <w:sz w:val="20"/>
        </w:rPr>
        <w:sectPr w:rsidR="00832B82">
          <w:pgSz w:w="12240" w:h="15840"/>
          <w:pgMar w:top="1340" w:right="320" w:bottom="920" w:left="300" w:header="727" w:footer="738" w:gutter="0"/>
          <w:cols w:space="720"/>
        </w:sectPr>
      </w:pPr>
    </w:p>
    <w:p w14:paraId="0F51784E" w14:textId="5E702442" w:rsidR="00832B82" w:rsidRDefault="00836CF7">
      <w:pPr>
        <w:pStyle w:val="BodyText"/>
        <w:rPr>
          <w:b/>
          <w:sz w:val="20"/>
        </w:rPr>
      </w:pPr>
      <w:r>
        <w:rPr>
          <w:noProof/>
        </w:rPr>
        <w:lastRenderedPageBreak/>
        <mc:AlternateContent>
          <mc:Choice Requires="wpg">
            <w:drawing>
              <wp:anchor distT="0" distB="0" distL="114300" distR="114300" simplePos="0" relativeHeight="487283712" behindDoc="1" locked="0" layoutInCell="1" allowOverlap="1" wp14:anchorId="2C4C04DC" wp14:editId="1A6900EA">
                <wp:simplePos x="0" y="0"/>
                <wp:positionH relativeFrom="page">
                  <wp:posOffset>614045</wp:posOffset>
                </wp:positionH>
                <wp:positionV relativeFrom="page">
                  <wp:posOffset>1295400</wp:posOffset>
                </wp:positionV>
                <wp:extent cx="6544310" cy="7789545"/>
                <wp:effectExtent l="0" t="0" r="8890" b="1905"/>
                <wp:wrapNone/>
                <wp:docPr id="24" name="docshapegroup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4310" cy="7789545"/>
                          <a:chOff x="967" y="2040"/>
                          <a:chExt cx="10306" cy="12267"/>
                        </a:xfrm>
                      </wpg:grpSpPr>
                      <wps:wsp>
                        <wps:cNvPr id="25" name="docshape43"/>
                        <wps:cNvSpPr>
                          <a:spLocks/>
                        </wps:cNvSpPr>
                        <wps:spPr bwMode="auto">
                          <a:xfrm>
                            <a:off x="976" y="2049"/>
                            <a:ext cx="10287" cy="728"/>
                          </a:xfrm>
                          <a:custGeom>
                            <a:avLst/>
                            <a:gdLst>
                              <a:gd name="T0" fmla="+- 0 11263 977"/>
                              <a:gd name="T1" fmla="*/ T0 w 10287"/>
                              <a:gd name="T2" fmla="+- 0 2050 2050"/>
                              <a:gd name="T3" fmla="*/ 2050 h 728"/>
                              <a:gd name="T4" fmla="+- 0 11160 977"/>
                              <a:gd name="T5" fmla="*/ T4 w 10287"/>
                              <a:gd name="T6" fmla="+- 0 2050 2050"/>
                              <a:gd name="T7" fmla="*/ 2050 h 728"/>
                              <a:gd name="T8" fmla="+- 0 1080 977"/>
                              <a:gd name="T9" fmla="*/ T8 w 10287"/>
                              <a:gd name="T10" fmla="+- 0 2050 2050"/>
                              <a:gd name="T11" fmla="*/ 2050 h 728"/>
                              <a:gd name="T12" fmla="+- 0 977 977"/>
                              <a:gd name="T13" fmla="*/ T12 w 10287"/>
                              <a:gd name="T14" fmla="+- 0 2050 2050"/>
                              <a:gd name="T15" fmla="*/ 2050 h 728"/>
                              <a:gd name="T16" fmla="+- 0 977 977"/>
                              <a:gd name="T17" fmla="*/ T16 w 10287"/>
                              <a:gd name="T18" fmla="+- 0 2777 2050"/>
                              <a:gd name="T19" fmla="*/ 2777 h 728"/>
                              <a:gd name="T20" fmla="+- 0 1080 977"/>
                              <a:gd name="T21" fmla="*/ T20 w 10287"/>
                              <a:gd name="T22" fmla="+- 0 2777 2050"/>
                              <a:gd name="T23" fmla="*/ 2777 h 728"/>
                              <a:gd name="T24" fmla="+- 0 11160 977"/>
                              <a:gd name="T25" fmla="*/ T24 w 10287"/>
                              <a:gd name="T26" fmla="+- 0 2777 2050"/>
                              <a:gd name="T27" fmla="*/ 2777 h 728"/>
                              <a:gd name="T28" fmla="+- 0 11263 977"/>
                              <a:gd name="T29" fmla="*/ T28 w 10287"/>
                              <a:gd name="T30" fmla="+- 0 2777 2050"/>
                              <a:gd name="T31" fmla="*/ 2777 h 728"/>
                              <a:gd name="T32" fmla="+- 0 11263 977"/>
                              <a:gd name="T33" fmla="*/ T32 w 10287"/>
                              <a:gd name="T34" fmla="+- 0 2050 2050"/>
                              <a:gd name="T35" fmla="*/ 2050 h 7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287" h="728">
                                <a:moveTo>
                                  <a:pt x="10286" y="0"/>
                                </a:moveTo>
                                <a:lnTo>
                                  <a:pt x="10183" y="0"/>
                                </a:lnTo>
                                <a:lnTo>
                                  <a:pt x="103" y="0"/>
                                </a:lnTo>
                                <a:lnTo>
                                  <a:pt x="0" y="0"/>
                                </a:lnTo>
                                <a:lnTo>
                                  <a:pt x="0" y="727"/>
                                </a:lnTo>
                                <a:lnTo>
                                  <a:pt x="103" y="727"/>
                                </a:lnTo>
                                <a:lnTo>
                                  <a:pt x="10183" y="727"/>
                                </a:lnTo>
                                <a:lnTo>
                                  <a:pt x="10286" y="727"/>
                                </a:lnTo>
                                <a:lnTo>
                                  <a:pt x="10286" y="0"/>
                                </a:lnTo>
                                <a:close/>
                              </a:path>
                            </a:pathLst>
                          </a:custGeom>
                          <a:solidFill>
                            <a:srgbClr val="CDCD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docshape44"/>
                        <wps:cNvSpPr>
                          <a:spLocks/>
                        </wps:cNvSpPr>
                        <wps:spPr bwMode="auto">
                          <a:xfrm>
                            <a:off x="967" y="2039"/>
                            <a:ext cx="10306" cy="12267"/>
                          </a:xfrm>
                          <a:custGeom>
                            <a:avLst/>
                            <a:gdLst>
                              <a:gd name="T0" fmla="+- 0 11263 967"/>
                              <a:gd name="T1" fmla="*/ T0 w 10306"/>
                              <a:gd name="T2" fmla="+- 0 2040 2040"/>
                              <a:gd name="T3" fmla="*/ 2040 h 12267"/>
                              <a:gd name="T4" fmla="+- 0 977 967"/>
                              <a:gd name="T5" fmla="*/ T4 w 10306"/>
                              <a:gd name="T6" fmla="+- 0 2040 2040"/>
                              <a:gd name="T7" fmla="*/ 2040 h 12267"/>
                              <a:gd name="T8" fmla="+- 0 977 967"/>
                              <a:gd name="T9" fmla="*/ T8 w 10306"/>
                              <a:gd name="T10" fmla="+- 0 2040 2040"/>
                              <a:gd name="T11" fmla="*/ 2040 h 12267"/>
                              <a:gd name="T12" fmla="+- 0 967 967"/>
                              <a:gd name="T13" fmla="*/ T12 w 10306"/>
                              <a:gd name="T14" fmla="+- 0 2040 2040"/>
                              <a:gd name="T15" fmla="*/ 2040 h 12267"/>
                              <a:gd name="T16" fmla="+- 0 967 967"/>
                              <a:gd name="T17" fmla="*/ T16 w 10306"/>
                              <a:gd name="T18" fmla="+- 0 2050 2040"/>
                              <a:gd name="T19" fmla="*/ 2050 h 12267"/>
                              <a:gd name="T20" fmla="+- 0 967 967"/>
                              <a:gd name="T21" fmla="*/ T20 w 10306"/>
                              <a:gd name="T22" fmla="+- 0 2777 2040"/>
                              <a:gd name="T23" fmla="*/ 2777 h 12267"/>
                              <a:gd name="T24" fmla="+- 0 967 967"/>
                              <a:gd name="T25" fmla="*/ T24 w 10306"/>
                              <a:gd name="T26" fmla="+- 0 2786 2040"/>
                              <a:gd name="T27" fmla="*/ 2786 h 12267"/>
                              <a:gd name="T28" fmla="+- 0 967 967"/>
                              <a:gd name="T29" fmla="*/ T28 w 10306"/>
                              <a:gd name="T30" fmla="+- 0 14297 2040"/>
                              <a:gd name="T31" fmla="*/ 14297 h 12267"/>
                              <a:gd name="T32" fmla="+- 0 967 967"/>
                              <a:gd name="T33" fmla="*/ T32 w 10306"/>
                              <a:gd name="T34" fmla="+- 0 14306 2040"/>
                              <a:gd name="T35" fmla="*/ 14306 h 12267"/>
                              <a:gd name="T36" fmla="+- 0 977 967"/>
                              <a:gd name="T37" fmla="*/ T36 w 10306"/>
                              <a:gd name="T38" fmla="+- 0 14306 2040"/>
                              <a:gd name="T39" fmla="*/ 14306 h 12267"/>
                              <a:gd name="T40" fmla="+- 0 977 967"/>
                              <a:gd name="T41" fmla="*/ T40 w 10306"/>
                              <a:gd name="T42" fmla="+- 0 14306 2040"/>
                              <a:gd name="T43" fmla="*/ 14306 h 12267"/>
                              <a:gd name="T44" fmla="+- 0 11263 967"/>
                              <a:gd name="T45" fmla="*/ T44 w 10306"/>
                              <a:gd name="T46" fmla="+- 0 14306 2040"/>
                              <a:gd name="T47" fmla="*/ 14306 h 12267"/>
                              <a:gd name="T48" fmla="+- 0 11263 967"/>
                              <a:gd name="T49" fmla="*/ T48 w 10306"/>
                              <a:gd name="T50" fmla="+- 0 14297 2040"/>
                              <a:gd name="T51" fmla="*/ 14297 h 12267"/>
                              <a:gd name="T52" fmla="+- 0 977 967"/>
                              <a:gd name="T53" fmla="*/ T52 w 10306"/>
                              <a:gd name="T54" fmla="+- 0 14297 2040"/>
                              <a:gd name="T55" fmla="*/ 14297 h 12267"/>
                              <a:gd name="T56" fmla="+- 0 977 967"/>
                              <a:gd name="T57" fmla="*/ T56 w 10306"/>
                              <a:gd name="T58" fmla="+- 0 2786 2040"/>
                              <a:gd name="T59" fmla="*/ 2786 h 12267"/>
                              <a:gd name="T60" fmla="+- 0 11263 967"/>
                              <a:gd name="T61" fmla="*/ T60 w 10306"/>
                              <a:gd name="T62" fmla="+- 0 2786 2040"/>
                              <a:gd name="T63" fmla="*/ 2786 h 12267"/>
                              <a:gd name="T64" fmla="+- 0 11263 967"/>
                              <a:gd name="T65" fmla="*/ T64 w 10306"/>
                              <a:gd name="T66" fmla="+- 0 2777 2040"/>
                              <a:gd name="T67" fmla="*/ 2777 h 12267"/>
                              <a:gd name="T68" fmla="+- 0 977 967"/>
                              <a:gd name="T69" fmla="*/ T68 w 10306"/>
                              <a:gd name="T70" fmla="+- 0 2777 2040"/>
                              <a:gd name="T71" fmla="*/ 2777 h 12267"/>
                              <a:gd name="T72" fmla="+- 0 977 967"/>
                              <a:gd name="T73" fmla="*/ T72 w 10306"/>
                              <a:gd name="T74" fmla="+- 0 2050 2040"/>
                              <a:gd name="T75" fmla="*/ 2050 h 12267"/>
                              <a:gd name="T76" fmla="+- 0 11263 967"/>
                              <a:gd name="T77" fmla="*/ T76 w 10306"/>
                              <a:gd name="T78" fmla="+- 0 2050 2040"/>
                              <a:gd name="T79" fmla="*/ 2050 h 12267"/>
                              <a:gd name="T80" fmla="+- 0 11263 967"/>
                              <a:gd name="T81" fmla="*/ T80 w 10306"/>
                              <a:gd name="T82" fmla="+- 0 2040 2040"/>
                              <a:gd name="T83" fmla="*/ 2040 h 12267"/>
                              <a:gd name="T84" fmla="+- 0 11273 967"/>
                              <a:gd name="T85" fmla="*/ T84 w 10306"/>
                              <a:gd name="T86" fmla="+- 0 2040 2040"/>
                              <a:gd name="T87" fmla="*/ 2040 h 12267"/>
                              <a:gd name="T88" fmla="+- 0 11263 967"/>
                              <a:gd name="T89" fmla="*/ T88 w 10306"/>
                              <a:gd name="T90" fmla="+- 0 2040 2040"/>
                              <a:gd name="T91" fmla="*/ 2040 h 12267"/>
                              <a:gd name="T92" fmla="+- 0 11263 967"/>
                              <a:gd name="T93" fmla="*/ T92 w 10306"/>
                              <a:gd name="T94" fmla="+- 0 2050 2040"/>
                              <a:gd name="T95" fmla="*/ 2050 h 12267"/>
                              <a:gd name="T96" fmla="+- 0 11263 967"/>
                              <a:gd name="T97" fmla="*/ T96 w 10306"/>
                              <a:gd name="T98" fmla="+- 0 2777 2040"/>
                              <a:gd name="T99" fmla="*/ 2777 h 12267"/>
                              <a:gd name="T100" fmla="+- 0 11263 967"/>
                              <a:gd name="T101" fmla="*/ T100 w 10306"/>
                              <a:gd name="T102" fmla="+- 0 2786 2040"/>
                              <a:gd name="T103" fmla="*/ 2786 h 12267"/>
                              <a:gd name="T104" fmla="+- 0 11263 967"/>
                              <a:gd name="T105" fmla="*/ T104 w 10306"/>
                              <a:gd name="T106" fmla="+- 0 14297 2040"/>
                              <a:gd name="T107" fmla="*/ 14297 h 12267"/>
                              <a:gd name="T108" fmla="+- 0 11263 967"/>
                              <a:gd name="T109" fmla="*/ T108 w 10306"/>
                              <a:gd name="T110" fmla="+- 0 14306 2040"/>
                              <a:gd name="T111" fmla="*/ 14306 h 12267"/>
                              <a:gd name="T112" fmla="+- 0 11273 967"/>
                              <a:gd name="T113" fmla="*/ T112 w 10306"/>
                              <a:gd name="T114" fmla="+- 0 14306 2040"/>
                              <a:gd name="T115" fmla="*/ 14306 h 12267"/>
                              <a:gd name="T116" fmla="+- 0 11273 967"/>
                              <a:gd name="T117" fmla="*/ T116 w 10306"/>
                              <a:gd name="T118" fmla="+- 0 14297 2040"/>
                              <a:gd name="T119" fmla="*/ 14297 h 12267"/>
                              <a:gd name="T120" fmla="+- 0 11273 967"/>
                              <a:gd name="T121" fmla="*/ T120 w 10306"/>
                              <a:gd name="T122" fmla="+- 0 2786 2040"/>
                              <a:gd name="T123" fmla="*/ 2786 h 12267"/>
                              <a:gd name="T124" fmla="+- 0 11273 967"/>
                              <a:gd name="T125" fmla="*/ T124 w 10306"/>
                              <a:gd name="T126" fmla="+- 0 2777 2040"/>
                              <a:gd name="T127" fmla="*/ 2777 h 12267"/>
                              <a:gd name="T128" fmla="+- 0 11273 967"/>
                              <a:gd name="T129" fmla="*/ T128 w 10306"/>
                              <a:gd name="T130" fmla="+- 0 2050 2040"/>
                              <a:gd name="T131" fmla="*/ 2050 h 12267"/>
                              <a:gd name="T132" fmla="+- 0 11273 967"/>
                              <a:gd name="T133" fmla="*/ T132 w 10306"/>
                              <a:gd name="T134" fmla="+- 0 2040 2040"/>
                              <a:gd name="T135" fmla="*/ 2040 h 122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0306" h="12267">
                                <a:moveTo>
                                  <a:pt x="10296" y="0"/>
                                </a:moveTo>
                                <a:lnTo>
                                  <a:pt x="10" y="0"/>
                                </a:lnTo>
                                <a:lnTo>
                                  <a:pt x="0" y="0"/>
                                </a:lnTo>
                                <a:lnTo>
                                  <a:pt x="0" y="10"/>
                                </a:lnTo>
                                <a:lnTo>
                                  <a:pt x="0" y="737"/>
                                </a:lnTo>
                                <a:lnTo>
                                  <a:pt x="0" y="746"/>
                                </a:lnTo>
                                <a:lnTo>
                                  <a:pt x="0" y="12257"/>
                                </a:lnTo>
                                <a:lnTo>
                                  <a:pt x="0" y="12266"/>
                                </a:lnTo>
                                <a:lnTo>
                                  <a:pt x="10" y="12266"/>
                                </a:lnTo>
                                <a:lnTo>
                                  <a:pt x="10296" y="12266"/>
                                </a:lnTo>
                                <a:lnTo>
                                  <a:pt x="10296" y="12257"/>
                                </a:lnTo>
                                <a:lnTo>
                                  <a:pt x="10" y="12257"/>
                                </a:lnTo>
                                <a:lnTo>
                                  <a:pt x="10" y="746"/>
                                </a:lnTo>
                                <a:lnTo>
                                  <a:pt x="10296" y="746"/>
                                </a:lnTo>
                                <a:lnTo>
                                  <a:pt x="10296" y="737"/>
                                </a:lnTo>
                                <a:lnTo>
                                  <a:pt x="10" y="737"/>
                                </a:lnTo>
                                <a:lnTo>
                                  <a:pt x="10" y="10"/>
                                </a:lnTo>
                                <a:lnTo>
                                  <a:pt x="10296" y="10"/>
                                </a:lnTo>
                                <a:lnTo>
                                  <a:pt x="10296" y="0"/>
                                </a:lnTo>
                                <a:close/>
                                <a:moveTo>
                                  <a:pt x="10306" y="0"/>
                                </a:moveTo>
                                <a:lnTo>
                                  <a:pt x="10296" y="0"/>
                                </a:lnTo>
                                <a:lnTo>
                                  <a:pt x="10296" y="10"/>
                                </a:lnTo>
                                <a:lnTo>
                                  <a:pt x="10296" y="737"/>
                                </a:lnTo>
                                <a:lnTo>
                                  <a:pt x="10296" y="746"/>
                                </a:lnTo>
                                <a:lnTo>
                                  <a:pt x="10296" y="12257"/>
                                </a:lnTo>
                                <a:lnTo>
                                  <a:pt x="10296" y="12266"/>
                                </a:lnTo>
                                <a:lnTo>
                                  <a:pt x="10306" y="12266"/>
                                </a:lnTo>
                                <a:lnTo>
                                  <a:pt x="10306" y="12257"/>
                                </a:lnTo>
                                <a:lnTo>
                                  <a:pt x="10306" y="746"/>
                                </a:lnTo>
                                <a:lnTo>
                                  <a:pt x="10306" y="737"/>
                                </a:lnTo>
                                <a:lnTo>
                                  <a:pt x="10306" y="10"/>
                                </a:lnTo>
                                <a:lnTo>
                                  <a:pt x="103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7" name="docshape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106" y="3097"/>
                            <a:ext cx="4914" cy="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docshape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108" y="10344"/>
                            <a:ext cx="4890" cy="3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docshape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110" y="7029"/>
                            <a:ext cx="4950" cy="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D66767E" id="docshapegroup42" o:spid="_x0000_s1026" style="position:absolute;margin-left:48.35pt;margin-top:102pt;width:515.3pt;height:613.35pt;z-index:-16032768;mso-position-horizontal-relative:page;mso-position-vertical-relative:page" coordorigin="967,2040" coordsize="10306,12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">
                <v:shape id="docshape43" o:spid="_x0000_s1027" style="position:absolute;left:976;top:2049;width:10287;height:728;visibility:visible;mso-wrap-style:square;v-text-anchor:top" coordsize="10287,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" path="m10286,r-103,l103,,,,,727r103,l10183,727r103,l10286,xe" fillcolor="#cdcdcd" stroked="f">
                  <v:path arrowok="t" o:connecttype="custom" o:connectlocs="10286,2050;10183,2050;103,2050;0,2050;0,2777;103,2777;10183,2777;10286,2777;10286,2050" o:connectangles="0,0,0,0,0,0,0,0,0"/>
                </v:shape>
                <v:shape id="docshape44" o:spid="_x0000_s1028" style="position:absolute;left:967;top:2039;width:10306;height:12267;visibility:visible;mso-wrap-style:square;v-text-anchor:top" coordsize="10306,12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" path="m10296,l10,,,,,10,,737r,9l,12257r,9l10,12266r10286,l10296,12257r-10286,l10,746r10286,l10296,737,10,737,10,10r10286,l10296,xm10306,r-10,l10296,10r,727l10296,746r,11511l10296,12266r10,l10306,12257r,-11511l10306,737r,-727l10306,xe" fillcolor="black" stroked="f">
                  <v:path arrowok="t" o:connecttype="custom" o:connectlocs="10296,2040;10,2040;10,2040;0,2040;0,2050;0,2777;0,2786;0,14297;0,14306;10,14306;10,14306;10296,14306;10296,14297;10,14297;10,2786;10296,2786;10296,2777;10,2777;10,2050;10296,2050;10296,2040;10306,2040;10296,2040;10296,2050;10296,2777;10296,2786;10296,14297;10296,14306;10306,14306;10306,14297;10306,2786;10306,2777;10306,2050;10306,2040" o:connectangles="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5" o:spid="_x0000_s1029" type="#_x0000_t75" style="position:absolute;left:1106;top:3097;width:4914;height:3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">
                  <v:imagedata r:id="rId15" o:title=""/>
                </v:shape>
                <v:shape id="docshape46" o:spid="_x0000_s1030" type="#_x0000_t75" style="position:absolute;left:1108;top:10344;width:4890;height: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">
                  <v:imagedata r:id="rId16" o:title=""/>
                </v:shape>
                <v:shape id="docshape47" o:spid="_x0000_s1031" type="#_x0000_t75" style="position:absolute;left:1110;top:7029;width:4950;height:3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">
                  <v:imagedata r:id="rId17" o:title=""/>
                </v:shape>
                <w10:wrap anchorx="page" anchory="page"/>
              </v:group>
            </w:pict>
          </mc:Fallback>
        </mc:AlternateContent>
      </w:r>
    </w:p>
    <w:p w14:paraId="43811477" w14:textId="77777777" w:rsidR="00832B82" w:rsidRDefault="00832B82">
      <w:pPr>
        <w:pStyle w:val="BodyText"/>
        <w:rPr>
          <w:b/>
          <w:sz w:val="20"/>
        </w:rPr>
      </w:pPr>
    </w:p>
    <w:p w14:paraId="49FAE1B0" w14:textId="03A4A58F" w:rsidR="00832B82" w:rsidRDefault="00832B82">
      <w:pPr>
        <w:pStyle w:val="BodyText"/>
        <w:rPr>
          <w:b/>
          <w:sz w:val="20"/>
        </w:rPr>
      </w:pPr>
    </w:p>
    <w:p w14:paraId="38B0E937" w14:textId="77777777" w:rsidR="00832B82" w:rsidRDefault="00832B82">
      <w:pPr>
        <w:pStyle w:val="BodyText"/>
        <w:spacing w:before="10"/>
        <w:rPr>
          <w:b/>
          <w:sz w:val="23"/>
        </w:rPr>
      </w:pPr>
    </w:p>
    <w:p w14:paraId="75EFB95F" w14:textId="77777777" w:rsidR="00832B82" w:rsidRDefault="00000000">
      <w:pPr>
        <w:spacing w:before="94"/>
        <w:ind w:left="1140"/>
        <w:rPr>
          <w:sz w:val="32"/>
        </w:rPr>
      </w:pPr>
      <w:r>
        <w:rPr>
          <w:sz w:val="32"/>
        </w:rPr>
        <w:t>C.</w:t>
      </w:r>
      <w:r>
        <w:rPr>
          <w:spacing w:val="10"/>
          <w:sz w:val="32"/>
        </w:rPr>
        <w:t xml:space="preserve"> </w:t>
      </w:r>
      <w:r>
        <w:rPr>
          <w:sz w:val="32"/>
        </w:rPr>
        <w:t>Hazardous</w:t>
      </w:r>
      <w:r>
        <w:rPr>
          <w:spacing w:val="-10"/>
          <w:sz w:val="32"/>
        </w:rPr>
        <w:t xml:space="preserve"> </w:t>
      </w:r>
      <w:r>
        <w:rPr>
          <w:sz w:val="32"/>
        </w:rPr>
        <w:t>Energy</w:t>
      </w:r>
      <w:r>
        <w:rPr>
          <w:spacing w:val="-11"/>
          <w:sz w:val="32"/>
        </w:rPr>
        <w:t xml:space="preserve"> </w:t>
      </w:r>
      <w:r>
        <w:rPr>
          <w:sz w:val="32"/>
        </w:rPr>
        <w:t>Schematic</w:t>
      </w:r>
      <w:r>
        <w:rPr>
          <w:spacing w:val="-10"/>
          <w:sz w:val="32"/>
        </w:rPr>
        <w:t xml:space="preserve"> </w:t>
      </w:r>
      <w:r>
        <w:rPr>
          <w:sz w:val="32"/>
        </w:rPr>
        <w:t>Showing</w:t>
      </w:r>
      <w:r>
        <w:rPr>
          <w:spacing w:val="-11"/>
          <w:sz w:val="32"/>
        </w:rPr>
        <w:t xml:space="preserve"> </w:t>
      </w:r>
      <w:r>
        <w:rPr>
          <w:sz w:val="32"/>
        </w:rPr>
        <w:t>Isolation</w:t>
      </w:r>
      <w:r>
        <w:rPr>
          <w:spacing w:val="-10"/>
          <w:sz w:val="32"/>
        </w:rPr>
        <w:t xml:space="preserve"> </w:t>
      </w:r>
      <w:r>
        <w:rPr>
          <w:spacing w:val="-2"/>
          <w:sz w:val="32"/>
        </w:rPr>
        <w:t>Points</w:t>
      </w:r>
    </w:p>
    <w:p w14:paraId="08A75BEA" w14:textId="7B4DB3C7" w:rsidR="00832B82" w:rsidRDefault="00206D6B">
      <w:pPr>
        <w:pStyle w:val="BodyText"/>
        <w:spacing w:before="11"/>
        <w:rPr>
          <w:sz w:val="24"/>
        </w:rPr>
      </w:pPr>
      <w:r>
        <w:rPr>
          <w:noProof/>
        </w:rPr>
        <mc:AlternateContent>
          <mc:Choice Requires="wps">
            <w:drawing>
              <wp:anchor distT="0" distB="0" distL="0" distR="0" simplePos="0" relativeHeight="487600640" behindDoc="1" locked="0" layoutInCell="1" allowOverlap="1" wp14:anchorId="7B63307A" wp14:editId="1C5B4265">
                <wp:simplePos x="0" y="0"/>
                <wp:positionH relativeFrom="page">
                  <wp:posOffset>3918585</wp:posOffset>
                </wp:positionH>
                <wp:positionV relativeFrom="paragraph">
                  <wp:posOffset>203835</wp:posOffset>
                </wp:positionV>
                <wp:extent cx="3136265" cy="1709420"/>
                <wp:effectExtent l="0" t="0" r="26035" b="24130"/>
                <wp:wrapTopAndBottom/>
                <wp:docPr id="23" name="docshape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265" cy="170942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CAE9A11" w14:textId="33D0E807" w:rsidR="00832B82" w:rsidRDefault="00000000">
                            <w:pPr>
                              <w:pStyle w:val="BodyText"/>
                              <w:spacing w:before="75"/>
                              <w:ind w:left="145"/>
                            </w:pPr>
                            <w:r>
                              <w:rPr>
                                <w:b/>
                              </w:rPr>
                              <w:t>Hazard:</w:t>
                            </w:r>
                            <w:r>
                              <w:rPr>
                                <w:b/>
                                <w:spacing w:val="-2"/>
                              </w:rPr>
                              <w:t xml:space="preserve"> </w:t>
                            </w:r>
                            <w:r>
                              <w:t>120</w:t>
                            </w:r>
                            <w:r>
                              <w:rPr>
                                <w:spacing w:val="-1"/>
                              </w:rPr>
                              <w:t xml:space="preserve"> </w:t>
                            </w:r>
                            <w:proofErr w:type="gramStart"/>
                            <w:r>
                              <w:t>V</w:t>
                            </w:r>
                            <w:ins w:id="22" w:author="Sebek, Jim" w:date="2023-01-17T17:50:00Z">
                              <w:r w:rsidR="00AA30A7">
                                <w:t>AC</w:t>
                              </w:r>
                            </w:ins>
                            <w:proofErr w:type="gramEnd"/>
                            <w:del w:id="23" w:author="Sebek, Jim" w:date="2023-01-17T17:50:00Z">
                              <w:r w:rsidDel="00AA30A7">
                                <w:delText>ac</w:delText>
                              </w:r>
                            </w:del>
                            <w:r>
                              <w:rPr>
                                <w:spacing w:val="-1"/>
                              </w:rPr>
                              <w:t xml:space="preserve"> </w:t>
                            </w:r>
                            <w:r>
                              <w:t>used</w:t>
                            </w:r>
                            <w:r>
                              <w:rPr>
                                <w:spacing w:val="-1"/>
                              </w:rPr>
                              <w:t xml:space="preserve"> </w:t>
                            </w:r>
                            <w:r>
                              <w:t>for</w:t>
                            </w:r>
                            <w:r>
                              <w:rPr>
                                <w:spacing w:val="-2"/>
                              </w:rPr>
                              <w:t xml:space="preserve"> </w:t>
                            </w:r>
                            <w:r>
                              <w:t>Controls</w:t>
                            </w:r>
                            <w:r>
                              <w:rPr>
                                <w:spacing w:val="-1"/>
                              </w:rPr>
                              <w:t xml:space="preserve"> </w:t>
                            </w:r>
                            <w:r>
                              <w:t>and</w:t>
                            </w:r>
                            <w:r>
                              <w:rPr>
                                <w:spacing w:val="-1"/>
                              </w:rPr>
                              <w:t xml:space="preserve"> </w:t>
                            </w:r>
                            <w:r>
                              <w:rPr>
                                <w:spacing w:val="-2"/>
                              </w:rPr>
                              <w:t>Interlocks</w:t>
                            </w:r>
                            <w:ins w:id="24" w:author="Sebek, Jim" w:date="2023-01-17T17:50:00Z">
                              <w:r w:rsidR="00AA30A7">
                                <w:rPr>
                                  <w:spacing w:val="-2"/>
                                </w:rPr>
                                <w:t xml:space="preserve"> in HVPS controller</w:t>
                              </w:r>
                            </w:ins>
                          </w:p>
                          <w:p w14:paraId="115951A6" w14:textId="77777777" w:rsidR="00832B82" w:rsidRDefault="00832B82">
                            <w:pPr>
                              <w:pStyle w:val="BodyText"/>
                              <w:spacing w:before="9"/>
                            </w:pPr>
                          </w:p>
                          <w:p w14:paraId="2A9E0E1F" w14:textId="456B3901" w:rsidR="00832B82" w:rsidRDefault="00000000">
                            <w:pPr>
                              <w:pStyle w:val="BodyText"/>
                              <w:spacing w:line="244" w:lineRule="auto"/>
                              <w:ind w:left="145" w:right="147"/>
                            </w:pPr>
                            <w:r>
                              <w:rPr>
                                <w:b/>
                              </w:rPr>
                              <w:t xml:space="preserve">Mitigation: </w:t>
                            </w:r>
                            <w:r>
                              <w:t xml:space="preserve">The 120 </w:t>
                            </w:r>
                            <w:proofErr w:type="gramStart"/>
                            <w:r>
                              <w:t>V</w:t>
                            </w:r>
                            <w:ins w:id="25" w:author="Sebek, Jim" w:date="2023-01-17T17:50:00Z">
                              <w:r w:rsidR="00AA30A7">
                                <w:t>AC</w:t>
                              </w:r>
                            </w:ins>
                            <w:proofErr w:type="gramEnd"/>
                            <w:del w:id="26" w:author="Sebek, Jim" w:date="2023-01-17T17:50:00Z">
                              <w:r w:rsidDel="00AA30A7">
                                <w:delText>ac</w:delText>
                              </w:r>
                            </w:del>
                            <w:r>
                              <w:t xml:space="preserve"> source is from </w:t>
                            </w:r>
                            <w:ins w:id="27" w:author="Sebek, Jim" w:date="2023-01-17T17:50:00Z">
                              <w:r w:rsidR="00AA30A7">
                                <w:t xml:space="preserve">Circuit Breaker 20 in the </w:t>
                              </w:r>
                            </w:ins>
                            <w:del w:id="28" w:author="Sebek, Jim" w:date="2023-01-17T17:50:00Z">
                              <w:r w:rsidDel="00AA30A7">
                                <w:delText xml:space="preserve">panel </w:delText>
                              </w:r>
                            </w:del>
                            <w:r>
                              <w:t xml:space="preserve">LPB </w:t>
                            </w:r>
                            <w:ins w:id="29" w:author="Sebek, Jim" w:date="2023-01-17T17:50:00Z">
                              <w:r w:rsidR="00AA30A7">
                                <w:t>panel in the electr</w:t>
                              </w:r>
                            </w:ins>
                            <w:ins w:id="30" w:author="Sebek, Jim" w:date="2023-01-17T17:51:00Z">
                              <w:r w:rsidR="00AA30A7">
                                <w:t xml:space="preserve">ical closet </w:t>
                              </w:r>
                            </w:ins>
                            <w:r>
                              <w:t>in B117</w:t>
                            </w:r>
                            <w:ins w:id="31" w:author="Sebek, Jim" w:date="2023-01-17T18:06:00Z">
                              <w:r w:rsidR="00150EE8">
                                <w:t xml:space="preserve"> (blue arrow)</w:t>
                              </w:r>
                            </w:ins>
                            <w:ins w:id="32" w:author="Sebek, Jim" w:date="2023-01-17T17:51:00Z">
                              <w:r w:rsidR="00AA30A7">
                                <w:t xml:space="preserve">.  </w:t>
                              </w:r>
                            </w:ins>
                            <w:ins w:id="33" w:author="Sebek, Jim" w:date="2023-01-17T18:06:00Z">
                              <w:r w:rsidR="00150EE8">
                                <w:t xml:space="preserve">Note that in this photograph the breaker is </w:t>
                              </w:r>
                              <w:proofErr w:type="gramStart"/>
                              <w:r w:rsidR="00150EE8">
                                <w:t>closed</w:t>
                              </w:r>
                              <w:proofErr w:type="gramEnd"/>
                              <w:r w:rsidR="00150EE8">
                                <w:t xml:space="preserve"> and the circuit is energized.  </w:t>
                              </w:r>
                            </w:ins>
                            <w:del w:id="34" w:author="Sebek, Jim" w:date="2023-01-17T17:51:00Z">
                              <w:r w:rsidDel="00AA30A7">
                                <w:rPr>
                                  <w:spacing w:val="-2"/>
                                </w:rPr>
                                <w:delText xml:space="preserve"> </w:delText>
                              </w:r>
                              <w:r w:rsidDel="00AA30A7">
                                <w:delText>Circuit</w:delText>
                              </w:r>
                              <w:r w:rsidDel="00AA30A7">
                                <w:rPr>
                                  <w:spacing w:val="-2"/>
                                </w:rPr>
                                <w:delText xml:space="preserve"> </w:delText>
                              </w:r>
                              <w:r w:rsidDel="00AA30A7">
                                <w:delText>Breaker</w:delText>
                              </w:r>
                              <w:r w:rsidDel="00AA30A7">
                                <w:rPr>
                                  <w:spacing w:val="-3"/>
                                </w:rPr>
                                <w:delText xml:space="preserve"> </w:delText>
                              </w:r>
                              <w:r w:rsidDel="00AA30A7">
                                <w:delText>20</w:delText>
                              </w:r>
                              <w:r w:rsidDel="00AA30A7">
                                <w:rPr>
                                  <w:spacing w:val="-2"/>
                                </w:rPr>
                                <w:delText xml:space="preserve"> </w:delText>
                              </w:r>
                              <w:r w:rsidDel="00AA30A7">
                                <w:delText>so</w:delText>
                              </w:r>
                              <w:r w:rsidDel="00AA30A7">
                                <w:rPr>
                                  <w:spacing w:val="-2"/>
                                </w:rPr>
                                <w:delText xml:space="preserve"> </w:delText>
                              </w:r>
                              <w:r w:rsidDel="00AA30A7">
                                <w:delText>t</w:delText>
                              </w:r>
                            </w:del>
                            <w:ins w:id="35" w:author="Sebek, Jim" w:date="2023-01-17T17:51:00Z">
                              <w:r w:rsidR="00AA30A7">
                                <w:t>T</w:t>
                              </w:r>
                            </w:ins>
                            <w:r>
                              <w:t>his</w:t>
                            </w:r>
                            <w:r>
                              <w:rPr>
                                <w:spacing w:val="-2"/>
                              </w:rPr>
                              <w:t xml:space="preserve"> </w:t>
                            </w:r>
                            <w:r>
                              <w:t>breaker</w:t>
                            </w:r>
                            <w:r>
                              <w:rPr>
                                <w:spacing w:val="-3"/>
                              </w:rPr>
                              <w:t xml:space="preserve"> </w:t>
                            </w:r>
                            <w:r>
                              <w:t>requires</w:t>
                            </w:r>
                            <w:r>
                              <w:rPr>
                                <w:spacing w:val="-2"/>
                              </w:rPr>
                              <w:t xml:space="preserve"> </w:t>
                            </w:r>
                            <w:r>
                              <w:t>lock</w:t>
                            </w:r>
                            <w:r>
                              <w:rPr>
                                <w:spacing w:val="-2"/>
                              </w:rPr>
                              <w:t xml:space="preserve"> </w:t>
                            </w:r>
                            <w:r>
                              <w:t xml:space="preserve">and </w:t>
                            </w:r>
                            <w:r>
                              <w:rPr>
                                <w:spacing w:val="-4"/>
                              </w:rPr>
                              <w:t>tag.</w:t>
                            </w:r>
                            <w:ins w:id="36" w:author="Sebek, Jim" w:date="2023-01-17T17:51:00Z">
                              <w:r w:rsidR="00AA30A7">
                                <w:rPr>
                                  <w:spacing w:val="-4"/>
                                </w:rPr>
                                <w:t xml:space="preserve">  Th</w:t>
                              </w:r>
                            </w:ins>
                            <w:ins w:id="37" w:author="Sebek, Jim" w:date="2023-01-17T17:59:00Z">
                              <w:r w:rsidR="001E0EBA">
                                <w:rPr>
                                  <w:spacing w:val="-4"/>
                                </w:rPr>
                                <w:t>is voltage can be monitored for CoHE purposes on TB1 of the HVPS controller.</w:t>
                              </w:r>
                            </w:ins>
                            <w:ins w:id="38" w:author="Sebek, Jim" w:date="2023-01-17T17:51:00Z">
                              <w:r w:rsidR="00AA30A7">
                                <w:rPr>
                                  <w:spacing w:val="-4"/>
                                </w:rPr>
                                <w:t xml:space="preserve"> </w:t>
                              </w:r>
                            </w:ins>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63307A" id="_x0000_t202" coordsize="21600,21600" o:spt="202" path="m,l,21600r21600,l21600,xe">
                <v:stroke joinstyle="miter"/>
                <v:path gradientshapeok="t" o:connecttype="rect"/>
              </v:shapetype>
              <v:shape id="docshape48" o:spid="_x0000_s1026" type="#_x0000_t202" style="position:absolute;margin-left:308.55pt;margin-top:16.05pt;width:246.95pt;height:134.6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" filled="f">
                <v:textbox inset="0,0,0,0">
                  <w:txbxContent>
                    <w:p w14:paraId="3CAE9A11" w14:textId="33D0E807" w:rsidR="00832B82" w:rsidRDefault="00000000">
                      <w:pPr>
                        <w:pStyle w:val="BodyText"/>
                        <w:spacing w:before="75"/>
                        <w:ind w:left="145"/>
                      </w:pPr>
                      <w:r>
                        <w:rPr>
                          <w:b/>
                        </w:rPr>
                        <w:t>Hazard:</w:t>
                      </w:r>
                      <w:r>
                        <w:rPr>
                          <w:b/>
                          <w:spacing w:val="-2"/>
                        </w:rPr>
                        <w:t xml:space="preserve"> </w:t>
                      </w:r>
                      <w:r>
                        <w:t>120</w:t>
                      </w:r>
                      <w:r>
                        <w:rPr>
                          <w:spacing w:val="-1"/>
                        </w:rPr>
                        <w:t xml:space="preserve"> </w:t>
                      </w:r>
                      <w:proofErr w:type="gramStart"/>
                      <w:r>
                        <w:t>V</w:t>
                      </w:r>
                      <w:ins w:id="39" w:author="Sebek, Jim" w:date="2023-01-17T17:50:00Z">
                        <w:r w:rsidR="00AA30A7">
                          <w:t>AC</w:t>
                        </w:r>
                      </w:ins>
                      <w:proofErr w:type="gramEnd"/>
                      <w:del w:id="40" w:author="Sebek, Jim" w:date="2023-01-17T17:50:00Z">
                        <w:r w:rsidDel="00AA30A7">
                          <w:delText>ac</w:delText>
                        </w:r>
                      </w:del>
                      <w:r>
                        <w:rPr>
                          <w:spacing w:val="-1"/>
                        </w:rPr>
                        <w:t xml:space="preserve"> </w:t>
                      </w:r>
                      <w:r>
                        <w:t>used</w:t>
                      </w:r>
                      <w:r>
                        <w:rPr>
                          <w:spacing w:val="-1"/>
                        </w:rPr>
                        <w:t xml:space="preserve"> </w:t>
                      </w:r>
                      <w:r>
                        <w:t>for</w:t>
                      </w:r>
                      <w:r>
                        <w:rPr>
                          <w:spacing w:val="-2"/>
                        </w:rPr>
                        <w:t xml:space="preserve"> </w:t>
                      </w:r>
                      <w:r>
                        <w:t>Controls</w:t>
                      </w:r>
                      <w:r>
                        <w:rPr>
                          <w:spacing w:val="-1"/>
                        </w:rPr>
                        <w:t xml:space="preserve"> </w:t>
                      </w:r>
                      <w:r>
                        <w:t>and</w:t>
                      </w:r>
                      <w:r>
                        <w:rPr>
                          <w:spacing w:val="-1"/>
                        </w:rPr>
                        <w:t xml:space="preserve"> </w:t>
                      </w:r>
                      <w:r>
                        <w:rPr>
                          <w:spacing w:val="-2"/>
                        </w:rPr>
                        <w:t>Interlocks</w:t>
                      </w:r>
                      <w:ins w:id="41" w:author="Sebek, Jim" w:date="2023-01-17T17:50:00Z">
                        <w:r w:rsidR="00AA30A7">
                          <w:rPr>
                            <w:spacing w:val="-2"/>
                          </w:rPr>
                          <w:t xml:space="preserve"> in HVPS controller</w:t>
                        </w:r>
                      </w:ins>
                    </w:p>
                    <w:p w14:paraId="115951A6" w14:textId="77777777" w:rsidR="00832B82" w:rsidRDefault="00832B82">
                      <w:pPr>
                        <w:pStyle w:val="BodyText"/>
                        <w:spacing w:before="9"/>
                      </w:pPr>
                    </w:p>
                    <w:p w14:paraId="2A9E0E1F" w14:textId="456B3901" w:rsidR="00832B82" w:rsidRDefault="00000000">
                      <w:pPr>
                        <w:pStyle w:val="BodyText"/>
                        <w:spacing w:line="244" w:lineRule="auto"/>
                        <w:ind w:left="145" w:right="147"/>
                      </w:pPr>
                      <w:r>
                        <w:rPr>
                          <w:b/>
                        </w:rPr>
                        <w:t xml:space="preserve">Mitigation: </w:t>
                      </w:r>
                      <w:r>
                        <w:t xml:space="preserve">The 120 </w:t>
                      </w:r>
                      <w:proofErr w:type="gramStart"/>
                      <w:r>
                        <w:t>V</w:t>
                      </w:r>
                      <w:ins w:id="42" w:author="Sebek, Jim" w:date="2023-01-17T17:50:00Z">
                        <w:r w:rsidR="00AA30A7">
                          <w:t>AC</w:t>
                        </w:r>
                      </w:ins>
                      <w:proofErr w:type="gramEnd"/>
                      <w:del w:id="43" w:author="Sebek, Jim" w:date="2023-01-17T17:50:00Z">
                        <w:r w:rsidDel="00AA30A7">
                          <w:delText>ac</w:delText>
                        </w:r>
                      </w:del>
                      <w:r>
                        <w:t xml:space="preserve"> source is from </w:t>
                      </w:r>
                      <w:ins w:id="44" w:author="Sebek, Jim" w:date="2023-01-17T17:50:00Z">
                        <w:r w:rsidR="00AA30A7">
                          <w:t xml:space="preserve">Circuit Breaker 20 in the </w:t>
                        </w:r>
                      </w:ins>
                      <w:del w:id="45" w:author="Sebek, Jim" w:date="2023-01-17T17:50:00Z">
                        <w:r w:rsidDel="00AA30A7">
                          <w:delText xml:space="preserve">panel </w:delText>
                        </w:r>
                      </w:del>
                      <w:r>
                        <w:t xml:space="preserve">LPB </w:t>
                      </w:r>
                      <w:ins w:id="46" w:author="Sebek, Jim" w:date="2023-01-17T17:50:00Z">
                        <w:r w:rsidR="00AA30A7">
                          <w:t>panel in the electr</w:t>
                        </w:r>
                      </w:ins>
                      <w:ins w:id="47" w:author="Sebek, Jim" w:date="2023-01-17T17:51:00Z">
                        <w:r w:rsidR="00AA30A7">
                          <w:t xml:space="preserve">ical closet </w:t>
                        </w:r>
                      </w:ins>
                      <w:r>
                        <w:t>in B117</w:t>
                      </w:r>
                      <w:ins w:id="48" w:author="Sebek, Jim" w:date="2023-01-17T18:06:00Z">
                        <w:r w:rsidR="00150EE8">
                          <w:t xml:space="preserve"> (blue arrow)</w:t>
                        </w:r>
                      </w:ins>
                      <w:ins w:id="49" w:author="Sebek, Jim" w:date="2023-01-17T17:51:00Z">
                        <w:r w:rsidR="00AA30A7">
                          <w:t xml:space="preserve">.  </w:t>
                        </w:r>
                      </w:ins>
                      <w:ins w:id="50" w:author="Sebek, Jim" w:date="2023-01-17T18:06:00Z">
                        <w:r w:rsidR="00150EE8">
                          <w:t xml:space="preserve">Note that in this photograph the breaker is </w:t>
                        </w:r>
                        <w:proofErr w:type="gramStart"/>
                        <w:r w:rsidR="00150EE8">
                          <w:t>closed</w:t>
                        </w:r>
                        <w:proofErr w:type="gramEnd"/>
                        <w:r w:rsidR="00150EE8">
                          <w:t xml:space="preserve"> and the circuit is energized.  </w:t>
                        </w:r>
                      </w:ins>
                      <w:del w:id="51" w:author="Sebek, Jim" w:date="2023-01-17T17:51:00Z">
                        <w:r w:rsidDel="00AA30A7">
                          <w:rPr>
                            <w:spacing w:val="-2"/>
                          </w:rPr>
                          <w:delText xml:space="preserve"> </w:delText>
                        </w:r>
                        <w:r w:rsidDel="00AA30A7">
                          <w:delText>Circuit</w:delText>
                        </w:r>
                        <w:r w:rsidDel="00AA30A7">
                          <w:rPr>
                            <w:spacing w:val="-2"/>
                          </w:rPr>
                          <w:delText xml:space="preserve"> </w:delText>
                        </w:r>
                        <w:r w:rsidDel="00AA30A7">
                          <w:delText>Breaker</w:delText>
                        </w:r>
                        <w:r w:rsidDel="00AA30A7">
                          <w:rPr>
                            <w:spacing w:val="-3"/>
                          </w:rPr>
                          <w:delText xml:space="preserve"> </w:delText>
                        </w:r>
                        <w:r w:rsidDel="00AA30A7">
                          <w:delText>20</w:delText>
                        </w:r>
                        <w:r w:rsidDel="00AA30A7">
                          <w:rPr>
                            <w:spacing w:val="-2"/>
                          </w:rPr>
                          <w:delText xml:space="preserve"> </w:delText>
                        </w:r>
                        <w:r w:rsidDel="00AA30A7">
                          <w:delText>so</w:delText>
                        </w:r>
                        <w:r w:rsidDel="00AA30A7">
                          <w:rPr>
                            <w:spacing w:val="-2"/>
                          </w:rPr>
                          <w:delText xml:space="preserve"> </w:delText>
                        </w:r>
                        <w:r w:rsidDel="00AA30A7">
                          <w:delText>t</w:delText>
                        </w:r>
                      </w:del>
                      <w:ins w:id="52" w:author="Sebek, Jim" w:date="2023-01-17T17:51:00Z">
                        <w:r w:rsidR="00AA30A7">
                          <w:t>T</w:t>
                        </w:r>
                      </w:ins>
                      <w:r>
                        <w:t>his</w:t>
                      </w:r>
                      <w:r>
                        <w:rPr>
                          <w:spacing w:val="-2"/>
                        </w:rPr>
                        <w:t xml:space="preserve"> </w:t>
                      </w:r>
                      <w:r>
                        <w:t>breaker</w:t>
                      </w:r>
                      <w:r>
                        <w:rPr>
                          <w:spacing w:val="-3"/>
                        </w:rPr>
                        <w:t xml:space="preserve"> </w:t>
                      </w:r>
                      <w:r>
                        <w:t>requires</w:t>
                      </w:r>
                      <w:r>
                        <w:rPr>
                          <w:spacing w:val="-2"/>
                        </w:rPr>
                        <w:t xml:space="preserve"> </w:t>
                      </w:r>
                      <w:r>
                        <w:t>lock</w:t>
                      </w:r>
                      <w:r>
                        <w:rPr>
                          <w:spacing w:val="-2"/>
                        </w:rPr>
                        <w:t xml:space="preserve"> </w:t>
                      </w:r>
                      <w:r>
                        <w:t xml:space="preserve">and </w:t>
                      </w:r>
                      <w:r>
                        <w:rPr>
                          <w:spacing w:val="-4"/>
                        </w:rPr>
                        <w:t>tag.</w:t>
                      </w:r>
                      <w:ins w:id="53" w:author="Sebek, Jim" w:date="2023-01-17T17:51:00Z">
                        <w:r w:rsidR="00AA30A7">
                          <w:rPr>
                            <w:spacing w:val="-4"/>
                          </w:rPr>
                          <w:t xml:space="preserve">  Th</w:t>
                        </w:r>
                      </w:ins>
                      <w:ins w:id="54" w:author="Sebek, Jim" w:date="2023-01-17T17:59:00Z">
                        <w:r w:rsidR="001E0EBA">
                          <w:rPr>
                            <w:spacing w:val="-4"/>
                          </w:rPr>
                          <w:t>is voltage can be monitored for CoHE purposes on TB1 of the HVPS controller.</w:t>
                        </w:r>
                      </w:ins>
                      <w:ins w:id="55" w:author="Sebek, Jim" w:date="2023-01-17T17:51:00Z">
                        <w:r w:rsidR="00AA30A7">
                          <w:rPr>
                            <w:spacing w:val="-4"/>
                          </w:rPr>
                          <w:t xml:space="preserve"> </w:t>
                        </w:r>
                      </w:ins>
                    </w:p>
                  </w:txbxContent>
                </v:textbox>
                <w10:wrap type="topAndBottom" anchorx="page"/>
              </v:shape>
            </w:pict>
          </mc:Fallback>
        </mc:AlternateContent>
      </w:r>
      <w:r>
        <w:rPr>
          <w:noProof/>
        </w:rPr>
        <mc:AlternateContent>
          <mc:Choice Requires="wps">
            <w:drawing>
              <wp:anchor distT="0" distB="0" distL="0" distR="0" simplePos="0" relativeHeight="487601152" behindDoc="1" locked="0" layoutInCell="1" allowOverlap="1" wp14:anchorId="2747C03E" wp14:editId="283C8AB8">
                <wp:simplePos x="0" y="0"/>
                <wp:positionH relativeFrom="page">
                  <wp:posOffset>3918585</wp:posOffset>
                </wp:positionH>
                <wp:positionV relativeFrom="paragraph">
                  <wp:posOffset>2661920</wp:posOffset>
                </wp:positionV>
                <wp:extent cx="3136265" cy="2707005"/>
                <wp:effectExtent l="0" t="0" r="26035" b="17145"/>
                <wp:wrapTopAndBottom/>
                <wp:docPr id="22" name="docshape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265" cy="27070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CA47272" w14:textId="08084DB4" w:rsidR="00832B82" w:rsidRDefault="00000000">
                            <w:pPr>
                              <w:pStyle w:val="BodyText"/>
                              <w:spacing w:before="75" w:line="244" w:lineRule="auto"/>
                              <w:ind w:left="144"/>
                            </w:pPr>
                            <w:r>
                              <w:rPr>
                                <w:b/>
                              </w:rPr>
                              <w:t>Hazard:</w:t>
                            </w:r>
                            <w:r>
                              <w:rPr>
                                <w:b/>
                                <w:spacing w:val="-2"/>
                              </w:rPr>
                              <w:t xml:space="preserve"> </w:t>
                            </w:r>
                            <w:r>
                              <w:t>8.1</w:t>
                            </w:r>
                            <w:r>
                              <w:rPr>
                                <w:spacing w:val="-2"/>
                              </w:rPr>
                              <w:t xml:space="preserve"> </w:t>
                            </w:r>
                            <w:r>
                              <w:t>kJ</w:t>
                            </w:r>
                            <w:r>
                              <w:rPr>
                                <w:spacing w:val="-1"/>
                              </w:rPr>
                              <w:t xml:space="preserve"> </w:t>
                            </w:r>
                            <w:r>
                              <w:t>of</w:t>
                            </w:r>
                            <w:r>
                              <w:rPr>
                                <w:spacing w:val="-2"/>
                              </w:rPr>
                              <w:t xml:space="preserve"> </w:t>
                            </w:r>
                            <w:r>
                              <w:t>possible</w:t>
                            </w:r>
                            <w:r>
                              <w:rPr>
                                <w:spacing w:val="-2"/>
                              </w:rPr>
                              <w:t xml:space="preserve"> </w:t>
                            </w:r>
                            <w:r>
                              <w:t>stored</w:t>
                            </w:r>
                            <w:r>
                              <w:rPr>
                                <w:spacing w:val="-2"/>
                              </w:rPr>
                              <w:t xml:space="preserve"> </w:t>
                            </w:r>
                            <w:r>
                              <w:t>energy</w:t>
                            </w:r>
                            <w:r>
                              <w:rPr>
                                <w:spacing w:val="-2"/>
                              </w:rPr>
                              <w:t xml:space="preserve"> </w:t>
                            </w:r>
                            <w:r>
                              <w:t>at</w:t>
                            </w:r>
                            <w:r>
                              <w:rPr>
                                <w:spacing w:val="-1"/>
                              </w:rPr>
                              <w:t xml:space="preserve"> </w:t>
                            </w:r>
                            <w:r>
                              <w:t>-90</w:t>
                            </w:r>
                            <w:r>
                              <w:rPr>
                                <w:spacing w:val="-2"/>
                              </w:rPr>
                              <w:t xml:space="preserve"> </w:t>
                            </w:r>
                            <w:r>
                              <w:t>k</w:t>
                            </w:r>
                            <w:ins w:id="56" w:author="Sebek, Jim" w:date="2023-01-17T18:06:00Z">
                              <w:r w:rsidR="00D50D93">
                                <w:t>VDC</w:t>
                              </w:r>
                            </w:ins>
                            <w:del w:id="57" w:author="Sebek, Jim" w:date="2023-01-17T18:06:00Z">
                              <w:r w:rsidDel="00D50D93">
                                <w:delText>vdc</w:delText>
                              </w:r>
                            </w:del>
                            <w:r>
                              <w:rPr>
                                <w:spacing w:val="-2"/>
                              </w:rPr>
                              <w:t xml:space="preserve"> </w:t>
                            </w:r>
                            <w:r>
                              <w:t xml:space="preserve">in </w:t>
                            </w:r>
                            <w:ins w:id="58" w:author="Sebek, Jim" w:date="2023-01-17T18:07:00Z">
                              <w:r w:rsidR="001E11DA">
                                <w:t xml:space="preserve">the </w:t>
                              </w:r>
                            </w:ins>
                            <w:r>
                              <w:t>HVPS</w:t>
                            </w:r>
                            <w:ins w:id="59" w:author="Sebek, Jim" w:date="2023-01-17T18:07:00Z">
                              <w:r w:rsidR="001E11DA">
                                <w:t>1</w:t>
                              </w:r>
                            </w:ins>
                            <w:r>
                              <w:t xml:space="preserve"> output capacitors.</w:t>
                            </w:r>
                          </w:p>
                          <w:p w14:paraId="6BC74399" w14:textId="77777777" w:rsidR="00832B82" w:rsidRDefault="00832B82">
                            <w:pPr>
                              <w:pStyle w:val="BodyText"/>
                              <w:spacing w:before="2"/>
                            </w:pPr>
                          </w:p>
                          <w:p w14:paraId="567929A9" w14:textId="24A40503" w:rsidR="00832B82" w:rsidRDefault="00000000">
                            <w:pPr>
                              <w:pStyle w:val="BodyText"/>
                              <w:spacing w:before="1" w:line="244" w:lineRule="auto"/>
                              <w:ind w:left="144" w:right="147"/>
                              <w:rPr>
                                <w:ins w:id="60" w:author="Sebek, Jim" w:date="2023-01-18T11:06:00Z"/>
                              </w:rPr>
                            </w:pPr>
                            <w:r>
                              <w:rPr>
                                <w:b/>
                              </w:rPr>
                              <w:t xml:space="preserve">Mitigation: </w:t>
                            </w:r>
                            <w:r>
                              <w:t>There is an electric</w:t>
                            </w:r>
                            <w:ins w:id="61" w:author="Sebek, Jim" w:date="2023-01-17T18:07:00Z">
                              <w:r w:rsidR="001E11DA">
                                <w:t>ally activated</w:t>
                              </w:r>
                            </w:ins>
                            <w:r>
                              <w:t xml:space="preserve"> ground switch </w:t>
                            </w:r>
                            <w:ins w:id="62" w:author="Sebek, Jim" w:date="2023-01-17T18:07:00Z">
                              <w:r w:rsidR="001E11DA">
                                <w:t xml:space="preserve">(Ross Relay) </w:t>
                              </w:r>
                            </w:ins>
                            <w:r>
                              <w:t>that is inside of the termination tank (pictured left) as well as a manual</w:t>
                            </w:r>
                            <w:r>
                              <w:rPr>
                                <w:spacing w:val="-2"/>
                              </w:rPr>
                              <w:t xml:space="preserve"> </w:t>
                            </w:r>
                            <w:ins w:id="63" w:author="Sebek, Jim" w:date="2023-01-17T18:07:00Z">
                              <w:r w:rsidR="001E11DA">
                                <w:rPr>
                                  <w:spacing w:val="-2"/>
                                </w:rPr>
                                <w:t xml:space="preserve">shorting </w:t>
                              </w:r>
                            </w:ins>
                            <w:r>
                              <w:t>switch</w:t>
                            </w:r>
                            <w:r>
                              <w:rPr>
                                <w:spacing w:val="-2"/>
                              </w:rPr>
                              <w:t xml:space="preserve"> </w:t>
                            </w:r>
                            <w:r>
                              <w:t>that</w:t>
                            </w:r>
                            <w:r>
                              <w:rPr>
                                <w:spacing w:val="-2"/>
                              </w:rPr>
                              <w:t xml:space="preserve"> </w:t>
                            </w:r>
                            <w:r>
                              <w:t>must</w:t>
                            </w:r>
                            <w:r>
                              <w:rPr>
                                <w:spacing w:val="-2"/>
                              </w:rPr>
                              <w:t xml:space="preserve"> </w:t>
                            </w:r>
                            <w:r>
                              <w:t>be</w:t>
                            </w:r>
                            <w:r>
                              <w:rPr>
                                <w:spacing w:val="-2"/>
                              </w:rPr>
                              <w:t xml:space="preserve"> </w:t>
                            </w:r>
                            <w:r>
                              <w:t>depressed</w:t>
                            </w:r>
                            <w:r>
                              <w:rPr>
                                <w:spacing w:val="-2"/>
                              </w:rPr>
                              <w:t xml:space="preserve"> </w:t>
                            </w:r>
                            <w:r>
                              <w:t>and</w:t>
                            </w:r>
                            <w:r>
                              <w:rPr>
                                <w:spacing w:val="-2"/>
                              </w:rPr>
                              <w:t xml:space="preserve"> </w:t>
                            </w:r>
                            <w:r>
                              <w:t>then</w:t>
                            </w:r>
                            <w:r>
                              <w:rPr>
                                <w:spacing w:val="-2"/>
                              </w:rPr>
                              <w:t xml:space="preserve"> </w:t>
                            </w:r>
                            <w:r>
                              <w:t>secured by means of lock and tag</w:t>
                            </w:r>
                            <w:ins w:id="64" w:author="Sebek, Jim" w:date="2023-01-17T18:10:00Z">
                              <w:r w:rsidR="001E11DA">
                                <w:t xml:space="preserve"> after the hasp (black arrow) is clamped over the knob of the shorting switch (blue arrow)</w:t>
                              </w:r>
                            </w:ins>
                            <w:r>
                              <w:t>.</w:t>
                            </w:r>
                            <w:ins w:id="65" w:author="Sebek, Jim" w:date="2023-01-17T18:11:00Z">
                              <w:r w:rsidR="001E11DA">
                                <w:t xml:space="preserve">  Note that in this photograph, the switches are </w:t>
                              </w:r>
                              <w:proofErr w:type="gramStart"/>
                              <w:r w:rsidR="001E11DA">
                                <w:t>open</w:t>
                              </w:r>
                              <w:proofErr w:type="gramEnd"/>
                              <w:r w:rsidR="001E11DA">
                                <w:t xml:space="preserve"> and a potential hazard exists.</w:t>
                              </w:r>
                            </w:ins>
                          </w:p>
                          <w:p w14:paraId="4360F864" w14:textId="2BB14C5D" w:rsidR="004C5328" w:rsidRPr="004C5328" w:rsidRDefault="004C5328">
                            <w:pPr>
                              <w:pStyle w:val="BodyText"/>
                              <w:spacing w:before="1" w:line="244" w:lineRule="auto"/>
                              <w:ind w:left="144" w:right="147"/>
                              <w:rPr>
                                <w:bCs/>
                              </w:rPr>
                            </w:pPr>
                            <w:ins w:id="66" w:author="Sebek, Jim" w:date="2023-01-18T11:06:00Z">
                              <w:r>
                                <w:rPr>
                                  <w:bCs/>
                                </w:rPr>
                                <w:t>Veri</w:t>
                              </w:r>
                            </w:ins>
                            <w:ins w:id="67" w:author="Sebek, Jim" w:date="2023-01-18T11:07:00Z">
                              <w:r>
                                <w:rPr>
                                  <w:bCs/>
                                </w:rPr>
                                <w:t>fy auxiliary contacts in Ross relay and mushroom are closed.</w:t>
                              </w:r>
                            </w:ins>
                            <w:ins w:id="68" w:author="Sebek, Jim" w:date="2023-01-18T11:09:00Z">
                              <w:r w:rsidR="00206D6B">
                                <w:rPr>
                                  <w:bCs/>
                                </w:rPr>
                                <w:t xml:space="preserve">  Verify contacts shorted in con</w:t>
                              </w:r>
                            </w:ins>
                            <w:ins w:id="69" w:author="Sebek, Jim" w:date="2023-01-18T11:10:00Z">
                              <w:r w:rsidR="00206D6B">
                                <w:rPr>
                                  <w:bCs/>
                                </w:rPr>
                                <w:t xml:space="preserve">trol system </w:t>
                              </w:r>
                            </w:ins>
                            <w:ins w:id="70" w:author="Sebek, Jim" w:date="2023-01-18T11:11:00Z">
                              <w:r w:rsidR="00206D6B">
                                <w:rPr>
                                  <w:bCs/>
                                </w:rPr>
                                <w:t>touch pan</w:t>
                              </w:r>
                            </w:ins>
                            <w:ins w:id="71" w:author="Sebek, Jim" w:date="2023-01-18T11:12:00Z">
                              <w:r w:rsidR="00206D6B">
                                <w:rPr>
                                  <w:bCs/>
                                </w:rPr>
                                <w:t xml:space="preserve">el </w:t>
                              </w:r>
                            </w:ins>
                            <w:ins w:id="72" w:author="Sebek, Jim" w:date="2023-01-18T11:10:00Z">
                              <w:r w:rsidR="00206D6B">
                                <w:rPr>
                                  <w:bCs/>
                                </w:rPr>
                                <w:t>before removing power from the control.</w:t>
                              </w:r>
                            </w:ins>
                            <w:ins w:id="73" w:author="Sebek, Jim" w:date="2023-01-18T11:12:00Z">
                              <w:r w:rsidR="00206D6B">
                                <w:rPr>
                                  <w:bCs/>
                                </w:rPr>
                                <w:t xml:space="preserve">  Put instructions how to access touch panel.</w:t>
                              </w:r>
                            </w:ins>
                            <w:ins w:id="74" w:author="Sebek, Jim" w:date="2023-01-18T11:16:00Z">
                              <w:r w:rsidR="00206D6B">
                                <w:rPr>
                                  <w:bCs/>
                                </w:rPr>
                                <w:t xml:space="preserve">  Also use 90 kV readbacks</w:t>
                              </w:r>
                            </w:ins>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7C03E" id="docshape49" o:spid="_x0000_s1027" type="#_x0000_t202" style="position:absolute;margin-left:308.55pt;margin-top:209.6pt;width:246.95pt;height:213.15pt;z-index:-1571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" filled="f">
                <v:textbox inset="0,0,0,0">
                  <w:txbxContent>
                    <w:p w14:paraId="1CA47272" w14:textId="08084DB4" w:rsidR="00832B82" w:rsidRDefault="00000000">
                      <w:pPr>
                        <w:pStyle w:val="BodyText"/>
                        <w:spacing w:before="75" w:line="244" w:lineRule="auto"/>
                        <w:ind w:left="144"/>
                      </w:pPr>
                      <w:r>
                        <w:rPr>
                          <w:b/>
                        </w:rPr>
                        <w:t>Hazard:</w:t>
                      </w:r>
                      <w:r>
                        <w:rPr>
                          <w:b/>
                          <w:spacing w:val="-2"/>
                        </w:rPr>
                        <w:t xml:space="preserve"> </w:t>
                      </w:r>
                      <w:r>
                        <w:t>8.1</w:t>
                      </w:r>
                      <w:r>
                        <w:rPr>
                          <w:spacing w:val="-2"/>
                        </w:rPr>
                        <w:t xml:space="preserve"> </w:t>
                      </w:r>
                      <w:r>
                        <w:t>kJ</w:t>
                      </w:r>
                      <w:r>
                        <w:rPr>
                          <w:spacing w:val="-1"/>
                        </w:rPr>
                        <w:t xml:space="preserve"> </w:t>
                      </w:r>
                      <w:r>
                        <w:t>of</w:t>
                      </w:r>
                      <w:r>
                        <w:rPr>
                          <w:spacing w:val="-2"/>
                        </w:rPr>
                        <w:t xml:space="preserve"> </w:t>
                      </w:r>
                      <w:r>
                        <w:t>possible</w:t>
                      </w:r>
                      <w:r>
                        <w:rPr>
                          <w:spacing w:val="-2"/>
                        </w:rPr>
                        <w:t xml:space="preserve"> </w:t>
                      </w:r>
                      <w:r>
                        <w:t>stored</w:t>
                      </w:r>
                      <w:r>
                        <w:rPr>
                          <w:spacing w:val="-2"/>
                        </w:rPr>
                        <w:t xml:space="preserve"> </w:t>
                      </w:r>
                      <w:r>
                        <w:t>energy</w:t>
                      </w:r>
                      <w:r>
                        <w:rPr>
                          <w:spacing w:val="-2"/>
                        </w:rPr>
                        <w:t xml:space="preserve"> </w:t>
                      </w:r>
                      <w:r>
                        <w:t>at</w:t>
                      </w:r>
                      <w:r>
                        <w:rPr>
                          <w:spacing w:val="-1"/>
                        </w:rPr>
                        <w:t xml:space="preserve"> </w:t>
                      </w:r>
                      <w:r>
                        <w:t>-90</w:t>
                      </w:r>
                      <w:r>
                        <w:rPr>
                          <w:spacing w:val="-2"/>
                        </w:rPr>
                        <w:t xml:space="preserve"> </w:t>
                      </w:r>
                      <w:r>
                        <w:t>k</w:t>
                      </w:r>
                      <w:ins w:id="75" w:author="Sebek, Jim" w:date="2023-01-17T18:06:00Z">
                        <w:r w:rsidR="00D50D93">
                          <w:t>VDC</w:t>
                        </w:r>
                      </w:ins>
                      <w:del w:id="76" w:author="Sebek, Jim" w:date="2023-01-17T18:06:00Z">
                        <w:r w:rsidDel="00D50D93">
                          <w:delText>vdc</w:delText>
                        </w:r>
                      </w:del>
                      <w:r>
                        <w:rPr>
                          <w:spacing w:val="-2"/>
                        </w:rPr>
                        <w:t xml:space="preserve"> </w:t>
                      </w:r>
                      <w:r>
                        <w:t xml:space="preserve">in </w:t>
                      </w:r>
                      <w:ins w:id="77" w:author="Sebek, Jim" w:date="2023-01-17T18:07:00Z">
                        <w:r w:rsidR="001E11DA">
                          <w:t xml:space="preserve">the </w:t>
                        </w:r>
                      </w:ins>
                      <w:r>
                        <w:t>HVPS</w:t>
                      </w:r>
                      <w:ins w:id="78" w:author="Sebek, Jim" w:date="2023-01-17T18:07:00Z">
                        <w:r w:rsidR="001E11DA">
                          <w:t>1</w:t>
                        </w:r>
                      </w:ins>
                      <w:r>
                        <w:t xml:space="preserve"> output capacitors.</w:t>
                      </w:r>
                    </w:p>
                    <w:p w14:paraId="6BC74399" w14:textId="77777777" w:rsidR="00832B82" w:rsidRDefault="00832B82">
                      <w:pPr>
                        <w:pStyle w:val="BodyText"/>
                        <w:spacing w:before="2"/>
                      </w:pPr>
                    </w:p>
                    <w:p w14:paraId="567929A9" w14:textId="24A40503" w:rsidR="00832B82" w:rsidRDefault="00000000">
                      <w:pPr>
                        <w:pStyle w:val="BodyText"/>
                        <w:spacing w:before="1" w:line="244" w:lineRule="auto"/>
                        <w:ind w:left="144" w:right="147"/>
                        <w:rPr>
                          <w:ins w:id="79" w:author="Sebek, Jim" w:date="2023-01-18T11:06:00Z"/>
                        </w:rPr>
                      </w:pPr>
                      <w:r>
                        <w:rPr>
                          <w:b/>
                        </w:rPr>
                        <w:t xml:space="preserve">Mitigation: </w:t>
                      </w:r>
                      <w:r>
                        <w:t>There is an electric</w:t>
                      </w:r>
                      <w:ins w:id="80" w:author="Sebek, Jim" w:date="2023-01-17T18:07:00Z">
                        <w:r w:rsidR="001E11DA">
                          <w:t>ally activated</w:t>
                        </w:r>
                      </w:ins>
                      <w:r>
                        <w:t xml:space="preserve"> ground switch </w:t>
                      </w:r>
                      <w:ins w:id="81" w:author="Sebek, Jim" w:date="2023-01-17T18:07:00Z">
                        <w:r w:rsidR="001E11DA">
                          <w:t xml:space="preserve">(Ross Relay) </w:t>
                        </w:r>
                      </w:ins>
                      <w:r>
                        <w:t>that is inside of the termination tank (pictured left) as well as a manual</w:t>
                      </w:r>
                      <w:r>
                        <w:rPr>
                          <w:spacing w:val="-2"/>
                        </w:rPr>
                        <w:t xml:space="preserve"> </w:t>
                      </w:r>
                      <w:ins w:id="82" w:author="Sebek, Jim" w:date="2023-01-17T18:07:00Z">
                        <w:r w:rsidR="001E11DA">
                          <w:rPr>
                            <w:spacing w:val="-2"/>
                          </w:rPr>
                          <w:t xml:space="preserve">shorting </w:t>
                        </w:r>
                      </w:ins>
                      <w:r>
                        <w:t>switch</w:t>
                      </w:r>
                      <w:r>
                        <w:rPr>
                          <w:spacing w:val="-2"/>
                        </w:rPr>
                        <w:t xml:space="preserve"> </w:t>
                      </w:r>
                      <w:r>
                        <w:t>that</w:t>
                      </w:r>
                      <w:r>
                        <w:rPr>
                          <w:spacing w:val="-2"/>
                        </w:rPr>
                        <w:t xml:space="preserve"> </w:t>
                      </w:r>
                      <w:r>
                        <w:t>must</w:t>
                      </w:r>
                      <w:r>
                        <w:rPr>
                          <w:spacing w:val="-2"/>
                        </w:rPr>
                        <w:t xml:space="preserve"> </w:t>
                      </w:r>
                      <w:r>
                        <w:t>be</w:t>
                      </w:r>
                      <w:r>
                        <w:rPr>
                          <w:spacing w:val="-2"/>
                        </w:rPr>
                        <w:t xml:space="preserve"> </w:t>
                      </w:r>
                      <w:r>
                        <w:t>depressed</w:t>
                      </w:r>
                      <w:r>
                        <w:rPr>
                          <w:spacing w:val="-2"/>
                        </w:rPr>
                        <w:t xml:space="preserve"> </w:t>
                      </w:r>
                      <w:r>
                        <w:t>and</w:t>
                      </w:r>
                      <w:r>
                        <w:rPr>
                          <w:spacing w:val="-2"/>
                        </w:rPr>
                        <w:t xml:space="preserve"> </w:t>
                      </w:r>
                      <w:r>
                        <w:t>then</w:t>
                      </w:r>
                      <w:r>
                        <w:rPr>
                          <w:spacing w:val="-2"/>
                        </w:rPr>
                        <w:t xml:space="preserve"> </w:t>
                      </w:r>
                      <w:r>
                        <w:t>secured by means of lock and tag</w:t>
                      </w:r>
                      <w:ins w:id="83" w:author="Sebek, Jim" w:date="2023-01-17T18:10:00Z">
                        <w:r w:rsidR="001E11DA">
                          <w:t xml:space="preserve"> after the hasp (black arrow) is clamped over the knob of the shorting switch (blue arrow)</w:t>
                        </w:r>
                      </w:ins>
                      <w:r>
                        <w:t>.</w:t>
                      </w:r>
                      <w:ins w:id="84" w:author="Sebek, Jim" w:date="2023-01-17T18:11:00Z">
                        <w:r w:rsidR="001E11DA">
                          <w:t xml:space="preserve">  Note that in this photograph, the switches are </w:t>
                        </w:r>
                        <w:proofErr w:type="gramStart"/>
                        <w:r w:rsidR="001E11DA">
                          <w:t>open</w:t>
                        </w:r>
                        <w:proofErr w:type="gramEnd"/>
                        <w:r w:rsidR="001E11DA">
                          <w:t xml:space="preserve"> and a potential hazard exists.</w:t>
                        </w:r>
                      </w:ins>
                    </w:p>
                    <w:p w14:paraId="4360F864" w14:textId="2BB14C5D" w:rsidR="004C5328" w:rsidRPr="004C5328" w:rsidRDefault="004C5328">
                      <w:pPr>
                        <w:pStyle w:val="BodyText"/>
                        <w:spacing w:before="1" w:line="244" w:lineRule="auto"/>
                        <w:ind w:left="144" w:right="147"/>
                        <w:rPr>
                          <w:bCs/>
                        </w:rPr>
                      </w:pPr>
                      <w:ins w:id="85" w:author="Sebek, Jim" w:date="2023-01-18T11:06:00Z">
                        <w:r>
                          <w:rPr>
                            <w:bCs/>
                          </w:rPr>
                          <w:t>Veri</w:t>
                        </w:r>
                      </w:ins>
                      <w:ins w:id="86" w:author="Sebek, Jim" w:date="2023-01-18T11:07:00Z">
                        <w:r>
                          <w:rPr>
                            <w:bCs/>
                          </w:rPr>
                          <w:t>fy auxiliary contacts in Ross relay and mushroom are closed.</w:t>
                        </w:r>
                      </w:ins>
                      <w:ins w:id="87" w:author="Sebek, Jim" w:date="2023-01-18T11:09:00Z">
                        <w:r w:rsidR="00206D6B">
                          <w:rPr>
                            <w:bCs/>
                          </w:rPr>
                          <w:t xml:space="preserve">  Verify contacts shorted in con</w:t>
                        </w:r>
                      </w:ins>
                      <w:ins w:id="88" w:author="Sebek, Jim" w:date="2023-01-18T11:10:00Z">
                        <w:r w:rsidR="00206D6B">
                          <w:rPr>
                            <w:bCs/>
                          </w:rPr>
                          <w:t xml:space="preserve">trol system </w:t>
                        </w:r>
                      </w:ins>
                      <w:ins w:id="89" w:author="Sebek, Jim" w:date="2023-01-18T11:11:00Z">
                        <w:r w:rsidR="00206D6B">
                          <w:rPr>
                            <w:bCs/>
                          </w:rPr>
                          <w:t>touch pan</w:t>
                        </w:r>
                      </w:ins>
                      <w:ins w:id="90" w:author="Sebek, Jim" w:date="2023-01-18T11:12:00Z">
                        <w:r w:rsidR="00206D6B">
                          <w:rPr>
                            <w:bCs/>
                          </w:rPr>
                          <w:t xml:space="preserve">el </w:t>
                        </w:r>
                      </w:ins>
                      <w:ins w:id="91" w:author="Sebek, Jim" w:date="2023-01-18T11:10:00Z">
                        <w:r w:rsidR="00206D6B">
                          <w:rPr>
                            <w:bCs/>
                          </w:rPr>
                          <w:t>before removing power from the control.</w:t>
                        </w:r>
                      </w:ins>
                      <w:ins w:id="92" w:author="Sebek, Jim" w:date="2023-01-18T11:12:00Z">
                        <w:r w:rsidR="00206D6B">
                          <w:rPr>
                            <w:bCs/>
                          </w:rPr>
                          <w:t xml:space="preserve">  Put instructions how to access touch panel.</w:t>
                        </w:r>
                      </w:ins>
                      <w:ins w:id="93" w:author="Sebek, Jim" w:date="2023-01-18T11:16:00Z">
                        <w:r w:rsidR="00206D6B">
                          <w:rPr>
                            <w:bCs/>
                          </w:rPr>
                          <w:t xml:space="preserve">  Also use 90 kV readbacks</w:t>
                        </w:r>
                      </w:ins>
                    </w:p>
                  </w:txbxContent>
                </v:textbox>
                <w10:wrap type="topAndBottom" anchorx="page"/>
              </v:shape>
            </w:pict>
          </mc:Fallback>
        </mc:AlternateContent>
      </w:r>
      <w:ins w:id="94" w:author="Sebek, Jim" w:date="2023-01-17T18:05:00Z">
        <w:r w:rsidR="00150EE8">
          <w:rPr>
            <w:noProof/>
          </w:rPr>
          <mc:AlternateContent>
            <mc:Choice Requires="wps">
              <w:drawing>
                <wp:anchor distT="0" distB="0" distL="114300" distR="114300" simplePos="0" relativeHeight="487609344" behindDoc="0" locked="0" layoutInCell="1" allowOverlap="1" wp14:anchorId="0D8F250D" wp14:editId="7E72776E">
                  <wp:simplePos x="0" y="0"/>
                  <wp:positionH relativeFrom="column">
                    <wp:posOffset>1828495</wp:posOffset>
                  </wp:positionH>
                  <wp:positionV relativeFrom="paragraph">
                    <wp:posOffset>834441</wp:posOffset>
                  </wp:positionV>
                  <wp:extent cx="321869" cy="329184"/>
                  <wp:effectExtent l="19050" t="38100" r="59690" b="33020"/>
                  <wp:wrapNone/>
                  <wp:docPr id="70" name="Straight Arrow Connector 70"/>
                  <wp:cNvGraphicFramePr/>
                  <a:graphic xmlns:a="http://schemas.openxmlformats.org/drawingml/2006/main">
                    <a:graphicData uri="http://schemas.microsoft.com/office/word/2010/wordprocessingShape">
                      <wps:wsp>
                        <wps:cNvCnPr/>
                        <wps:spPr>
                          <a:xfrm flipV="1">
                            <a:off x="0" y="0"/>
                            <a:ext cx="321869" cy="329184"/>
                          </a:xfrm>
                          <a:prstGeom prst="straightConnector1">
                            <a:avLst/>
                          </a:prstGeom>
                          <a:ln w="508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BAF838" id="_x0000_t32" coordsize="21600,21600" o:spt="32" o:oned="t" path="m,l21600,21600e" filled="f">
                  <v:path arrowok="t" fillok="f" o:connecttype="none"/>
                  <o:lock v:ext="edit" shapetype="t"/>
                </v:shapetype>
                <v:shape id="Straight Arrow Connector 70" o:spid="_x0000_s1026" type="#_x0000_t32" style="position:absolute;margin-left:2in;margin-top:65.7pt;width:25.35pt;height:25.9pt;flip:y;z-index:487609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" strokecolor="#4579b8 [3044]" strokeweight="4pt">
                  <v:stroke endarrow="block"/>
                </v:shape>
              </w:pict>
            </mc:Fallback>
          </mc:AlternateContent>
        </w:r>
      </w:ins>
    </w:p>
    <w:p w14:paraId="177DD0CA" w14:textId="683EA4B6" w:rsidR="00832B82" w:rsidRDefault="001E11DA">
      <w:pPr>
        <w:pStyle w:val="BodyText"/>
        <w:spacing w:before="1"/>
        <w:rPr>
          <w:sz w:val="12"/>
        </w:rPr>
      </w:pPr>
      <w:ins w:id="95" w:author="Sebek, Jim" w:date="2023-01-17T18:09:00Z">
        <w:r>
          <w:rPr>
            <w:noProof/>
            <w:sz w:val="12"/>
          </w:rPr>
          <mc:AlternateContent>
            <mc:Choice Requires="wps">
              <w:drawing>
                <wp:anchor distT="0" distB="0" distL="114300" distR="114300" simplePos="0" relativeHeight="487611392" behindDoc="0" locked="0" layoutInCell="1" allowOverlap="1" wp14:anchorId="5C2477B5" wp14:editId="6FDDB290">
                  <wp:simplePos x="0" y="0"/>
                  <wp:positionH relativeFrom="column">
                    <wp:posOffset>1521257</wp:posOffset>
                  </wp:positionH>
                  <wp:positionV relativeFrom="paragraph">
                    <wp:posOffset>4112920</wp:posOffset>
                  </wp:positionV>
                  <wp:extent cx="402336" cy="175565"/>
                  <wp:effectExtent l="38100" t="38100" r="36195" b="53340"/>
                  <wp:wrapNone/>
                  <wp:docPr id="72" name="Straight Arrow Connector 72"/>
                  <wp:cNvGraphicFramePr/>
                  <a:graphic xmlns:a="http://schemas.openxmlformats.org/drawingml/2006/main">
                    <a:graphicData uri="http://schemas.microsoft.com/office/word/2010/wordprocessingShape">
                      <wps:wsp>
                        <wps:cNvCnPr/>
                        <wps:spPr>
                          <a:xfrm flipH="1" flipV="1">
                            <a:off x="0" y="0"/>
                            <a:ext cx="402336" cy="175565"/>
                          </a:xfrm>
                          <a:prstGeom prst="straightConnector1">
                            <a:avLst/>
                          </a:prstGeom>
                          <a:ln w="508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979F6E" id="Straight Arrow Connector 72" o:spid="_x0000_s1026" type="#_x0000_t32" style="position:absolute;margin-left:119.8pt;margin-top:323.85pt;width:31.7pt;height:13.8pt;flip:x y;z-index:487611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" strokecolor="black [3213]" strokeweight="4pt">
                  <v:stroke endarrow="block"/>
                </v:shape>
              </w:pict>
            </mc:Fallback>
          </mc:AlternateContent>
        </w:r>
      </w:ins>
      <w:ins w:id="96" w:author="Sebek, Jim" w:date="2023-01-17T18:08:00Z">
        <w:r>
          <w:rPr>
            <w:noProof/>
            <w:sz w:val="12"/>
          </w:rPr>
          <mc:AlternateContent>
            <mc:Choice Requires="wps">
              <w:drawing>
                <wp:anchor distT="0" distB="0" distL="114300" distR="114300" simplePos="0" relativeHeight="487610368" behindDoc="0" locked="0" layoutInCell="1" allowOverlap="1" wp14:anchorId="199FD82E" wp14:editId="6449DA37">
                  <wp:simplePos x="0" y="0"/>
                  <wp:positionH relativeFrom="column">
                    <wp:posOffset>1888540</wp:posOffset>
                  </wp:positionH>
                  <wp:positionV relativeFrom="paragraph">
                    <wp:posOffset>3302457</wp:posOffset>
                  </wp:positionV>
                  <wp:extent cx="737311" cy="393497"/>
                  <wp:effectExtent l="38100" t="38100" r="24765" b="45085"/>
                  <wp:wrapNone/>
                  <wp:docPr id="71" name="Straight Arrow Connector 71"/>
                  <wp:cNvGraphicFramePr/>
                  <a:graphic xmlns:a="http://schemas.openxmlformats.org/drawingml/2006/main">
                    <a:graphicData uri="http://schemas.microsoft.com/office/word/2010/wordprocessingShape">
                      <wps:wsp>
                        <wps:cNvCnPr/>
                        <wps:spPr>
                          <a:xfrm flipH="1" flipV="1">
                            <a:off x="0" y="0"/>
                            <a:ext cx="737311" cy="393497"/>
                          </a:xfrm>
                          <a:prstGeom prst="straightConnector1">
                            <a:avLst/>
                          </a:prstGeom>
                          <a:ln w="508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954D71" id="Straight Arrow Connector 71" o:spid="_x0000_s1026" type="#_x0000_t32" style="position:absolute;margin-left:148.7pt;margin-top:260.05pt;width:58.05pt;height:31pt;flip:x y;z-index:48761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" strokecolor="#4579b8 [3044]" strokeweight="4pt">
                  <v:stroke endarrow="block"/>
                </v:shape>
              </w:pict>
            </mc:Fallback>
          </mc:AlternateContent>
        </w:r>
      </w:ins>
    </w:p>
    <w:p w14:paraId="50BF9260" w14:textId="55C7709D" w:rsidR="00832B82" w:rsidRDefault="00206D6B">
      <w:pPr>
        <w:pStyle w:val="BodyText"/>
        <w:spacing w:before="1"/>
        <w:rPr>
          <w:sz w:val="10"/>
        </w:rPr>
      </w:pPr>
      <w:r>
        <w:rPr>
          <w:noProof/>
        </w:rPr>
        <mc:AlternateContent>
          <mc:Choice Requires="wps">
            <w:drawing>
              <wp:anchor distT="0" distB="0" distL="0" distR="0" simplePos="0" relativeHeight="487601664" behindDoc="1" locked="0" layoutInCell="1" allowOverlap="1" wp14:anchorId="06A6D12F" wp14:editId="6628C6CE">
                <wp:simplePos x="0" y="0"/>
                <wp:positionH relativeFrom="page">
                  <wp:posOffset>3930650</wp:posOffset>
                </wp:positionH>
                <wp:positionV relativeFrom="paragraph">
                  <wp:posOffset>3553270</wp:posOffset>
                </wp:positionV>
                <wp:extent cx="3136265" cy="1341755"/>
                <wp:effectExtent l="0" t="0" r="26035" b="10795"/>
                <wp:wrapTopAndBottom/>
                <wp:docPr id="21" name="docshape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265" cy="134175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23C1725" w14:textId="6BF42B72" w:rsidR="00832B82" w:rsidRDefault="00000000">
                            <w:pPr>
                              <w:pStyle w:val="BodyText"/>
                              <w:spacing w:before="74" w:line="244" w:lineRule="auto"/>
                              <w:ind w:left="144"/>
                            </w:pPr>
                            <w:r>
                              <w:rPr>
                                <w:b/>
                              </w:rPr>
                              <w:t>Hazard:</w:t>
                            </w:r>
                            <w:r>
                              <w:rPr>
                                <w:b/>
                                <w:spacing w:val="-3"/>
                              </w:rPr>
                              <w:t xml:space="preserve"> </w:t>
                            </w:r>
                            <w:r>
                              <w:t>208</w:t>
                            </w:r>
                            <w:r>
                              <w:rPr>
                                <w:spacing w:val="-3"/>
                              </w:rPr>
                              <w:t xml:space="preserve"> </w:t>
                            </w:r>
                            <w:r>
                              <w:t>Vac</w:t>
                            </w:r>
                            <w:r>
                              <w:rPr>
                                <w:spacing w:val="-3"/>
                              </w:rPr>
                              <w:t xml:space="preserve"> </w:t>
                            </w:r>
                            <w:r>
                              <w:t>required</w:t>
                            </w:r>
                            <w:r>
                              <w:rPr>
                                <w:spacing w:val="-3"/>
                              </w:rPr>
                              <w:t xml:space="preserve"> </w:t>
                            </w:r>
                            <w:r>
                              <w:t>for</w:t>
                            </w:r>
                            <w:r>
                              <w:rPr>
                                <w:spacing w:val="-4"/>
                              </w:rPr>
                              <w:t xml:space="preserve"> </w:t>
                            </w:r>
                            <w:r>
                              <w:t>the</w:t>
                            </w:r>
                            <w:r>
                              <w:rPr>
                                <w:spacing w:val="-3"/>
                              </w:rPr>
                              <w:t xml:space="preserve"> </w:t>
                            </w:r>
                            <w:r>
                              <w:t>12.47</w:t>
                            </w:r>
                            <w:r>
                              <w:rPr>
                                <w:spacing w:val="-3"/>
                              </w:rPr>
                              <w:t xml:space="preserve"> </w:t>
                            </w:r>
                            <w:r>
                              <w:t>kV</w:t>
                            </w:r>
                            <w:ins w:id="97" w:author="Sebek, Jim" w:date="2023-01-17T18:00:00Z">
                              <w:r w:rsidR="001E0EBA">
                                <w:t>AC</w:t>
                              </w:r>
                            </w:ins>
                            <w:del w:id="98" w:author="Sebek, Jim" w:date="2023-01-17T18:00:00Z">
                              <w:r w:rsidDel="001E0EBA">
                                <w:delText>ac</w:delText>
                              </w:r>
                            </w:del>
                            <w:r>
                              <w:rPr>
                                <w:spacing w:val="-3"/>
                              </w:rPr>
                              <w:t xml:space="preserve"> </w:t>
                            </w:r>
                            <w:r>
                              <w:t xml:space="preserve">switchgear </w:t>
                            </w:r>
                            <w:ins w:id="99" w:author="Sebek, Jim" w:date="2023-01-17T18:01:00Z">
                              <w:r w:rsidR="001E0EBA">
                                <w:rPr>
                                  <w:spacing w:val="-2"/>
                                </w:rPr>
                                <w:t>controller</w:t>
                              </w:r>
                            </w:ins>
                            <w:del w:id="100" w:author="Sebek, Jim" w:date="2023-01-17T18:01:00Z">
                              <w:r w:rsidDel="001E0EBA">
                                <w:rPr>
                                  <w:spacing w:val="-2"/>
                                </w:rPr>
                                <w:delText>operation</w:delText>
                              </w:r>
                            </w:del>
                            <w:ins w:id="101" w:author="Sebek, Jim" w:date="2023-01-17T18:00:00Z">
                              <w:r w:rsidR="001E0EBA">
                                <w:rPr>
                                  <w:spacing w:val="-2"/>
                                </w:rPr>
                                <w:t>, HVPS oil pump</w:t>
                              </w:r>
                            </w:ins>
                            <w:ins w:id="102" w:author="Sebek, Jim" w:date="2023-01-17T18:01:00Z">
                              <w:r w:rsidR="001E0EBA">
                                <w:rPr>
                                  <w:spacing w:val="-2"/>
                                </w:rPr>
                                <w:t>, and HVPS cooling fans</w:t>
                              </w:r>
                            </w:ins>
                            <w:r>
                              <w:rPr>
                                <w:spacing w:val="-2"/>
                              </w:rPr>
                              <w:t>.</w:t>
                            </w:r>
                          </w:p>
                          <w:p w14:paraId="26509C05" w14:textId="77777777" w:rsidR="00832B82" w:rsidRDefault="00832B82">
                            <w:pPr>
                              <w:pStyle w:val="BodyText"/>
                              <w:spacing w:before="3"/>
                            </w:pPr>
                          </w:p>
                          <w:p w14:paraId="7D7E25EB" w14:textId="32F1F369" w:rsidR="00832B82" w:rsidRDefault="00000000">
                            <w:pPr>
                              <w:pStyle w:val="BodyText"/>
                              <w:spacing w:line="244" w:lineRule="auto"/>
                              <w:ind w:left="144" w:right="147"/>
                            </w:pPr>
                            <w:r>
                              <w:rPr>
                                <w:b/>
                              </w:rPr>
                              <w:t>Mitigation:</w:t>
                            </w:r>
                            <w:r>
                              <w:rPr>
                                <w:b/>
                                <w:spacing w:val="-4"/>
                              </w:rPr>
                              <w:t xml:space="preserve"> </w:t>
                            </w:r>
                            <w:r>
                              <w:t>The</w:t>
                            </w:r>
                            <w:r>
                              <w:rPr>
                                <w:spacing w:val="-3"/>
                              </w:rPr>
                              <w:t xml:space="preserve"> </w:t>
                            </w:r>
                            <w:ins w:id="103" w:author="Sebek, Jim" w:date="2023-01-17T18:01:00Z">
                              <w:r w:rsidR="001E0EBA">
                                <w:rPr>
                                  <w:spacing w:val="-4"/>
                                </w:rPr>
                                <w:t>HVPS</w:t>
                              </w:r>
                            </w:ins>
                            <w:del w:id="104" w:author="Sebek, Jim" w:date="2023-01-17T18:01:00Z">
                              <w:r w:rsidDel="001E0EBA">
                                <w:delText>Spear</w:delText>
                              </w:r>
                              <w:r w:rsidDel="001E0EBA">
                                <w:rPr>
                                  <w:spacing w:val="-4"/>
                                </w:rPr>
                                <w:delText xml:space="preserve"> </w:delText>
                              </w:r>
                            </w:del>
                            <w:r>
                              <w:t>1</w:t>
                            </w:r>
                            <w:r>
                              <w:rPr>
                                <w:spacing w:val="-3"/>
                              </w:rPr>
                              <w:t xml:space="preserve"> </w:t>
                            </w:r>
                            <w:r>
                              <w:t>208</w:t>
                            </w:r>
                            <w:r>
                              <w:rPr>
                                <w:spacing w:val="-3"/>
                              </w:rPr>
                              <w:t xml:space="preserve"> </w:t>
                            </w:r>
                            <w:r>
                              <w:t>V</w:t>
                            </w:r>
                            <w:ins w:id="105" w:author="Sebek, Jim" w:date="2023-01-17T18:01:00Z">
                              <w:r w:rsidR="001E0EBA">
                                <w:t>AC</w:t>
                              </w:r>
                            </w:ins>
                            <w:del w:id="106" w:author="Sebek, Jim" w:date="2023-01-17T18:01:00Z">
                              <w:r w:rsidDel="001E0EBA">
                                <w:delText>ac</w:delText>
                              </w:r>
                            </w:del>
                            <w:r>
                              <w:rPr>
                                <w:spacing w:val="-3"/>
                              </w:rPr>
                              <w:t xml:space="preserve"> </w:t>
                            </w:r>
                            <w:r>
                              <w:t>disconnect</w:t>
                            </w:r>
                            <w:r>
                              <w:rPr>
                                <w:spacing w:val="-3"/>
                              </w:rPr>
                              <w:t xml:space="preserve"> </w:t>
                            </w:r>
                            <w:del w:id="107" w:author="Sebek, Jim" w:date="2023-01-17T18:03:00Z">
                              <w:r w:rsidDel="001E0EBA">
                                <w:delText>switch</w:delText>
                              </w:r>
                              <w:r w:rsidDel="001E0EBA">
                                <w:rPr>
                                  <w:spacing w:val="-3"/>
                                </w:rPr>
                                <w:delText xml:space="preserve"> </w:delText>
                              </w:r>
                              <w:r w:rsidDel="001E0EBA">
                                <w:delText xml:space="preserve">(the switch on the right in the picture on the left) </w:delText>
                              </w:r>
                            </w:del>
                            <w:r>
                              <w:t>must be opened and secured by means of lock and tag.</w:t>
                            </w:r>
                            <w:ins w:id="108" w:author="Sebek, Jim" w:date="2023-01-17T18:01:00Z">
                              <w:r w:rsidR="001E0EBA">
                                <w:t xml:space="preserve">  </w:t>
                              </w:r>
                            </w:ins>
                            <w:ins w:id="109" w:author="Sebek, Jim" w:date="2023-01-17T18:03:00Z">
                              <w:r w:rsidR="001E0EBA">
                                <w:t xml:space="preserve">The red arrow points to this switch in the open position.  </w:t>
                              </w:r>
                            </w:ins>
                            <w:ins w:id="110" w:author="Sebek, Jim" w:date="2023-01-17T18:01:00Z">
                              <w:r w:rsidR="001E0EBA">
                                <w:t>Where do we perform ZVV?</w:t>
                              </w:r>
                            </w:ins>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6D12F" id="docshape50" o:spid="_x0000_s1028" type="#_x0000_t202" style="position:absolute;margin-left:309.5pt;margin-top:279.8pt;width:246.95pt;height:105.65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" filled="f">
                <v:textbox inset="0,0,0,0">
                  <w:txbxContent>
                    <w:p w14:paraId="123C1725" w14:textId="6BF42B72" w:rsidR="00832B82" w:rsidRDefault="00000000">
                      <w:pPr>
                        <w:pStyle w:val="BodyText"/>
                        <w:spacing w:before="74" w:line="244" w:lineRule="auto"/>
                        <w:ind w:left="144"/>
                      </w:pPr>
                      <w:r>
                        <w:rPr>
                          <w:b/>
                        </w:rPr>
                        <w:t>Hazard:</w:t>
                      </w:r>
                      <w:r>
                        <w:rPr>
                          <w:b/>
                          <w:spacing w:val="-3"/>
                        </w:rPr>
                        <w:t xml:space="preserve"> </w:t>
                      </w:r>
                      <w:r>
                        <w:t>208</w:t>
                      </w:r>
                      <w:r>
                        <w:rPr>
                          <w:spacing w:val="-3"/>
                        </w:rPr>
                        <w:t xml:space="preserve"> </w:t>
                      </w:r>
                      <w:r>
                        <w:t>Vac</w:t>
                      </w:r>
                      <w:r>
                        <w:rPr>
                          <w:spacing w:val="-3"/>
                        </w:rPr>
                        <w:t xml:space="preserve"> </w:t>
                      </w:r>
                      <w:r>
                        <w:t>required</w:t>
                      </w:r>
                      <w:r>
                        <w:rPr>
                          <w:spacing w:val="-3"/>
                        </w:rPr>
                        <w:t xml:space="preserve"> </w:t>
                      </w:r>
                      <w:r>
                        <w:t>for</w:t>
                      </w:r>
                      <w:r>
                        <w:rPr>
                          <w:spacing w:val="-4"/>
                        </w:rPr>
                        <w:t xml:space="preserve"> </w:t>
                      </w:r>
                      <w:r>
                        <w:t>the</w:t>
                      </w:r>
                      <w:r>
                        <w:rPr>
                          <w:spacing w:val="-3"/>
                        </w:rPr>
                        <w:t xml:space="preserve"> </w:t>
                      </w:r>
                      <w:r>
                        <w:t>12.47</w:t>
                      </w:r>
                      <w:r>
                        <w:rPr>
                          <w:spacing w:val="-3"/>
                        </w:rPr>
                        <w:t xml:space="preserve"> </w:t>
                      </w:r>
                      <w:r>
                        <w:t>kV</w:t>
                      </w:r>
                      <w:ins w:id="111" w:author="Sebek, Jim" w:date="2023-01-17T18:00:00Z">
                        <w:r w:rsidR="001E0EBA">
                          <w:t>AC</w:t>
                        </w:r>
                      </w:ins>
                      <w:del w:id="112" w:author="Sebek, Jim" w:date="2023-01-17T18:00:00Z">
                        <w:r w:rsidDel="001E0EBA">
                          <w:delText>ac</w:delText>
                        </w:r>
                      </w:del>
                      <w:r>
                        <w:rPr>
                          <w:spacing w:val="-3"/>
                        </w:rPr>
                        <w:t xml:space="preserve"> </w:t>
                      </w:r>
                      <w:r>
                        <w:t xml:space="preserve">switchgear </w:t>
                      </w:r>
                      <w:ins w:id="113" w:author="Sebek, Jim" w:date="2023-01-17T18:01:00Z">
                        <w:r w:rsidR="001E0EBA">
                          <w:rPr>
                            <w:spacing w:val="-2"/>
                          </w:rPr>
                          <w:t>controller</w:t>
                        </w:r>
                      </w:ins>
                      <w:del w:id="114" w:author="Sebek, Jim" w:date="2023-01-17T18:01:00Z">
                        <w:r w:rsidDel="001E0EBA">
                          <w:rPr>
                            <w:spacing w:val="-2"/>
                          </w:rPr>
                          <w:delText>operation</w:delText>
                        </w:r>
                      </w:del>
                      <w:ins w:id="115" w:author="Sebek, Jim" w:date="2023-01-17T18:00:00Z">
                        <w:r w:rsidR="001E0EBA">
                          <w:rPr>
                            <w:spacing w:val="-2"/>
                          </w:rPr>
                          <w:t>, HVPS oil pump</w:t>
                        </w:r>
                      </w:ins>
                      <w:ins w:id="116" w:author="Sebek, Jim" w:date="2023-01-17T18:01:00Z">
                        <w:r w:rsidR="001E0EBA">
                          <w:rPr>
                            <w:spacing w:val="-2"/>
                          </w:rPr>
                          <w:t>, and HVPS cooling fans</w:t>
                        </w:r>
                      </w:ins>
                      <w:r>
                        <w:rPr>
                          <w:spacing w:val="-2"/>
                        </w:rPr>
                        <w:t>.</w:t>
                      </w:r>
                    </w:p>
                    <w:p w14:paraId="26509C05" w14:textId="77777777" w:rsidR="00832B82" w:rsidRDefault="00832B82">
                      <w:pPr>
                        <w:pStyle w:val="BodyText"/>
                        <w:spacing w:before="3"/>
                      </w:pPr>
                    </w:p>
                    <w:p w14:paraId="7D7E25EB" w14:textId="32F1F369" w:rsidR="00832B82" w:rsidRDefault="00000000">
                      <w:pPr>
                        <w:pStyle w:val="BodyText"/>
                        <w:spacing w:line="244" w:lineRule="auto"/>
                        <w:ind w:left="144" w:right="147"/>
                      </w:pPr>
                      <w:r>
                        <w:rPr>
                          <w:b/>
                        </w:rPr>
                        <w:t>Mitigation:</w:t>
                      </w:r>
                      <w:r>
                        <w:rPr>
                          <w:b/>
                          <w:spacing w:val="-4"/>
                        </w:rPr>
                        <w:t xml:space="preserve"> </w:t>
                      </w:r>
                      <w:r>
                        <w:t>The</w:t>
                      </w:r>
                      <w:r>
                        <w:rPr>
                          <w:spacing w:val="-3"/>
                        </w:rPr>
                        <w:t xml:space="preserve"> </w:t>
                      </w:r>
                      <w:ins w:id="117" w:author="Sebek, Jim" w:date="2023-01-17T18:01:00Z">
                        <w:r w:rsidR="001E0EBA">
                          <w:rPr>
                            <w:spacing w:val="-4"/>
                          </w:rPr>
                          <w:t>HVPS</w:t>
                        </w:r>
                      </w:ins>
                      <w:del w:id="118" w:author="Sebek, Jim" w:date="2023-01-17T18:01:00Z">
                        <w:r w:rsidDel="001E0EBA">
                          <w:delText>Spear</w:delText>
                        </w:r>
                        <w:r w:rsidDel="001E0EBA">
                          <w:rPr>
                            <w:spacing w:val="-4"/>
                          </w:rPr>
                          <w:delText xml:space="preserve"> </w:delText>
                        </w:r>
                      </w:del>
                      <w:r>
                        <w:t>1</w:t>
                      </w:r>
                      <w:r>
                        <w:rPr>
                          <w:spacing w:val="-3"/>
                        </w:rPr>
                        <w:t xml:space="preserve"> </w:t>
                      </w:r>
                      <w:r>
                        <w:t>208</w:t>
                      </w:r>
                      <w:r>
                        <w:rPr>
                          <w:spacing w:val="-3"/>
                        </w:rPr>
                        <w:t xml:space="preserve"> </w:t>
                      </w:r>
                      <w:r>
                        <w:t>V</w:t>
                      </w:r>
                      <w:ins w:id="119" w:author="Sebek, Jim" w:date="2023-01-17T18:01:00Z">
                        <w:r w:rsidR="001E0EBA">
                          <w:t>AC</w:t>
                        </w:r>
                      </w:ins>
                      <w:del w:id="120" w:author="Sebek, Jim" w:date="2023-01-17T18:01:00Z">
                        <w:r w:rsidDel="001E0EBA">
                          <w:delText>ac</w:delText>
                        </w:r>
                      </w:del>
                      <w:r>
                        <w:rPr>
                          <w:spacing w:val="-3"/>
                        </w:rPr>
                        <w:t xml:space="preserve"> </w:t>
                      </w:r>
                      <w:r>
                        <w:t>disconnect</w:t>
                      </w:r>
                      <w:r>
                        <w:rPr>
                          <w:spacing w:val="-3"/>
                        </w:rPr>
                        <w:t xml:space="preserve"> </w:t>
                      </w:r>
                      <w:del w:id="121" w:author="Sebek, Jim" w:date="2023-01-17T18:03:00Z">
                        <w:r w:rsidDel="001E0EBA">
                          <w:delText>switch</w:delText>
                        </w:r>
                        <w:r w:rsidDel="001E0EBA">
                          <w:rPr>
                            <w:spacing w:val="-3"/>
                          </w:rPr>
                          <w:delText xml:space="preserve"> </w:delText>
                        </w:r>
                        <w:r w:rsidDel="001E0EBA">
                          <w:delText xml:space="preserve">(the switch on the right in the picture on the left) </w:delText>
                        </w:r>
                      </w:del>
                      <w:r>
                        <w:t>must be opened and secured by means of lock and tag.</w:t>
                      </w:r>
                      <w:ins w:id="122" w:author="Sebek, Jim" w:date="2023-01-17T18:01:00Z">
                        <w:r w:rsidR="001E0EBA">
                          <w:t xml:space="preserve">  </w:t>
                        </w:r>
                      </w:ins>
                      <w:ins w:id="123" w:author="Sebek, Jim" w:date="2023-01-17T18:03:00Z">
                        <w:r w:rsidR="001E0EBA">
                          <w:t xml:space="preserve">The red arrow points to this switch in the open position.  </w:t>
                        </w:r>
                      </w:ins>
                      <w:ins w:id="124" w:author="Sebek, Jim" w:date="2023-01-17T18:01:00Z">
                        <w:r w:rsidR="001E0EBA">
                          <w:t>Where do we perform ZVV?</w:t>
                        </w:r>
                      </w:ins>
                    </w:p>
                  </w:txbxContent>
                </v:textbox>
                <w10:wrap type="topAndBottom" anchorx="page"/>
              </v:shape>
            </w:pict>
          </mc:Fallback>
        </mc:AlternateContent>
      </w:r>
      <w:ins w:id="125" w:author="Sebek, Jim" w:date="2023-01-17T18:02:00Z">
        <w:r w:rsidR="001E0EBA">
          <w:rPr>
            <w:noProof/>
            <w:sz w:val="10"/>
          </w:rPr>
          <mc:AlternateContent>
            <mc:Choice Requires="wps">
              <w:drawing>
                <wp:anchor distT="0" distB="0" distL="114300" distR="114300" simplePos="0" relativeHeight="487608320" behindDoc="0" locked="0" layoutInCell="1" allowOverlap="1" wp14:anchorId="1324F512" wp14:editId="0F2D22EC">
                  <wp:simplePos x="0" y="0"/>
                  <wp:positionH relativeFrom="column">
                    <wp:posOffset>3028950</wp:posOffset>
                  </wp:positionH>
                  <wp:positionV relativeFrom="paragraph">
                    <wp:posOffset>3582035</wp:posOffset>
                  </wp:positionV>
                  <wp:extent cx="333375" cy="485775"/>
                  <wp:effectExtent l="38100" t="38100" r="47625" b="28575"/>
                  <wp:wrapNone/>
                  <wp:docPr id="69" name="Straight Arrow Connector 69"/>
                  <wp:cNvGraphicFramePr/>
                  <a:graphic xmlns:a="http://schemas.openxmlformats.org/drawingml/2006/main">
                    <a:graphicData uri="http://schemas.microsoft.com/office/word/2010/wordprocessingShape">
                      <wps:wsp>
                        <wps:cNvCnPr/>
                        <wps:spPr>
                          <a:xfrm flipH="1" flipV="1">
                            <a:off x="0" y="0"/>
                            <a:ext cx="333375" cy="485775"/>
                          </a:xfrm>
                          <a:prstGeom prst="straightConnector1">
                            <a:avLst/>
                          </a:prstGeom>
                          <a:ln w="508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E4077C" id="Straight Arrow Connector 69" o:spid="_x0000_s1026" type="#_x0000_t32" style="position:absolute;margin-left:238.5pt;margin-top:282.05pt;width:26.25pt;height:38.25pt;flip:x y;z-index:487608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" strokecolor="#c00000" strokeweight="4pt">
                  <v:stroke endarrow="block"/>
                </v:shape>
              </w:pict>
            </mc:Fallback>
          </mc:AlternateContent>
        </w:r>
      </w:ins>
    </w:p>
    <w:p w14:paraId="605F412B" w14:textId="77777777" w:rsidR="00832B82" w:rsidRDefault="00832B82">
      <w:pPr>
        <w:rPr>
          <w:sz w:val="10"/>
        </w:rPr>
        <w:sectPr w:rsidR="00832B82">
          <w:pgSz w:w="12240" w:h="15840"/>
          <w:pgMar w:top="1340" w:right="320" w:bottom="920" w:left="300" w:header="727" w:footer="738" w:gutter="0"/>
          <w:cols w:space="720"/>
        </w:sectPr>
      </w:pPr>
    </w:p>
    <w:p w14:paraId="4153F5B9" w14:textId="6225FA6A" w:rsidR="00832B82" w:rsidRDefault="00836CF7">
      <w:pPr>
        <w:pStyle w:val="BodyText"/>
        <w:rPr>
          <w:sz w:val="20"/>
        </w:rPr>
      </w:pPr>
      <w:r>
        <w:rPr>
          <w:noProof/>
        </w:rPr>
        <w:lastRenderedPageBreak/>
        <mc:AlternateContent>
          <mc:Choice Requires="wpg">
            <w:drawing>
              <wp:anchor distT="0" distB="0" distL="114300" distR="114300" simplePos="0" relativeHeight="487285248" behindDoc="1" locked="0" layoutInCell="1" allowOverlap="1" wp14:anchorId="48B3B690" wp14:editId="64CF5D0A">
                <wp:simplePos x="0" y="0"/>
                <wp:positionH relativeFrom="page">
                  <wp:posOffset>614045</wp:posOffset>
                </wp:positionH>
                <wp:positionV relativeFrom="page">
                  <wp:posOffset>1268095</wp:posOffset>
                </wp:positionV>
                <wp:extent cx="6544310" cy="7789545"/>
                <wp:effectExtent l="0" t="0" r="8890" b="1905"/>
                <wp:wrapNone/>
                <wp:docPr id="15" name="docshapegroup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4310" cy="7789545"/>
                          <a:chOff x="967" y="1997"/>
                          <a:chExt cx="10306" cy="12267"/>
                        </a:xfrm>
                      </wpg:grpSpPr>
                      <wps:wsp>
                        <wps:cNvPr id="16" name="docshape52"/>
                        <wps:cNvSpPr>
                          <a:spLocks/>
                        </wps:cNvSpPr>
                        <wps:spPr bwMode="auto">
                          <a:xfrm>
                            <a:off x="976" y="2006"/>
                            <a:ext cx="10287" cy="728"/>
                          </a:xfrm>
                          <a:custGeom>
                            <a:avLst/>
                            <a:gdLst>
                              <a:gd name="T0" fmla="+- 0 11263 977"/>
                              <a:gd name="T1" fmla="*/ T0 w 10287"/>
                              <a:gd name="T2" fmla="+- 0 2006 2006"/>
                              <a:gd name="T3" fmla="*/ 2006 h 728"/>
                              <a:gd name="T4" fmla="+- 0 11160 977"/>
                              <a:gd name="T5" fmla="*/ T4 w 10287"/>
                              <a:gd name="T6" fmla="+- 0 2006 2006"/>
                              <a:gd name="T7" fmla="*/ 2006 h 728"/>
                              <a:gd name="T8" fmla="+- 0 1080 977"/>
                              <a:gd name="T9" fmla="*/ T8 w 10287"/>
                              <a:gd name="T10" fmla="+- 0 2006 2006"/>
                              <a:gd name="T11" fmla="*/ 2006 h 728"/>
                              <a:gd name="T12" fmla="+- 0 977 977"/>
                              <a:gd name="T13" fmla="*/ T12 w 10287"/>
                              <a:gd name="T14" fmla="+- 0 2006 2006"/>
                              <a:gd name="T15" fmla="*/ 2006 h 728"/>
                              <a:gd name="T16" fmla="+- 0 977 977"/>
                              <a:gd name="T17" fmla="*/ T16 w 10287"/>
                              <a:gd name="T18" fmla="+- 0 2734 2006"/>
                              <a:gd name="T19" fmla="*/ 2734 h 728"/>
                              <a:gd name="T20" fmla="+- 0 1080 977"/>
                              <a:gd name="T21" fmla="*/ T20 w 10287"/>
                              <a:gd name="T22" fmla="+- 0 2734 2006"/>
                              <a:gd name="T23" fmla="*/ 2734 h 728"/>
                              <a:gd name="T24" fmla="+- 0 11160 977"/>
                              <a:gd name="T25" fmla="*/ T24 w 10287"/>
                              <a:gd name="T26" fmla="+- 0 2734 2006"/>
                              <a:gd name="T27" fmla="*/ 2734 h 728"/>
                              <a:gd name="T28" fmla="+- 0 11263 977"/>
                              <a:gd name="T29" fmla="*/ T28 w 10287"/>
                              <a:gd name="T30" fmla="+- 0 2734 2006"/>
                              <a:gd name="T31" fmla="*/ 2734 h 728"/>
                              <a:gd name="T32" fmla="+- 0 11263 977"/>
                              <a:gd name="T33" fmla="*/ T32 w 10287"/>
                              <a:gd name="T34" fmla="+- 0 2006 2006"/>
                              <a:gd name="T35" fmla="*/ 2006 h 7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287" h="728">
                                <a:moveTo>
                                  <a:pt x="10286" y="0"/>
                                </a:moveTo>
                                <a:lnTo>
                                  <a:pt x="10183" y="0"/>
                                </a:lnTo>
                                <a:lnTo>
                                  <a:pt x="103" y="0"/>
                                </a:lnTo>
                                <a:lnTo>
                                  <a:pt x="0" y="0"/>
                                </a:lnTo>
                                <a:lnTo>
                                  <a:pt x="0" y="728"/>
                                </a:lnTo>
                                <a:lnTo>
                                  <a:pt x="103" y="728"/>
                                </a:lnTo>
                                <a:lnTo>
                                  <a:pt x="10183" y="728"/>
                                </a:lnTo>
                                <a:lnTo>
                                  <a:pt x="10286" y="728"/>
                                </a:lnTo>
                                <a:lnTo>
                                  <a:pt x="10286" y="0"/>
                                </a:lnTo>
                                <a:close/>
                              </a:path>
                            </a:pathLst>
                          </a:custGeom>
                          <a:solidFill>
                            <a:srgbClr val="CDCD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docshape53"/>
                        <wps:cNvSpPr>
                          <a:spLocks/>
                        </wps:cNvSpPr>
                        <wps:spPr bwMode="auto">
                          <a:xfrm>
                            <a:off x="967" y="1996"/>
                            <a:ext cx="10306" cy="12267"/>
                          </a:xfrm>
                          <a:custGeom>
                            <a:avLst/>
                            <a:gdLst>
                              <a:gd name="T0" fmla="+- 0 11263 967"/>
                              <a:gd name="T1" fmla="*/ T0 w 10306"/>
                              <a:gd name="T2" fmla="+- 0 14254 1997"/>
                              <a:gd name="T3" fmla="*/ 14254 h 12267"/>
                              <a:gd name="T4" fmla="+- 0 977 967"/>
                              <a:gd name="T5" fmla="*/ T4 w 10306"/>
                              <a:gd name="T6" fmla="+- 0 14254 1997"/>
                              <a:gd name="T7" fmla="*/ 14254 h 12267"/>
                              <a:gd name="T8" fmla="+- 0 977 967"/>
                              <a:gd name="T9" fmla="*/ T8 w 10306"/>
                              <a:gd name="T10" fmla="+- 0 2743 1997"/>
                              <a:gd name="T11" fmla="*/ 2743 h 12267"/>
                              <a:gd name="T12" fmla="+- 0 967 967"/>
                              <a:gd name="T13" fmla="*/ T12 w 10306"/>
                              <a:gd name="T14" fmla="+- 0 2743 1997"/>
                              <a:gd name="T15" fmla="*/ 2743 h 12267"/>
                              <a:gd name="T16" fmla="+- 0 967 967"/>
                              <a:gd name="T17" fmla="*/ T16 w 10306"/>
                              <a:gd name="T18" fmla="+- 0 14254 1997"/>
                              <a:gd name="T19" fmla="*/ 14254 h 12267"/>
                              <a:gd name="T20" fmla="+- 0 967 967"/>
                              <a:gd name="T21" fmla="*/ T20 w 10306"/>
                              <a:gd name="T22" fmla="+- 0 14263 1997"/>
                              <a:gd name="T23" fmla="*/ 14263 h 12267"/>
                              <a:gd name="T24" fmla="+- 0 977 967"/>
                              <a:gd name="T25" fmla="*/ T24 w 10306"/>
                              <a:gd name="T26" fmla="+- 0 14263 1997"/>
                              <a:gd name="T27" fmla="*/ 14263 h 12267"/>
                              <a:gd name="T28" fmla="+- 0 977 967"/>
                              <a:gd name="T29" fmla="*/ T28 w 10306"/>
                              <a:gd name="T30" fmla="+- 0 14263 1997"/>
                              <a:gd name="T31" fmla="*/ 14263 h 12267"/>
                              <a:gd name="T32" fmla="+- 0 11263 967"/>
                              <a:gd name="T33" fmla="*/ T32 w 10306"/>
                              <a:gd name="T34" fmla="+- 0 14263 1997"/>
                              <a:gd name="T35" fmla="*/ 14263 h 12267"/>
                              <a:gd name="T36" fmla="+- 0 11263 967"/>
                              <a:gd name="T37" fmla="*/ T36 w 10306"/>
                              <a:gd name="T38" fmla="+- 0 14254 1997"/>
                              <a:gd name="T39" fmla="*/ 14254 h 12267"/>
                              <a:gd name="T40" fmla="+- 0 11263 967"/>
                              <a:gd name="T41" fmla="*/ T40 w 10306"/>
                              <a:gd name="T42" fmla="+- 0 1997 1997"/>
                              <a:gd name="T43" fmla="*/ 1997 h 12267"/>
                              <a:gd name="T44" fmla="+- 0 977 967"/>
                              <a:gd name="T45" fmla="*/ T44 w 10306"/>
                              <a:gd name="T46" fmla="+- 0 1997 1997"/>
                              <a:gd name="T47" fmla="*/ 1997 h 12267"/>
                              <a:gd name="T48" fmla="+- 0 977 967"/>
                              <a:gd name="T49" fmla="*/ T48 w 10306"/>
                              <a:gd name="T50" fmla="+- 0 1997 1997"/>
                              <a:gd name="T51" fmla="*/ 1997 h 12267"/>
                              <a:gd name="T52" fmla="+- 0 967 967"/>
                              <a:gd name="T53" fmla="*/ T52 w 10306"/>
                              <a:gd name="T54" fmla="+- 0 1997 1997"/>
                              <a:gd name="T55" fmla="*/ 1997 h 12267"/>
                              <a:gd name="T56" fmla="+- 0 967 967"/>
                              <a:gd name="T57" fmla="*/ T56 w 10306"/>
                              <a:gd name="T58" fmla="+- 0 2006 1997"/>
                              <a:gd name="T59" fmla="*/ 2006 h 12267"/>
                              <a:gd name="T60" fmla="+- 0 967 967"/>
                              <a:gd name="T61" fmla="*/ T60 w 10306"/>
                              <a:gd name="T62" fmla="+- 0 2734 1997"/>
                              <a:gd name="T63" fmla="*/ 2734 h 12267"/>
                              <a:gd name="T64" fmla="+- 0 967 967"/>
                              <a:gd name="T65" fmla="*/ T64 w 10306"/>
                              <a:gd name="T66" fmla="+- 0 2743 1997"/>
                              <a:gd name="T67" fmla="*/ 2743 h 12267"/>
                              <a:gd name="T68" fmla="+- 0 977 967"/>
                              <a:gd name="T69" fmla="*/ T68 w 10306"/>
                              <a:gd name="T70" fmla="+- 0 2743 1997"/>
                              <a:gd name="T71" fmla="*/ 2743 h 12267"/>
                              <a:gd name="T72" fmla="+- 0 977 967"/>
                              <a:gd name="T73" fmla="*/ T72 w 10306"/>
                              <a:gd name="T74" fmla="+- 0 2743 1997"/>
                              <a:gd name="T75" fmla="*/ 2743 h 12267"/>
                              <a:gd name="T76" fmla="+- 0 11263 967"/>
                              <a:gd name="T77" fmla="*/ T76 w 10306"/>
                              <a:gd name="T78" fmla="+- 0 2743 1997"/>
                              <a:gd name="T79" fmla="*/ 2743 h 12267"/>
                              <a:gd name="T80" fmla="+- 0 11263 967"/>
                              <a:gd name="T81" fmla="*/ T80 w 10306"/>
                              <a:gd name="T82" fmla="+- 0 2734 1997"/>
                              <a:gd name="T83" fmla="*/ 2734 h 12267"/>
                              <a:gd name="T84" fmla="+- 0 977 967"/>
                              <a:gd name="T85" fmla="*/ T84 w 10306"/>
                              <a:gd name="T86" fmla="+- 0 2734 1997"/>
                              <a:gd name="T87" fmla="*/ 2734 h 12267"/>
                              <a:gd name="T88" fmla="+- 0 977 967"/>
                              <a:gd name="T89" fmla="*/ T88 w 10306"/>
                              <a:gd name="T90" fmla="+- 0 2006 1997"/>
                              <a:gd name="T91" fmla="*/ 2006 h 12267"/>
                              <a:gd name="T92" fmla="+- 0 11263 967"/>
                              <a:gd name="T93" fmla="*/ T92 w 10306"/>
                              <a:gd name="T94" fmla="+- 0 2006 1997"/>
                              <a:gd name="T95" fmla="*/ 2006 h 12267"/>
                              <a:gd name="T96" fmla="+- 0 11263 967"/>
                              <a:gd name="T97" fmla="*/ T96 w 10306"/>
                              <a:gd name="T98" fmla="+- 0 1997 1997"/>
                              <a:gd name="T99" fmla="*/ 1997 h 12267"/>
                              <a:gd name="T100" fmla="+- 0 11273 967"/>
                              <a:gd name="T101" fmla="*/ T100 w 10306"/>
                              <a:gd name="T102" fmla="+- 0 2743 1997"/>
                              <a:gd name="T103" fmla="*/ 2743 h 12267"/>
                              <a:gd name="T104" fmla="+- 0 11263 967"/>
                              <a:gd name="T105" fmla="*/ T104 w 10306"/>
                              <a:gd name="T106" fmla="+- 0 2743 1997"/>
                              <a:gd name="T107" fmla="*/ 2743 h 12267"/>
                              <a:gd name="T108" fmla="+- 0 11263 967"/>
                              <a:gd name="T109" fmla="*/ T108 w 10306"/>
                              <a:gd name="T110" fmla="+- 0 14254 1997"/>
                              <a:gd name="T111" fmla="*/ 14254 h 12267"/>
                              <a:gd name="T112" fmla="+- 0 11263 967"/>
                              <a:gd name="T113" fmla="*/ T112 w 10306"/>
                              <a:gd name="T114" fmla="+- 0 14263 1997"/>
                              <a:gd name="T115" fmla="*/ 14263 h 12267"/>
                              <a:gd name="T116" fmla="+- 0 11273 967"/>
                              <a:gd name="T117" fmla="*/ T116 w 10306"/>
                              <a:gd name="T118" fmla="+- 0 14263 1997"/>
                              <a:gd name="T119" fmla="*/ 14263 h 12267"/>
                              <a:gd name="T120" fmla="+- 0 11273 967"/>
                              <a:gd name="T121" fmla="*/ T120 w 10306"/>
                              <a:gd name="T122" fmla="+- 0 14254 1997"/>
                              <a:gd name="T123" fmla="*/ 14254 h 12267"/>
                              <a:gd name="T124" fmla="+- 0 11273 967"/>
                              <a:gd name="T125" fmla="*/ T124 w 10306"/>
                              <a:gd name="T126" fmla="+- 0 2743 1997"/>
                              <a:gd name="T127" fmla="*/ 2743 h 12267"/>
                              <a:gd name="T128" fmla="+- 0 11273 967"/>
                              <a:gd name="T129" fmla="*/ T128 w 10306"/>
                              <a:gd name="T130" fmla="+- 0 1997 1997"/>
                              <a:gd name="T131" fmla="*/ 1997 h 12267"/>
                              <a:gd name="T132" fmla="+- 0 11263 967"/>
                              <a:gd name="T133" fmla="*/ T132 w 10306"/>
                              <a:gd name="T134" fmla="+- 0 1997 1997"/>
                              <a:gd name="T135" fmla="*/ 1997 h 12267"/>
                              <a:gd name="T136" fmla="+- 0 11263 967"/>
                              <a:gd name="T137" fmla="*/ T136 w 10306"/>
                              <a:gd name="T138" fmla="+- 0 2006 1997"/>
                              <a:gd name="T139" fmla="*/ 2006 h 12267"/>
                              <a:gd name="T140" fmla="+- 0 11263 967"/>
                              <a:gd name="T141" fmla="*/ T140 w 10306"/>
                              <a:gd name="T142" fmla="+- 0 2734 1997"/>
                              <a:gd name="T143" fmla="*/ 2734 h 12267"/>
                              <a:gd name="T144" fmla="+- 0 11263 967"/>
                              <a:gd name="T145" fmla="*/ T144 w 10306"/>
                              <a:gd name="T146" fmla="+- 0 2743 1997"/>
                              <a:gd name="T147" fmla="*/ 2743 h 12267"/>
                              <a:gd name="T148" fmla="+- 0 11273 967"/>
                              <a:gd name="T149" fmla="*/ T148 w 10306"/>
                              <a:gd name="T150" fmla="+- 0 2743 1997"/>
                              <a:gd name="T151" fmla="*/ 2743 h 12267"/>
                              <a:gd name="T152" fmla="+- 0 11273 967"/>
                              <a:gd name="T153" fmla="*/ T152 w 10306"/>
                              <a:gd name="T154" fmla="+- 0 2734 1997"/>
                              <a:gd name="T155" fmla="*/ 2734 h 12267"/>
                              <a:gd name="T156" fmla="+- 0 11273 967"/>
                              <a:gd name="T157" fmla="*/ T156 w 10306"/>
                              <a:gd name="T158" fmla="+- 0 2006 1997"/>
                              <a:gd name="T159" fmla="*/ 2006 h 12267"/>
                              <a:gd name="T160" fmla="+- 0 11273 967"/>
                              <a:gd name="T161" fmla="*/ T160 w 10306"/>
                              <a:gd name="T162" fmla="+- 0 1997 1997"/>
                              <a:gd name="T163" fmla="*/ 1997 h 122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306" h="12267">
                                <a:moveTo>
                                  <a:pt x="10296" y="12257"/>
                                </a:moveTo>
                                <a:lnTo>
                                  <a:pt x="10" y="12257"/>
                                </a:lnTo>
                                <a:lnTo>
                                  <a:pt x="10" y="746"/>
                                </a:lnTo>
                                <a:lnTo>
                                  <a:pt x="0" y="746"/>
                                </a:lnTo>
                                <a:lnTo>
                                  <a:pt x="0" y="12257"/>
                                </a:lnTo>
                                <a:lnTo>
                                  <a:pt x="0" y="12266"/>
                                </a:lnTo>
                                <a:lnTo>
                                  <a:pt x="10" y="12266"/>
                                </a:lnTo>
                                <a:lnTo>
                                  <a:pt x="10296" y="12266"/>
                                </a:lnTo>
                                <a:lnTo>
                                  <a:pt x="10296" y="12257"/>
                                </a:lnTo>
                                <a:close/>
                                <a:moveTo>
                                  <a:pt x="10296" y="0"/>
                                </a:moveTo>
                                <a:lnTo>
                                  <a:pt x="10" y="0"/>
                                </a:lnTo>
                                <a:lnTo>
                                  <a:pt x="0" y="0"/>
                                </a:lnTo>
                                <a:lnTo>
                                  <a:pt x="0" y="9"/>
                                </a:lnTo>
                                <a:lnTo>
                                  <a:pt x="0" y="737"/>
                                </a:lnTo>
                                <a:lnTo>
                                  <a:pt x="0" y="746"/>
                                </a:lnTo>
                                <a:lnTo>
                                  <a:pt x="10" y="746"/>
                                </a:lnTo>
                                <a:lnTo>
                                  <a:pt x="10296" y="746"/>
                                </a:lnTo>
                                <a:lnTo>
                                  <a:pt x="10296" y="737"/>
                                </a:lnTo>
                                <a:lnTo>
                                  <a:pt x="10" y="737"/>
                                </a:lnTo>
                                <a:lnTo>
                                  <a:pt x="10" y="9"/>
                                </a:lnTo>
                                <a:lnTo>
                                  <a:pt x="10296" y="9"/>
                                </a:lnTo>
                                <a:lnTo>
                                  <a:pt x="10296" y="0"/>
                                </a:lnTo>
                                <a:close/>
                                <a:moveTo>
                                  <a:pt x="10306" y="746"/>
                                </a:moveTo>
                                <a:lnTo>
                                  <a:pt x="10296" y="746"/>
                                </a:lnTo>
                                <a:lnTo>
                                  <a:pt x="10296" y="12257"/>
                                </a:lnTo>
                                <a:lnTo>
                                  <a:pt x="10296" y="12266"/>
                                </a:lnTo>
                                <a:lnTo>
                                  <a:pt x="10306" y="12266"/>
                                </a:lnTo>
                                <a:lnTo>
                                  <a:pt x="10306" y="12257"/>
                                </a:lnTo>
                                <a:lnTo>
                                  <a:pt x="10306" y="746"/>
                                </a:lnTo>
                                <a:close/>
                                <a:moveTo>
                                  <a:pt x="10306" y="0"/>
                                </a:moveTo>
                                <a:lnTo>
                                  <a:pt x="10296" y="0"/>
                                </a:lnTo>
                                <a:lnTo>
                                  <a:pt x="10296" y="9"/>
                                </a:lnTo>
                                <a:lnTo>
                                  <a:pt x="10296" y="737"/>
                                </a:lnTo>
                                <a:lnTo>
                                  <a:pt x="10296" y="746"/>
                                </a:lnTo>
                                <a:lnTo>
                                  <a:pt x="10306" y="746"/>
                                </a:lnTo>
                                <a:lnTo>
                                  <a:pt x="10306" y="737"/>
                                </a:lnTo>
                                <a:lnTo>
                                  <a:pt x="10306" y="9"/>
                                </a:lnTo>
                                <a:lnTo>
                                  <a:pt x="1030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 name="docshape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085" y="2985"/>
                            <a:ext cx="4755" cy="34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docshape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089" y="6683"/>
                            <a:ext cx="4740" cy="4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docshape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095" y="11056"/>
                            <a:ext cx="4749" cy="30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9F0A341" id="docshapegroup51" o:spid="_x0000_s1026" style="position:absolute;margin-left:48.35pt;margin-top:99.85pt;width:515.3pt;height:613.35pt;z-index:-16031232;mso-position-horizontal-relative:page;mso-position-vertical-relative:page" coordorigin="967,1997" coordsize="10306,12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">
                <v:shape id="docshape52" o:spid="_x0000_s1027" style="position:absolute;left:976;top:2006;width:10287;height:728;visibility:visible;mso-wrap-style:square;v-text-anchor:top" coordsize="10287,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" path="m10286,r-103,l103,,,,,728r103,l10183,728r103,l10286,xe" fillcolor="#cdcdcd" stroked="f">
                  <v:path arrowok="t" o:connecttype="custom" o:connectlocs="10286,2006;10183,2006;103,2006;0,2006;0,2734;103,2734;10183,2734;10286,2734;10286,2006" o:connectangles="0,0,0,0,0,0,0,0,0"/>
                </v:shape>
                <v:shape id="docshape53" o:spid="_x0000_s1028" style="position:absolute;left:967;top:1996;width:10306;height:12267;visibility:visible;mso-wrap-style:square;v-text-anchor:top" coordsize="10306,12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" path="m10296,12257r-10286,l10,746,,746,,12257r,9l10,12266r10286,l10296,12257xm10296,l10,,,,,9,,737r,9l10,746r10286,l10296,737,10,737,10,9r10286,l10296,xm10306,746r-10,l10296,12257r,9l10306,12266r,-9l10306,746xm10306,r-10,l10296,9r,728l10296,746r10,l10306,737r,-728l10306,xe" fillcolor="black" stroked="f">
                  <v:path arrowok="t" o:connecttype="custom" o:connectlocs="10296,14254;10,14254;10,2743;0,2743;0,14254;0,14263;10,14263;10,14263;10296,14263;10296,14254;10296,1997;10,1997;10,1997;0,1997;0,2006;0,2734;0,2743;10,2743;10,2743;10296,2743;10296,2734;10,2734;10,2006;10296,2006;10296,1997;10306,2743;10296,2743;10296,14254;10296,14263;10306,14263;10306,14254;10306,2743;10306,1997;10296,1997;10296,2006;10296,2734;10296,2743;10306,2743;10306,2734;10306,2006;10306,1997" o:connectangles="0,0,0,0,0,0,0,0,0,0,0,0,0,0,0,0,0,0,0,0,0,0,0,0,0,0,0,0,0,0,0,0,0,0,0,0,0,0,0,0,0"/>
                </v:shape>
                <v:shape id="docshape54" o:spid="_x0000_s1029" type="#_x0000_t75" style="position:absolute;left:1085;top:2985;width:4755;height:3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">
                  <v:imagedata r:id="rId21" o:title=""/>
                </v:shape>
                <v:shape id="docshape55" o:spid="_x0000_s1030" type="#_x0000_t75" style="position:absolute;left:1089;top:6683;width:4740;height:4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">
                  <v:imagedata r:id="rId22" o:title=""/>
                </v:shape>
                <v:shape id="docshape56" o:spid="_x0000_s1031" type="#_x0000_t75" style="position:absolute;left:1095;top:11056;width:4749;height:3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">
                  <v:imagedata r:id="rId23" o:title=""/>
                </v:shape>
                <w10:wrap anchorx="page" anchory="page"/>
              </v:group>
            </w:pict>
          </mc:Fallback>
        </mc:AlternateContent>
      </w:r>
    </w:p>
    <w:p w14:paraId="4D0691A6" w14:textId="77777777" w:rsidR="00832B82" w:rsidRDefault="00832B82">
      <w:pPr>
        <w:pStyle w:val="BodyText"/>
        <w:rPr>
          <w:sz w:val="20"/>
        </w:rPr>
      </w:pPr>
    </w:p>
    <w:p w14:paraId="100E662C" w14:textId="0FC3B5E6" w:rsidR="00832B82" w:rsidRDefault="00832B82">
      <w:pPr>
        <w:pStyle w:val="BodyText"/>
        <w:rPr>
          <w:sz w:val="20"/>
        </w:rPr>
      </w:pPr>
    </w:p>
    <w:p w14:paraId="137269CC" w14:textId="5338A737" w:rsidR="00832B82" w:rsidRDefault="00832B82">
      <w:pPr>
        <w:pStyle w:val="BodyText"/>
        <w:spacing w:before="1"/>
        <w:rPr>
          <w:sz w:val="20"/>
        </w:rPr>
      </w:pPr>
    </w:p>
    <w:p w14:paraId="27517959" w14:textId="2A2D4C2E" w:rsidR="00832B82" w:rsidRDefault="006121D7">
      <w:pPr>
        <w:spacing w:before="95"/>
        <w:ind w:left="1140"/>
        <w:rPr>
          <w:sz w:val="32"/>
        </w:rPr>
      </w:pPr>
      <w:ins w:id="126" w:author="Sebek, Jim" w:date="2023-01-17T17:31:00Z">
        <w:r>
          <w:rPr>
            <w:noProof/>
          </w:rPr>
          <mc:AlternateContent>
            <mc:Choice Requires="wps">
              <w:drawing>
                <wp:anchor distT="0" distB="0" distL="114300" distR="114300" simplePos="0" relativeHeight="487606272" behindDoc="0" locked="0" layoutInCell="1" allowOverlap="1" wp14:anchorId="319DE63E" wp14:editId="17733FA2">
                  <wp:simplePos x="0" y="0"/>
                  <wp:positionH relativeFrom="column">
                    <wp:posOffset>2152650</wp:posOffset>
                  </wp:positionH>
                  <wp:positionV relativeFrom="paragraph">
                    <wp:posOffset>6776084</wp:posOffset>
                  </wp:positionV>
                  <wp:extent cx="247650" cy="371475"/>
                  <wp:effectExtent l="19050" t="38100" r="57150" b="28575"/>
                  <wp:wrapNone/>
                  <wp:docPr id="67" name="Straight Arrow Connector 67"/>
                  <wp:cNvGraphicFramePr/>
                  <a:graphic xmlns:a="http://schemas.openxmlformats.org/drawingml/2006/main">
                    <a:graphicData uri="http://schemas.microsoft.com/office/word/2010/wordprocessingShape">
                      <wps:wsp>
                        <wps:cNvCnPr/>
                        <wps:spPr>
                          <a:xfrm flipV="1">
                            <a:off x="0" y="0"/>
                            <a:ext cx="247650" cy="371475"/>
                          </a:xfrm>
                          <a:prstGeom prst="straightConnector1">
                            <a:avLst/>
                          </a:prstGeom>
                          <a:ln w="508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8EA9D" id="Straight Arrow Connector 67" o:spid="_x0000_s1026" type="#_x0000_t32" style="position:absolute;margin-left:169.5pt;margin-top:533.55pt;width:19.5pt;height:29.25pt;flip:y;z-index:4876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" strokecolor="#c00000" strokeweight="4pt">
                  <v:stroke endarrow="block"/>
                </v:shape>
              </w:pict>
            </mc:Fallback>
          </mc:AlternateContent>
        </w:r>
      </w:ins>
      <w:ins w:id="127" w:author="Sebek, Jim" w:date="2023-01-17T17:32:00Z">
        <w:r>
          <w:rPr>
            <w:noProof/>
          </w:rPr>
          <mc:AlternateContent>
            <mc:Choice Requires="wps">
              <w:drawing>
                <wp:anchor distT="0" distB="0" distL="114300" distR="114300" simplePos="0" relativeHeight="487607296" behindDoc="0" locked="0" layoutInCell="1" allowOverlap="1" wp14:anchorId="02A2BA58" wp14:editId="6DA4409E">
                  <wp:simplePos x="0" y="0"/>
                  <wp:positionH relativeFrom="column">
                    <wp:posOffset>2619374</wp:posOffset>
                  </wp:positionH>
                  <wp:positionV relativeFrom="paragraph">
                    <wp:posOffset>6776085</wp:posOffset>
                  </wp:positionV>
                  <wp:extent cx="257175" cy="361950"/>
                  <wp:effectExtent l="38100" t="38100" r="47625" b="38100"/>
                  <wp:wrapNone/>
                  <wp:docPr id="68" name="Straight Arrow Connector 68"/>
                  <wp:cNvGraphicFramePr/>
                  <a:graphic xmlns:a="http://schemas.openxmlformats.org/drawingml/2006/main">
                    <a:graphicData uri="http://schemas.microsoft.com/office/word/2010/wordprocessingShape">
                      <wps:wsp>
                        <wps:cNvCnPr/>
                        <wps:spPr>
                          <a:xfrm flipH="1" flipV="1">
                            <a:off x="0" y="0"/>
                            <a:ext cx="257175" cy="361950"/>
                          </a:xfrm>
                          <a:prstGeom prst="straightConnector1">
                            <a:avLst/>
                          </a:prstGeom>
                          <a:ln w="508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81BF68" id="Straight Arrow Connector 68" o:spid="_x0000_s1026" type="#_x0000_t32" style="position:absolute;margin-left:206.25pt;margin-top:533.55pt;width:20.25pt;height:28.5pt;flip:x y;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" strokecolor="#c00000" strokeweight="4pt">
                  <v:stroke endarrow="block"/>
                </v:shape>
              </w:pict>
            </mc:Fallback>
          </mc:AlternateContent>
        </w:r>
      </w:ins>
      <w:ins w:id="128" w:author="Sebek, Jim" w:date="2023-01-17T17:30:00Z">
        <w:r>
          <w:rPr>
            <w:noProof/>
          </w:rPr>
          <mc:AlternateContent>
            <mc:Choice Requires="wps">
              <w:drawing>
                <wp:anchor distT="0" distB="0" distL="114300" distR="114300" simplePos="0" relativeHeight="487605248" behindDoc="0" locked="0" layoutInCell="1" allowOverlap="1" wp14:anchorId="737F4EA3" wp14:editId="44ED16CC">
                  <wp:simplePos x="0" y="0"/>
                  <wp:positionH relativeFrom="column">
                    <wp:posOffset>2190750</wp:posOffset>
                  </wp:positionH>
                  <wp:positionV relativeFrom="paragraph">
                    <wp:posOffset>6023610</wp:posOffset>
                  </wp:positionV>
                  <wp:extent cx="323850" cy="476250"/>
                  <wp:effectExtent l="19050" t="19050" r="57150" b="57150"/>
                  <wp:wrapNone/>
                  <wp:docPr id="66" name="Straight Arrow Connector 66"/>
                  <wp:cNvGraphicFramePr/>
                  <a:graphic xmlns:a="http://schemas.openxmlformats.org/drawingml/2006/main">
                    <a:graphicData uri="http://schemas.microsoft.com/office/word/2010/wordprocessingShape">
                      <wps:wsp>
                        <wps:cNvCnPr/>
                        <wps:spPr>
                          <a:xfrm>
                            <a:off x="0" y="0"/>
                            <a:ext cx="323850" cy="476250"/>
                          </a:xfrm>
                          <a:prstGeom prst="straightConnector1">
                            <a:avLst/>
                          </a:prstGeom>
                          <a:ln w="50800">
                            <a:solidFill>
                              <a:srgbClr val="0070C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285D90" id="Straight Arrow Connector 66" o:spid="_x0000_s1026" type="#_x0000_t32" style="position:absolute;margin-left:172.5pt;margin-top:474.3pt;width:25.5pt;height:37.5pt;z-index:487605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" strokecolor="#0070c0" strokeweight="4pt">
                  <v:stroke endarrow="block"/>
                </v:shape>
              </w:pict>
            </mc:Fallback>
          </mc:AlternateContent>
        </w:r>
      </w:ins>
      <w:r w:rsidR="00937E5E">
        <w:rPr>
          <w:noProof/>
        </w:rPr>
        <mc:AlternateContent>
          <mc:Choice Requires="wps">
            <w:drawing>
              <wp:anchor distT="0" distB="0" distL="0" distR="0" simplePos="0" relativeHeight="487602688" behindDoc="1" locked="0" layoutInCell="1" allowOverlap="1" wp14:anchorId="316F9EE3" wp14:editId="323BDA16">
                <wp:simplePos x="0" y="0"/>
                <wp:positionH relativeFrom="page">
                  <wp:posOffset>3811270</wp:posOffset>
                </wp:positionH>
                <wp:positionV relativeFrom="paragraph">
                  <wp:posOffset>473710</wp:posOffset>
                </wp:positionV>
                <wp:extent cx="3136265" cy="2199005"/>
                <wp:effectExtent l="0" t="0" r="26035" b="14605"/>
                <wp:wrapTopAndBottom/>
                <wp:docPr id="14" name="docshape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265" cy="21990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A421932" w14:textId="303DD361" w:rsidR="00832B82" w:rsidRDefault="00000000">
                            <w:pPr>
                              <w:pStyle w:val="BodyText"/>
                              <w:spacing w:before="76"/>
                              <w:ind w:left="144"/>
                            </w:pPr>
                            <w:r>
                              <w:rPr>
                                <w:b/>
                              </w:rPr>
                              <w:t>Hazard:</w:t>
                            </w:r>
                            <w:r>
                              <w:rPr>
                                <w:b/>
                                <w:spacing w:val="-2"/>
                              </w:rPr>
                              <w:t xml:space="preserve"> </w:t>
                            </w:r>
                            <w:r>
                              <w:t>12.47</w:t>
                            </w:r>
                            <w:r>
                              <w:rPr>
                                <w:spacing w:val="-1"/>
                              </w:rPr>
                              <w:t xml:space="preserve"> </w:t>
                            </w:r>
                            <w:r>
                              <w:t>kV</w:t>
                            </w:r>
                            <w:ins w:id="129" w:author="Sebek, Jim" w:date="2023-01-17T16:59:00Z">
                              <w:r w:rsidR="004D5AA3">
                                <w:t>AC</w:t>
                              </w:r>
                            </w:ins>
                            <w:del w:id="130" w:author="Sebek, Jim" w:date="2023-01-17T16:59:00Z">
                              <w:r w:rsidDel="004D5AA3">
                                <w:delText>ac</w:delText>
                              </w:r>
                            </w:del>
                            <w:r>
                              <w:rPr>
                                <w:spacing w:val="-2"/>
                              </w:rPr>
                              <w:t xml:space="preserve"> </w:t>
                            </w:r>
                            <w:r>
                              <w:t>primary</w:t>
                            </w:r>
                            <w:r>
                              <w:rPr>
                                <w:spacing w:val="-1"/>
                              </w:rPr>
                              <w:t xml:space="preserve"> </w:t>
                            </w:r>
                            <w:r>
                              <w:t>power</w:t>
                            </w:r>
                            <w:r>
                              <w:rPr>
                                <w:spacing w:val="-2"/>
                              </w:rPr>
                              <w:t xml:space="preserve"> </w:t>
                            </w:r>
                            <w:r>
                              <w:t>feed</w:t>
                            </w:r>
                            <w:r>
                              <w:rPr>
                                <w:spacing w:val="-1"/>
                              </w:rPr>
                              <w:t xml:space="preserve"> </w:t>
                            </w:r>
                            <w:r>
                              <w:t>to</w:t>
                            </w:r>
                            <w:del w:id="131" w:author="Sebek, Jim" w:date="2023-01-17T16:59:00Z">
                              <w:r w:rsidDel="004D5AA3">
                                <w:rPr>
                                  <w:spacing w:val="-2"/>
                                </w:rPr>
                                <w:delText xml:space="preserve"> </w:delText>
                              </w:r>
                              <w:r w:rsidDel="004D5AA3">
                                <w:delText>the</w:delText>
                              </w:r>
                            </w:del>
                            <w:r>
                              <w:rPr>
                                <w:spacing w:val="-1"/>
                              </w:rPr>
                              <w:t xml:space="preserve"> </w:t>
                            </w:r>
                            <w:r>
                              <w:t>HVPS</w:t>
                            </w:r>
                            <w:del w:id="132" w:author="Sebek, Jim" w:date="2023-01-17T16:59:00Z">
                              <w:r w:rsidDel="004D5AA3">
                                <w:rPr>
                                  <w:spacing w:val="-2"/>
                                </w:rPr>
                                <w:delText xml:space="preserve"> </w:delText>
                              </w:r>
                            </w:del>
                            <w:r>
                              <w:rPr>
                                <w:spacing w:val="-5"/>
                              </w:rPr>
                              <w:t>1.</w:t>
                            </w:r>
                          </w:p>
                          <w:p w14:paraId="04CD79E5" w14:textId="77777777" w:rsidR="00832B82" w:rsidRDefault="00832B82">
                            <w:pPr>
                              <w:pStyle w:val="BodyText"/>
                              <w:spacing w:before="9"/>
                            </w:pPr>
                          </w:p>
                          <w:p w14:paraId="59C9FACA" w14:textId="2CEFF3AD" w:rsidR="00832B82" w:rsidRDefault="00000000">
                            <w:pPr>
                              <w:pStyle w:val="BodyText"/>
                              <w:spacing w:line="244" w:lineRule="auto"/>
                              <w:ind w:left="144" w:right="206"/>
                              <w:rPr>
                                <w:ins w:id="133" w:author="Sebek, Jim" w:date="2023-01-17T17:02:00Z"/>
                              </w:rPr>
                            </w:pPr>
                            <w:r>
                              <w:rPr>
                                <w:b/>
                              </w:rPr>
                              <w:t xml:space="preserve">Mitigation: </w:t>
                            </w:r>
                            <w:r>
                              <w:t>The High Voltage Electricians</w:t>
                            </w:r>
                            <w:ins w:id="134" w:author="Sebek, Jim" w:date="2023-01-17T17:00:00Z">
                              <w:r w:rsidR="004D5AA3">
                                <w:t>, per their own CoHE procedure,</w:t>
                              </w:r>
                            </w:ins>
                            <w:r>
                              <w:t xml:space="preserve"> will open the </w:t>
                            </w:r>
                            <w:ins w:id="135" w:author="Sebek, Jim" w:date="2023-01-17T17:00:00Z">
                              <w:r w:rsidR="004D5AA3">
                                <w:t xml:space="preserve">upstream breaker in SUB507, open the </w:t>
                              </w:r>
                            </w:ins>
                            <w:ins w:id="136" w:author="Sebek, Jim" w:date="2023-01-17T17:01:00Z">
                              <w:r w:rsidR="004D5AA3">
                                <w:t xml:space="preserve">HV </w:t>
                              </w:r>
                            </w:ins>
                            <w:ins w:id="137" w:author="Sebek, Jim" w:date="2023-01-17T17:00:00Z">
                              <w:r w:rsidR="004D5AA3">
                                <w:t>disco</w:t>
                              </w:r>
                            </w:ins>
                            <w:ins w:id="138" w:author="Sebek, Jim" w:date="2023-01-17T17:01:00Z">
                              <w:r w:rsidR="004D5AA3">
                                <w:t xml:space="preserve">nnect </w:t>
                              </w:r>
                            </w:ins>
                            <w:r>
                              <w:t>switch</w:t>
                            </w:r>
                            <w:ins w:id="139" w:author="Sebek, Jim" w:date="2023-01-17T17:01:00Z">
                              <w:r w:rsidR="004D5AA3">
                                <w:t xml:space="preserve"> on HVPS1,</w:t>
                              </w:r>
                            </w:ins>
                            <w:r>
                              <w:t xml:space="preserve"> remove the fuses </w:t>
                            </w:r>
                            <w:ins w:id="140" w:author="Sebek, Jim" w:date="2023-01-17T17:01:00Z">
                              <w:r w:rsidR="004D5AA3">
                                <w:t xml:space="preserve">from the switchgear, </w:t>
                              </w:r>
                            </w:ins>
                            <w:r>
                              <w:t xml:space="preserve">and install grounds on the busses </w:t>
                            </w:r>
                            <w:ins w:id="141" w:author="Sebek, Jim" w:date="2023-01-17T17:01:00Z">
                              <w:r w:rsidR="004D5AA3">
                                <w:t>on the load side</w:t>
                              </w:r>
                            </w:ins>
                            <w:ins w:id="142" w:author="Sebek, Jim" w:date="2023-01-17T17:02:00Z">
                              <w:r w:rsidR="004D5AA3">
                                <w:t xml:space="preserve"> of</w:t>
                              </w:r>
                            </w:ins>
                            <w:del w:id="143" w:author="Sebek, Jim" w:date="2023-01-17T17:02:00Z">
                              <w:r w:rsidDel="004D5AA3">
                                <w:delText>inside</w:delText>
                              </w:r>
                            </w:del>
                            <w:r>
                              <w:t xml:space="preserve"> the switchgear</w:t>
                            </w:r>
                            <w:del w:id="144" w:author="Sebek, Jim" w:date="2023-01-17T17:07:00Z">
                              <w:r w:rsidDel="00937E5E">
                                <w:delText>.</w:delText>
                              </w:r>
                              <w:r w:rsidDel="00937E5E">
                                <w:rPr>
                                  <w:spacing w:val="40"/>
                                </w:rPr>
                                <w:delText xml:space="preserve"> </w:delText>
                              </w:r>
                              <w:r w:rsidDel="00937E5E">
                                <w:delText>After this is done the switch</w:delText>
                              </w:r>
                              <w:r w:rsidDel="00937E5E">
                                <w:rPr>
                                  <w:spacing w:val="-2"/>
                                </w:rPr>
                                <w:delText xml:space="preserve"> </w:delText>
                              </w:r>
                              <w:r w:rsidDel="00937E5E">
                                <w:delText>is</w:delText>
                              </w:r>
                              <w:r w:rsidDel="00937E5E">
                                <w:rPr>
                                  <w:spacing w:val="-2"/>
                                </w:rPr>
                                <w:delText xml:space="preserve"> </w:delText>
                              </w:r>
                              <w:r w:rsidDel="00937E5E">
                                <w:delText>then</w:delText>
                              </w:r>
                              <w:r w:rsidDel="00937E5E">
                                <w:rPr>
                                  <w:spacing w:val="-2"/>
                                </w:rPr>
                                <w:delText xml:space="preserve"> </w:delText>
                              </w:r>
                              <w:r w:rsidDel="00937E5E">
                                <w:delText>secured</w:delText>
                              </w:r>
                              <w:r w:rsidDel="00937E5E">
                                <w:rPr>
                                  <w:spacing w:val="-2"/>
                                </w:rPr>
                                <w:delText xml:space="preserve"> </w:delText>
                              </w:r>
                              <w:r w:rsidDel="00937E5E">
                                <w:delText>in</w:delText>
                              </w:r>
                              <w:r w:rsidDel="00937E5E">
                                <w:rPr>
                                  <w:spacing w:val="-1"/>
                                </w:rPr>
                                <w:delText xml:space="preserve"> </w:delText>
                              </w:r>
                              <w:r w:rsidDel="00937E5E">
                                <w:delText>the</w:delText>
                              </w:r>
                              <w:r w:rsidDel="00937E5E">
                                <w:rPr>
                                  <w:spacing w:val="-2"/>
                                </w:rPr>
                                <w:delText xml:space="preserve"> </w:delText>
                              </w:r>
                              <w:r w:rsidDel="00937E5E">
                                <w:delText>open</w:delText>
                              </w:r>
                              <w:r w:rsidDel="00937E5E">
                                <w:rPr>
                                  <w:spacing w:val="-2"/>
                                </w:rPr>
                                <w:delText xml:space="preserve"> </w:delText>
                              </w:r>
                              <w:r w:rsidDel="00937E5E">
                                <w:delText>position</w:delText>
                              </w:r>
                              <w:r w:rsidDel="00937E5E">
                                <w:rPr>
                                  <w:spacing w:val="-2"/>
                                </w:rPr>
                                <w:delText xml:space="preserve"> </w:delText>
                              </w:r>
                              <w:r w:rsidDel="00937E5E">
                                <w:delText>by</w:delText>
                              </w:r>
                              <w:r w:rsidDel="00937E5E">
                                <w:rPr>
                                  <w:spacing w:val="-2"/>
                                </w:rPr>
                                <w:delText xml:space="preserve"> </w:delText>
                              </w:r>
                              <w:r w:rsidDel="00937E5E">
                                <w:delText>means</w:delText>
                              </w:r>
                              <w:r w:rsidDel="00937E5E">
                                <w:rPr>
                                  <w:spacing w:val="-2"/>
                                </w:rPr>
                                <w:delText xml:space="preserve"> </w:delText>
                              </w:r>
                              <w:r w:rsidDel="00937E5E">
                                <w:delText>of lock and tag.</w:delText>
                              </w:r>
                            </w:del>
                          </w:p>
                          <w:p w14:paraId="02287F63" w14:textId="4F706C96" w:rsidR="004D5AA3" w:rsidRPr="004D5AA3" w:rsidRDefault="004D5AA3">
                            <w:pPr>
                              <w:pStyle w:val="BodyText"/>
                              <w:spacing w:line="244" w:lineRule="auto"/>
                              <w:ind w:left="144" w:right="206"/>
                              <w:rPr>
                                <w:bCs/>
                              </w:rPr>
                            </w:pPr>
                            <w:ins w:id="145" w:author="Sebek, Jim" w:date="2023-01-17T17:02:00Z">
                              <w:r w:rsidRPr="004D5AA3">
                                <w:rPr>
                                  <w:bCs/>
                                  <w:rPrChange w:id="146" w:author="Sebek, Jim" w:date="2023-01-17T17:03:00Z">
                                    <w:rPr>
                                      <w:b/>
                                    </w:rPr>
                                  </w:rPrChange>
                                </w:rPr>
                                <w:t>The PEM authori</w:t>
                              </w:r>
                            </w:ins>
                            <w:ins w:id="147" w:author="Sebek, Jim" w:date="2023-01-17T17:03:00Z">
                              <w:r w:rsidRPr="004D5AA3">
                                <w:rPr>
                                  <w:bCs/>
                                  <w:rPrChange w:id="148" w:author="Sebek, Jim" w:date="2023-01-17T17:03:00Z">
                                    <w:rPr>
                                      <w:b/>
                                    </w:rPr>
                                  </w:rPrChange>
                                </w:rPr>
                                <w:t>zed workers</w:t>
                              </w:r>
                            </w:ins>
                            <w:ins w:id="149" w:author="Sebek, Jim" w:date="2023-01-17T17:04:00Z">
                              <w:r>
                                <w:rPr>
                                  <w:bCs/>
                                </w:rPr>
                                <w:t>, through the switchgear door window,</w:t>
                              </w:r>
                            </w:ins>
                            <w:ins w:id="150" w:author="Sebek, Jim" w:date="2023-01-17T17:03:00Z">
                              <w:r w:rsidRPr="004D5AA3">
                                <w:rPr>
                                  <w:bCs/>
                                  <w:rPrChange w:id="151" w:author="Sebek, Jim" w:date="2023-01-17T17:03:00Z">
                                    <w:rPr>
                                      <w:b/>
                                    </w:rPr>
                                  </w:rPrChange>
                                </w:rPr>
                                <w:t xml:space="preserve"> </w:t>
                              </w:r>
                            </w:ins>
                            <w:ins w:id="152" w:author="Sebek, Jim" w:date="2023-01-17T17:04:00Z">
                              <w:r>
                                <w:rPr>
                                  <w:bCs/>
                                </w:rPr>
                                <w:t xml:space="preserve">visually </w:t>
                              </w:r>
                            </w:ins>
                            <w:ins w:id="153" w:author="Sebek, Jim" w:date="2023-01-17T17:03:00Z">
                              <w:r>
                                <w:rPr>
                                  <w:bCs/>
                                </w:rPr>
                                <w:t xml:space="preserve">verify </w:t>
                              </w:r>
                            </w:ins>
                            <w:ins w:id="154" w:author="Sebek, Jim" w:date="2023-01-17T17:04:00Z">
                              <w:r>
                                <w:rPr>
                                  <w:bCs/>
                                </w:rPr>
                                <w:t xml:space="preserve">that the fuses are </w:t>
                              </w:r>
                              <w:proofErr w:type="gramStart"/>
                              <w:r>
                                <w:rPr>
                                  <w:bCs/>
                                </w:rPr>
                                <w:t>removed</w:t>
                              </w:r>
                              <w:proofErr w:type="gramEnd"/>
                              <w:r>
                                <w:rPr>
                                  <w:bCs/>
                                </w:rPr>
                                <w:t xml:space="preserve"> and </w:t>
                              </w:r>
                            </w:ins>
                            <w:ins w:id="155" w:author="Sebek, Jim" w:date="2023-01-17T17:05:00Z">
                              <w:r>
                                <w:rPr>
                                  <w:bCs/>
                                </w:rPr>
                                <w:t>an air gap separates the line and load side of the switchgear.</w:t>
                              </w:r>
                            </w:ins>
                            <w:ins w:id="156" w:author="Sebek, Jim" w:date="2023-01-17T17:07:00Z">
                              <w:r w:rsidR="00937E5E" w:rsidRPr="00937E5E">
                                <w:t xml:space="preserve"> </w:t>
                              </w:r>
                              <w:r w:rsidR="00937E5E">
                                <w:rPr>
                                  <w:spacing w:val="40"/>
                                </w:rPr>
                                <w:t xml:space="preserve"> </w:t>
                              </w:r>
                              <w:r w:rsidR="00937E5E">
                                <w:t>After this is done the HV disconnect switch</w:t>
                              </w:r>
                              <w:r w:rsidR="00937E5E">
                                <w:rPr>
                                  <w:spacing w:val="-2"/>
                                </w:rPr>
                                <w:t xml:space="preserve"> </w:t>
                              </w:r>
                              <w:r w:rsidR="00937E5E">
                                <w:t>is</w:t>
                              </w:r>
                              <w:r w:rsidR="00937E5E">
                                <w:rPr>
                                  <w:spacing w:val="-2"/>
                                </w:rPr>
                                <w:t xml:space="preserve"> </w:t>
                              </w:r>
                              <w:r w:rsidR="00937E5E">
                                <w:t>then</w:t>
                              </w:r>
                              <w:r w:rsidR="00937E5E">
                                <w:rPr>
                                  <w:spacing w:val="-2"/>
                                </w:rPr>
                                <w:t xml:space="preserve"> </w:t>
                              </w:r>
                              <w:r w:rsidR="00937E5E">
                                <w:t>secured</w:t>
                              </w:r>
                              <w:r w:rsidR="00937E5E">
                                <w:rPr>
                                  <w:spacing w:val="-2"/>
                                </w:rPr>
                                <w:t xml:space="preserve"> </w:t>
                              </w:r>
                              <w:r w:rsidR="00937E5E">
                                <w:t>in</w:t>
                              </w:r>
                              <w:r w:rsidR="00937E5E">
                                <w:rPr>
                                  <w:spacing w:val="-1"/>
                                </w:rPr>
                                <w:t xml:space="preserve"> </w:t>
                              </w:r>
                              <w:r w:rsidR="00937E5E">
                                <w:t>the</w:t>
                              </w:r>
                              <w:r w:rsidR="00937E5E">
                                <w:rPr>
                                  <w:spacing w:val="-2"/>
                                </w:rPr>
                                <w:t xml:space="preserve"> </w:t>
                              </w:r>
                              <w:r w:rsidR="00937E5E">
                                <w:t>open</w:t>
                              </w:r>
                              <w:r w:rsidR="00937E5E">
                                <w:rPr>
                                  <w:spacing w:val="-2"/>
                                </w:rPr>
                                <w:t xml:space="preserve"> </w:t>
                              </w:r>
                              <w:r w:rsidR="00937E5E">
                                <w:t>position</w:t>
                              </w:r>
                              <w:r w:rsidR="00937E5E">
                                <w:rPr>
                                  <w:spacing w:val="-2"/>
                                </w:rPr>
                                <w:t xml:space="preserve"> </w:t>
                              </w:r>
                              <w:r w:rsidR="00937E5E">
                                <w:t>by</w:t>
                              </w:r>
                              <w:r w:rsidR="00937E5E">
                                <w:rPr>
                                  <w:spacing w:val="-2"/>
                                </w:rPr>
                                <w:t xml:space="preserve"> </w:t>
                              </w:r>
                              <w:r w:rsidR="00937E5E">
                                <w:t>means</w:t>
                              </w:r>
                              <w:r w:rsidR="00937E5E">
                                <w:rPr>
                                  <w:spacing w:val="-2"/>
                                </w:rPr>
                                <w:t xml:space="preserve"> </w:t>
                              </w:r>
                              <w:r w:rsidR="00937E5E">
                                <w:t xml:space="preserve">of </w:t>
                              </w:r>
                            </w:ins>
                            <w:ins w:id="157" w:author="Sebek, Jim" w:date="2023-01-17T17:08:00Z">
                              <w:r w:rsidR="00937E5E">
                                <w:t xml:space="preserve">their personal </w:t>
                              </w:r>
                            </w:ins>
                            <w:ins w:id="158" w:author="Sebek, Jim" w:date="2023-01-17T17:07:00Z">
                              <w:r w:rsidR="00937E5E">
                                <w:t>lock and tag.</w:t>
                              </w:r>
                            </w:ins>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16F9EE3" id="docshape57" o:spid="_x0000_s1029" type="#_x0000_t202" style="position:absolute;left:0;text-align:left;margin-left:300.1pt;margin-top:37.3pt;width:246.95pt;height:173.15pt;z-index:-1571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" filled="f">
                <v:textbox style="mso-fit-shape-to-text:t" inset="0,0,0,0">
                  <w:txbxContent>
                    <w:p w14:paraId="6A421932" w14:textId="303DD361" w:rsidR="00832B82" w:rsidRDefault="00000000">
                      <w:pPr>
                        <w:pStyle w:val="BodyText"/>
                        <w:spacing w:before="76"/>
                        <w:ind w:left="144"/>
                      </w:pPr>
                      <w:r>
                        <w:rPr>
                          <w:b/>
                        </w:rPr>
                        <w:t>Hazard:</w:t>
                      </w:r>
                      <w:r>
                        <w:rPr>
                          <w:b/>
                          <w:spacing w:val="-2"/>
                        </w:rPr>
                        <w:t xml:space="preserve"> </w:t>
                      </w:r>
                      <w:r>
                        <w:t>12.47</w:t>
                      </w:r>
                      <w:r>
                        <w:rPr>
                          <w:spacing w:val="-1"/>
                        </w:rPr>
                        <w:t xml:space="preserve"> </w:t>
                      </w:r>
                      <w:r>
                        <w:t>kV</w:t>
                      </w:r>
                      <w:ins w:id="159" w:author="Sebek, Jim" w:date="2023-01-17T16:59:00Z">
                        <w:r w:rsidR="004D5AA3">
                          <w:t>AC</w:t>
                        </w:r>
                      </w:ins>
                      <w:del w:id="160" w:author="Sebek, Jim" w:date="2023-01-17T16:59:00Z">
                        <w:r w:rsidDel="004D5AA3">
                          <w:delText>ac</w:delText>
                        </w:r>
                      </w:del>
                      <w:r>
                        <w:rPr>
                          <w:spacing w:val="-2"/>
                        </w:rPr>
                        <w:t xml:space="preserve"> </w:t>
                      </w:r>
                      <w:r>
                        <w:t>primary</w:t>
                      </w:r>
                      <w:r>
                        <w:rPr>
                          <w:spacing w:val="-1"/>
                        </w:rPr>
                        <w:t xml:space="preserve"> </w:t>
                      </w:r>
                      <w:r>
                        <w:t>power</w:t>
                      </w:r>
                      <w:r>
                        <w:rPr>
                          <w:spacing w:val="-2"/>
                        </w:rPr>
                        <w:t xml:space="preserve"> </w:t>
                      </w:r>
                      <w:r>
                        <w:t>feed</w:t>
                      </w:r>
                      <w:r>
                        <w:rPr>
                          <w:spacing w:val="-1"/>
                        </w:rPr>
                        <w:t xml:space="preserve"> </w:t>
                      </w:r>
                      <w:r>
                        <w:t>to</w:t>
                      </w:r>
                      <w:del w:id="161" w:author="Sebek, Jim" w:date="2023-01-17T16:59:00Z">
                        <w:r w:rsidDel="004D5AA3">
                          <w:rPr>
                            <w:spacing w:val="-2"/>
                          </w:rPr>
                          <w:delText xml:space="preserve"> </w:delText>
                        </w:r>
                        <w:r w:rsidDel="004D5AA3">
                          <w:delText>the</w:delText>
                        </w:r>
                      </w:del>
                      <w:r>
                        <w:rPr>
                          <w:spacing w:val="-1"/>
                        </w:rPr>
                        <w:t xml:space="preserve"> </w:t>
                      </w:r>
                      <w:r>
                        <w:t>HVPS</w:t>
                      </w:r>
                      <w:del w:id="162" w:author="Sebek, Jim" w:date="2023-01-17T16:59:00Z">
                        <w:r w:rsidDel="004D5AA3">
                          <w:rPr>
                            <w:spacing w:val="-2"/>
                          </w:rPr>
                          <w:delText xml:space="preserve"> </w:delText>
                        </w:r>
                      </w:del>
                      <w:r>
                        <w:rPr>
                          <w:spacing w:val="-5"/>
                        </w:rPr>
                        <w:t>1.</w:t>
                      </w:r>
                    </w:p>
                    <w:p w14:paraId="04CD79E5" w14:textId="77777777" w:rsidR="00832B82" w:rsidRDefault="00832B82">
                      <w:pPr>
                        <w:pStyle w:val="BodyText"/>
                        <w:spacing w:before="9"/>
                      </w:pPr>
                    </w:p>
                    <w:p w14:paraId="59C9FACA" w14:textId="2CEFF3AD" w:rsidR="00832B82" w:rsidRDefault="00000000">
                      <w:pPr>
                        <w:pStyle w:val="BodyText"/>
                        <w:spacing w:line="244" w:lineRule="auto"/>
                        <w:ind w:left="144" w:right="206"/>
                        <w:rPr>
                          <w:ins w:id="163" w:author="Sebek, Jim" w:date="2023-01-17T17:02:00Z"/>
                        </w:rPr>
                      </w:pPr>
                      <w:r>
                        <w:rPr>
                          <w:b/>
                        </w:rPr>
                        <w:t xml:space="preserve">Mitigation: </w:t>
                      </w:r>
                      <w:r>
                        <w:t>The High Voltage Electricians</w:t>
                      </w:r>
                      <w:ins w:id="164" w:author="Sebek, Jim" w:date="2023-01-17T17:00:00Z">
                        <w:r w:rsidR="004D5AA3">
                          <w:t>, per their own CoHE procedure,</w:t>
                        </w:r>
                      </w:ins>
                      <w:r>
                        <w:t xml:space="preserve"> will open the </w:t>
                      </w:r>
                      <w:ins w:id="165" w:author="Sebek, Jim" w:date="2023-01-17T17:00:00Z">
                        <w:r w:rsidR="004D5AA3">
                          <w:t xml:space="preserve">upstream breaker in SUB507, open the </w:t>
                        </w:r>
                      </w:ins>
                      <w:ins w:id="166" w:author="Sebek, Jim" w:date="2023-01-17T17:01:00Z">
                        <w:r w:rsidR="004D5AA3">
                          <w:t xml:space="preserve">HV </w:t>
                        </w:r>
                      </w:ins>
                      <w:ins w:id="167" w:author="Sebek, Jim" w:date="2023-01-17T17:00:00Z">
                        <w:r w:rsidR="004D5AA3">
                          <w:t>disco</w:t>
                        </w:r>
                      </w:ins>
                      <w:ins w:id="168" w:author="Sebek, Jim" w:date="2023-01-17T17:01:00Z">
                        <w:r w:rsidR="004D5AA3">
                          <w:t xml:space="preserve">nnect </w:t>
                        </w:r>
                      </w:ins>
                      <w:r>
                        <w:t>switch</w:t>
                      </w:r>
                      <w:ins w:id="169" w:author="Sebek, Jim" w:date="2023-01-17T17:01:00Z">
                        <w:r w:rsidR="004D5AA3">
                          <w:t xml:space="preserve"> on HVPS1,</w:t>
                        </w:r>
                      </w:ins>
                      <w:r>
                        <w:t xml:space="preserve"> remove the fuses </w:t>
                      </w:r>
                      <w:ins w:id="170" w:author="Sebek, Jim" w:date="2023-01-17T17:01:00Z">
                        <w:r w:rsidR="004D5AA3">
                          <w:t xml:space="preserve">from the switchgear, </w:t>
                        </w:r>
                      </w:ins>
                      <w:r>
                        <w:t xml:space="preserve">and install grounds on the busses </w:t>
                      </w:r>
                      <w:ins w:id="171" w:author="Sebek, Jim" w:date="2023-01-17T17:01:00Z">
                        <w:r w:rsidR="004D5AA3">
                          <w:t>on the load side</w:t>
                        </w:r>
                      </w:ins>
                      <w:ins w:id="172" w:author="Sebek, Jim" w:date="2023-01-17T17:02:00Z">
                        <w:r w:rsidR="004D5AA3">
                          <w:t xml:space="preserve"> of</w:t>
                        </w:r>
                      </w:ins>
                      <w:del w:id="173" w:author="Sebek, Jim" w:date="2023-01-17T17:02:00Z">
                        <w:r w:rsidDel="004D5AA3">
                          <w:delText>inside</w:delText>
                        </w:r>
                      </w:del>
                      <w:r>
                        <w:t xml:space="preserve"> the switchgear</w:t>
                      </w:r>
                      <w:del w:id="174" w:author="Sebek, Jim" w:date="2023-01-17T17:07:00Z">
                        <w:r w:rsidDel="00937E5E">
                          <w:delText>.</w:delText>
                        </w:r>
                        <w:r w:rsidDel="00937E5E">
                          <w:rPr>
                            <w:spacing w:val="40"/>
                          </w:rPr>
                          <w:delText xml:space="preserve"> </w:delText>
                        </w:r>
                        <w:r w:rsidDel="00937E5E">
                          <w:delText>After this is done the switch</w:delText>
                        </w:r>
                        <w:r w:rsidDel="00937E5E">
                          <w:rPr>
                            <w:spacing w:val="-2"/>
                          </w:rPr>
                          <w:delText xml:space="preserve"> </w:delText>
                        </w:r>
                        <w:r w:rsidDel="00937E5E">
                          <w:delText>is</w:delText>
                        </w:r>
                        <w:r w:rsidDel="00937E5E">
                          <w:rPr>
                            <w:spacing w:val="-2"/>
                          </w:rPr>
                          <w:delText xml:space="preserve"> </w:delText>
                        </w:r>
                        <w:r w:rsidDel="00937E5E">
                          <w:delText>then</w:delText>
                        </w:r>
                        <w:r w:rsidDel="00937E5E">
                          <w:rPr>
                            <w:spacing w:val="-2"/>
                          </w:rPr>
                          <w:delText xml:space="preserve"> </w:delText>
                        </w:r>
                        <w:r w:rsidDel="00937E5E">
                          <w:delText>secured</w:delText>
                        </w:r>
                        <w:r w:rsidDel="00937E5E">
                          <w:rPr>
                            <w:spacing w:val="-2"/>
                          </w:rPr>
                          <w:delText xml:space="preserve"> </w:delText>
                        </w:r>
                        <w:r w:rsidDel="00937E5E">
                          <w:delText>in</w:delText>
                        </w:r>
                        <w:r w:rsidDel="00937E5E">
                          <w:rPr>
                            <w:spacing w:val="-1"/>
                          </w:rPr>
                          <w:delText xml:space="preserve"> </w:delText>
                        </w:r>
                        <w:r w:rsidDel="00937E5E">
                          <w:delText>the</w:delText>
                        </w:r>
                        <w:r w:rsidDel="00937E5E">
                          <w:rPr>
                            <w:spacing w:val="-2"/>
                          </w:rPr>
                          <w:delText xml:space="preserve"> </w:delText>
                        </w:r>
                        <w:r w:rsidDel="00937E5E">
                          <w:delText>open</w:delText>
                        </w:r>
                        <w:r w:rsidDel="00937E5E">
                          <w:rPr>
                            <w:spacing w:val="-2"/>
                          </w:rPr>
                          <w:delText xml:space="preserve"> </w:delText>
                        </w:r>
                        <w:r w:rsidDel="00937E5E">
                          <w:delText>position</w:delText>
                        </w:r>
                        <w:r w:rsidDel="00937E5E">
                          <w:rPr>
                            <w:spacing w:val="-2"/>
                          </w:rPr>
                          <w:delText xml:space="preserve"> </w:delText>
                        </w:r>
                        <w:r w:rsidDel="00937E5E">
                          <w:delText>by</w:delText>
                        </w:r>
                        <w:r w:rsidDel="00937E5E">
                          <w:rPr>
                            <w:spacing w:val="-2"/>
                          </w:rPr>
                          <w:delText xml:space="preserve"> </w:delText>
                        </w:r>
                        <w:r w:rsidDel="00937E5E">
                          <w:delText>means</w:delText>
                        </w:r>
                        <w:r w:rsidDel="00937E5E">
                          <w:rPr>
                            <w:spacing w:val="-2"/>
                          </w:rPr>
                          <w:delText xml:space="preserve"> </w:delText>
                        </w:r>
                        <w:r w:rsidDel="00937E5E">
                          <w:delText>of lock and tag.</w:delText>
                        </w:r>
                      </w:del>
                    </w:p>
                    <w:p w14:paraId="02287F63" w14:textId="4F706C96" w:rsidR="004D5AA3" w:rsidRPr="004D5AA3" w:rsidRDefault="004D5AA3">
                      <w:pPr>
                        <w:pStyle w:val="BodyText"/>
                        <w:spacing w:line="244" w:lineRule="auto"/>
                        <w:ind w:left="144" w:right="206"/>
                        <w:rPr>
                          <w:bCs/>
                        </w:rPr>
                      </w:pPr>
                      <w:ins w:id="175" w:author="Sebek, Jim" w:date="2023-01-17T17:02:00Z">
                        <w:r w:rsidRPr="004D5AA3">
                          <w:rPr>
                            <w:bCs/>
                            <w:rPrChange w:id="176" w:author="Sebek, Jim" w:date="2023-01-17T17:03:00Z">
                              <w:rPr>
                                <w:b/>
                              </w:rPr>
                            </w:rPrChange>
                          </w:rPr>
                          <w:t>The PEM authori</w:t>
                        </w:r>
                      </w:ins>
                      <w:ins w:id="177" w:author="Sebek, Jim" w:date="2023-01-17T17:03:00Z">
                        <w:r w:rsidRPr="004D5AA3">
                          <w:rPr>
                            <w:bCs/>
                            <w:rPrChange w:id="178" w:author="Sebek, Jim" w:date="2023-01-17T17:03:00Z">
                              <w:rPr>
                                <w:b/>
                              </w:rPr>
                            </w:rPrChange>
                          </w:rPr>
                          <w:t>zed workers</w:t>
                        </w:r>
                      </w:ins>
                      <w:ins w:id="179" w:author="Sebek, Jim" w:date="2023-01-17T17:04:00Z">
                        <w:r>
                          <w:rPr>
                            <w:bCs/>
                          </w:rPr>
                          <w:t>, through the switchgear door window,</w:t>
                        </w:r>
                      </w:ins>
                      <w:ins w:id="180" w:author="Sebek, Jim" w:date="2023-01-17T17:03:00Z">
                        <w:r w:rsidRPr="004D5AA3">
                          <w:rPr>
                            <w:bCs/>
                            <w:rPrChange w:id="181" w:author="Sebek, Jim" w:date="2023-01-17T17:03:00Z">
                              <w:rPr>
                                <w:b/>
                              </w:rPr>
                            </w:rPrChange>
                          </w:rPr>
                          <w:t xml:space="preserve"> </w:t>
                        </w:r>
                      </w:ins>
                      <w:ins w:id="182" w:author="Sebek, Jim" w:date="2023-01-17T17:04:00Z">
                        <w:r>
                          <w:rPr>
                            <w:bCs/>
                          </w:rPr>
                          <w:t xml:space="preserve">visually </w:t>
                        </w:r>
                      </w:ins>
                      <w:ins w:id="183" w:author="Sebek, Jim" w:date="2023-01-17T17:03:00Z">
                        <w:r>
                          <w:rPr>
                            <w:bCs/>
                          </w:rPr>
                          <w:t xml:space="preserve">verify </w:t>
                        </w:r>
                      </w:ins>
                      <w:ins w:id="184" w:author="Sebek, Jim" w:date="2023-01-17T17:04:00Z">
                        <w:r>
                          <w:rPr>
                            <w:bCs/>
                          </w:rPr>
                          <w:t xml:space="preserve">that the fuses are </w:t>
                        </w:r>
                        <w:proofErr w:type="gramStart"/>
                        <w:r>
                          <w:rPr>
                            <w:bCs/>
                          </w:rPr>
                          <w:t>removed</w:t>
                        </w:r>
                        <w:proofErr w:type="gramEnd"/>
                        <w:r>
                          <w:rPr>
                            <w:bCs/>
                          </w:rPr>
                          <w:t xml:space="preserve"> and </w:t>
                        </w:r>
                      </w:ins>
                      <w:ins w:id="185" w:author="Sebek, Jim" w:date="2023-01-17T17:05:00Z">
                        <w:r>
                          <w:rPr>
                            <w:bCs/>
                          </w:rPr>
                          <w:t>an air gap separates the line and load side of the switchgear.</w:t>
                        </w:r>
                      </w:ins>
                      <w:ins w:id="186" w:author="Sebek, Jim" w:date="2023-01-17T17:07:00Z">
                        <w:r w:rsidR="00937E5E" w:rsidRPr="00937E5E">
                          <w:t xml:space="preserve"> </w:t>
                        </w:r>
                        <w:r w:rsidR="00937E5E">
                          <w:rPr>
                            <w:spacing w:val="40"/>
                          </w:rPr>
                          <w:t xml:space="preserve"> </w:t>
                        </w:r>
                        <w:r w:rsidR="00937E5E">
                          <w:t>After this is done the HV disconnect switch</w:t>
                        </w:r>
                        <w:r w:rsidR="00937E5E">
                          <w:rPr>
                            <w:spacing w:val="-2"/>
                          </w:rPr>
                          <w:t xml:space="preserve"> </w:t>
                        </w:r>
                        <w:r w:rsidR="00937E5E">
                          <w:t>is</w:t>
                        </w:r>
                        <w:r w:rsidR="00937E5E">
                          <w:rPr>
                            <w:spacing w:val="-2"/>
                          </w:rPr>
                          <w:t xml:space="preserve"> </w:t>
                        </w:r>
                        <w:r w:rsidR="00937E5E">
                          <w:t>then</w:t>
                        </w:r>
                        <w:r w:rsidR="00937E5E">
                          <w:rPr>
                            <w:spacing w:val="-2"/>
                          </w:rPr>
                          <w:t xml:space="preserve"> </w:t>
                        </w:r>
                        <w:r w:rsidR="00937E5E">
                          <w:t>secured</w:t>
                        </w:r>
                        <w:r w:rsidR="00937E5E">
                          <w:rPr>
                            <w:spacing w:val="-2"/>
                          </w:rPr>
                          <w:t xml:space="preserve"> </w:t>
                        </w:r>
                        <w:r w:rsidR="00937E5E">
                          <w:t>in</w:t>
                        </w:r>
                        <w:r w:rsidR="00937E5E">
                          <w:rPr>
                            <w:spacing w:val="-1"/>
                          </w:rPr>
                          <w:t xml:space="preserve"> </w:t>
                        </w:r>
                        <w:r w:rsidR="00937E5E">
                          <w:t>the</w:t>
                        </w:r>
                        <w:r w:rsidR="00937E5E">
                          <w:rPr>
                            <w:spacing w:val="-2"/>
                          </w:rPr>
                          <w:t xml:space="preserve"> </w:t>
                        </w:r>
                        <w:r w:rsidR="00937E5E">
                          <w:t>open</w:t>
                        </w:r>
                        <w:r w:rsidR="00937E5E">
                          <w:rPr>
                            <w:spacing w:val="-2"/>
                          </w:rPr>
                          <w:t xml:space="preserve"> </w:t>
                        </w:r>
                        <w:r w:rsidR="00937E5E">
                          <w:t>position</w:t>
                        </w:r>
                        <w:r w:rsidR="00937E5E">
                          <w:rPr>
                            <w:spacing w:val="-2"/>
                          </w:rPr>
                          <w:t xml:space="preserve"> </w:t>
                        </w:r>
                        <w:r w:rsidR="00937E5E">
                          <w:t>by</w:t>
                        </w:r>
                        <w:r w:rsidR="00937E5E">
                          <w:rPr>
                            <w:spacing w:val="-2"/>
                          </w:rPr>
                          <w:t xml:space="preserve"> </w:t>
                        </w:r>
                        <w:r w:rsidR="00937E5E">
                          <w:t>means</w:t>
                        </w:r>
                        <w:r w:rsidR="00937E5E">
                          <w:rPr>
                            <w:spacing w:val="-2"/>
                          </w:rPr>
                          <w:t xml:space="preserve"> </w:t>
                        </w:r>
                        <w:r w:rsidR="00937E5E">
                          <w:t xml:space="preserve">of </w:t>
                        </w:r>
                      </w:ins>
                      <w:ins w:id="187" w:author="Sebek, Jim" w:date="2023-01-17T17:08:00Z">
                        <w:r w:rsidR="00937E5E">
                          <w:t xml:space="preserve">their personal </w:t>
                        </w:r>
                      </w:ins>
                      <w:ins w:id="188" w:author="Sebek, Jim" w:date="2023-01-17T17:07:00Z">
                        <w:r w:rsidR="00937E5E">
                          <w:t>lock and tag.</w:t>
                        </w:r>
                      </w:ins>
                    </w:p>
                  </w:txbxContent>
                </v:textbox>
                <w10:wrap type="topAndBottom" anchorx="page"/>
              </v:shape>
            </w:pict>
          </mc:Fallback>
        </mc:AlternateContent>
      </w:r>
      <w:r w:rsidR="00000000">
        <w:rPr>
          <w:sz w:val="32"/>
        </w:rPr>
        <w:t>C.</w:t>
      </w:r>
      <w:r w:rsidR="00000000">
        <w:rPr>
          <w:spacing w:val="-13"/>
          <w:sz w:val="32"/>
        </w:rPr>
        <w:t xml:space="preserve"> </w:t>
      </w:r>
      <w:r w:rsidR="00000000">
        <w:rPr>
          <w:sz w:val="32"/>
        </w:rPr>
        <w:t>Hazardous</w:t>
      </w:r>
      <w:r w:rsidR="00000000">
        <w:rPr>
          <w:spacing w:val="-10"/>
          <w:sz w:val="32"/>
        </w:rPr>
        <w:t xml:space="preserve"> </w:t>
      </w:r>
      <w:r w:rsidR="00000000">
        <w:rPr>
          <w:sz w:val="32"/>
        </w:rPr>
        <w:t>Energy</w:t>
      </w:r>
      <w:r w:rsidR="00000000">
        <w:rPr>
          <w:spacing w:val="-11"/>
          <w:sz w:val="32"/>
        </w:rPr>
        <w:t xml:space="preserve"> </w:t>
      </w:r>
      <w:r w:rsidR="00000000">
        <w:rPr>
          <w:sz w:val="32"/>
        </w:rPr>
        <w:t>Schematic</w:t>
      </w:r>
      <w:r w:rsidR="00000000">
        <w:rPr>
          <w:spacing w:val="-11"/>
          <w:sz w:val="32"/>
        </w:rPr>
        <w:t xml:space="preserve"> </w:t>
      </w:r>
      <w:r w:rsidR="00000000">
        <w:rPr>
          <w:sz w:val="32"/>
        </w:rPr>
        <w:t>Showing</w:t>
      </w:r>
      <w:r w:rsidR="00000000">
        <w:rPr>
          <w:spacing w:val="-10"/>
          <w:sz w:val="32"/>
        </w:rPr>
        <w:t xml:space="preserve"> </w:t>
      </w:r>
      <w:r w:rsidR="00000000">
        <w:rPr>
          <w:sz w:val="32"/>
        </w:rPr>
        <w:t>Isolation</w:t>
      </w:r>
      <w:r w:rsidR="00000000">
        <w:rPr>
          <w:spacing w:val="-11"/>
          <w:sz w:val="32"/>
        </w:rPr>
        <w:t xml:space="preserve"> </w:t>
      </w:r>
      <w:r w:rsidR="00000000">
        <w:rPr>
          <w:sz w:val="32"/>
        </w:rPr>
        <w:t>Points</w:t>
      </w:r>
      <w:r w:rsidR="00000000">
        <w:rPr>
          <w:spacing w:val="-12"/>
          <w:sz w:val="32"/>
        </w:rPr>
        <w:t xml:space="preserve"> </w:t>
      </w:r>
      <w:r w:rsidR="00000000">
        <w:rPr>
          <w:spacing w:val="-2"/>
          <w:sz w:val="32"/>
        </w:rPr>
        <w:t>(cont)</w:t>
      </w:r>
    </w:p>
    <w:p w14:paraId="7BA914AF" w14:textId="35CE4A78" w:rsidR="00832B82" w:rsidRDefault="00836CF7">
      <w:pPr>
        <w:pStyle w:val="BodyText"/>
        <w:spacing w:before="10"/>
        <w:rPr>
          <w:sz w:val="25"/>
        </w:rPr>
      </w:pPr>
      <w:r>
        <w:rPr>
          <w:noProof/>
        </w:rPr>
        <mc:AlternateContent>
          <mc:Choice Requires="wps">
            <w:drawing>
              <wp:anchor distT="0" distB="0" distL="0" distR="0" simplePos="0" relativeHeight="487603200" behindDoc="1" locked="0" layoutInCell="1" allowOverlap="1" wp14:anchorId="222F2583" wp14:editId="2F8A8CBF">
                <wp:simplePos x="0" y="0"/>
                <wp:positionH relativeFrom="page">
                  <wp:posOffset>3813810</wp:posOffset>
                </wp:positionH>
                <wp:positionV relativeFrom="paragraph">
                  <wp:posOffset>2556510</wp:posOffset>
                </wp:positionV>
                <wp:extent cx="3136265" cy="4589145"/>
                <wp:effectExtent l="0" t="0" r="26035" b="20955"/>
                <wp:wrapTopAndBottom/>
                <wp:docPr id="13" name="docshape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265" cy="458914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720780" w14:textId="0D8595EB" w:rsidR="00832B82" w:rsidRDefault="00000000">
                            <w:pPr>
                              <w:pStyle w:val="BodyText"/>
                              <w:spacing w:before="74" w:line="244" w:lineRule="auto"/>
                              <w:ind w:left="144"/>
                            </w:pPr>
                            <w:r>
                              <w:rPr>
                                <w:b/>
                              </w:rPr>
                              <w:t>Hazard:</w:t>
                            </w:r>
                            <w:r>
                              <w:rPr>
                                <w:b/>
                                <w:spacing w:val="-3"/>
                              </w:rPr>
                              <w:t xml:space="preserve"> </w:t>
                            </w:r>
                            <w:r>
                              <w:t>120</w:t>
                            </w:r>
                            <w:r>
                              <w:rPr>
                                <w:spacing w:val="-3"/>
                              </w:rPr>
                              <w:t xml:space="preserve"> </w:t>
                            </w:r>
                            <w:r>
                              <w:t>V</w:t>
                            </w:r>
                            <w:ins w:id="189" w:author="Sebek, Jim" w:date="2023-01-17T17:08:00Z">
                              <w:r w:rsidR="00937E5E">
                                <w:t>DC</w:t>
                              </w:r>
                            </w:ins>
                            <w:del w:id="190" w:author="Sebek, Jim" w:date="2023-01-17T17:08:00Z">
                              <w:r w:rsidDel="00937E5E">
                                <w:delText>dc</w:delText>
                              </w:r>
                            </w:del>
                            <w:r>
                              <w:rPr>
                                <w:spacing w:val="-3"/>
                              </w:rPr>
                              <w:t xml:space="preserve"> </w:t>
                            </w:r>
                            <w:r>
                              <w:t>required</w:t>
                            </w:r>
                            <w:r>
                              <w:rPr>
                                <w:spacing w:val="-3"/>
                              </w:rPr>
                              <w:t xml:space="preserve"> </w:t>
                            </w:r>
                            <w:r>
                              <w:t>for</w:t>
                            </w:r>
                            <w:r>
                              <w:rPr>
                                <w:spacing w:val="-4"/>
                              </w:rPr>
                              <w:t xml:space="preserve"> </w:t>
                            </w:r>
                            <w:r>
                              <w:t>the</w:t>
                            </w:r>
                            <w:r>
                              <w:rPr>
                                <w:spacing w:val="-3"/>
                              </w:rPr>
                              <w:t xml:space="preserve"> </w:t>
                            </w:r>
                            <w:r>
                              <w:t>12.47</w:t>
                            </w:r>
                            <w:r>
                              <w:rPr>
                                <w:spacing w:val="-3"/>
                              </w:rPr>
                              <w:t xml:space="preserve"> </w:t>
                            </w:r>
                            <w:r>
                              <w:t>kV</w:t>
                            </w:r>
                            <w:ins w:id="191" w:author="Sebek, Jim" w:date="2023-01-17T17:09:00Z">
                              <w:r w:rsidR="00937E5E">
                                <w:t>AC</w:t>
                              </w:r>
                            </w:ins>
                            <w:del w:id="192" w:author="Sebek, Jim" w:date="2023-01-17T17:09:00Z">
                              <w:r w:rsidDel="00937E5E">
                                <w:delText>ac</w:delText>
                              </w:r>
                            </w:del>
                            <w:r>
                              <w:rPr>
                                <w:spacing w:val="-3"/>
                              </w:rPr>
                              <w:t xml:space="preserve"> </w:t>
                            </w:r>
                            <w:r>
                              <w:t>switchgear operation and interlocks.</w:t>
                            </w:r>
                          </w:p>
                          <w:p w14:paraId="5F9666FB" w14:textId="77777777" w:rsidR="00832B82" w:rsidRDefault="00832B82">
                            <w:pPr>
                              <w:pStyle w:val="BodyText"/>
                              <w:spacing w:before="3"/>
                            </w:pPr>
                          </w:p>
                          <w:p w14:paraId="27F98ED7" w14:textId="77B653DF" w:rsidR="00832B82" w:rsidRDefault="00000000">
                            <w:pPr>
                              <w:pStyle w:val="BodyText"/>
                              <w:spacing w:line="244" w:lineRule="auto"/>
                              <w:ind w:left="144" w:right="155"/>
                            </w:pPr>
                            <w:r>
                              <w:rPr>
                                <w:b/>
                              </w:rPr>
                              <w:t xml:space="preserve">Mitigation: </w:t>
                            </w:r>
                            <w:r>
                              <w:t>The 120 V</w:t>
                            </w:r>
                            <w:ins w:id="193" w:author="Sebek, Jim" w:date="2023-01-17T17:09:00Z">
                              <w:r w:rsidR="00937E5E">
                                <w:t>DC</w:t>
                              </w:r>
                            </w:ins>
                            <w:del w:id="194" w:author="Sebek, Jim" w:date="2023-01-17T17:09:00Z">
                              <w:r w:rsidDel="00937E5E">
                                <w:delText>dc</w:delText>
                              </w:r>
                            </w:del>
                            <w:r>
                              <w:t xml:space="preserve"> circuit breakers are located in a small Hoffman box in B514 as displayed by the label on the</w:t>
                            </w:r>
                            <w:r>
                              <w:rPr>
                                <w:spacing w:val="-2"/>
                              </w:rPr>
                              <w:t xml:space="preserve"> </w:t>
                            </w:r>
                            <w:r>
                              <w:t>front</w:t>
                            </w:r>
                            <w:r>
                              <w:rPr>
                                <w:spacing w:val="-2"/>
                              </w:rPr>
                              <w:t xml:space="preserve"> </w:t>
                            </w:r>
                            <w:r>
                              <w:t>door.</w:t>
                            </w:r>
                            <w:r>
                              <w:rPr>
                                <w:spacing w:val="-2"/>
                              </w:rPr>
                              <w:t xml:space="preserve"> </w:t>
                            </w:r>
                            <w:ins w:id="195" w:author="Sebek, Jim" w:date="2023-01-17T17:09:00Z">
                              <w:r w:rsidR="00937E5E">
                                <w:rPr>
                                  <w:spacing w:val="-2"/>
                                </w:rPr>
                                <w:t>This box is fed from a 1</w:t>
                              </w:r>
                            </w:ins>
                            <w:ins w:id="196" w:author="Sebek, Jim" w:date="2023-01-17T17:10:00Z">
                              <w:r w:rsidR="00937E5E">
                                <w:rPr>
                                  <w:spacing w:val="-2"/>
                                </w:rPr>
                                <w:t xml:space="preserve">20 VDC source in the 507 </w:t>
                              </w:r>
                              <w:proofErr w:type="gramStart"/>
                              <w:r w:rsidR="00937E5E">
                                <w:rPr>
                                  <w:spacing w:val="-2"/>
                                </w:rPr>
                                <w:t>substation</w:t>
                              </w:r>
                              <w:proofErr w:type="gramEnd"/>
                              <w:r w:rsidR="00937E5E">
                                <w:rPr>
                                  <w:spacing w:val="-2"/>
                                </w:rPr>
                                <w:t>.  The Hoffman box distributes the 120 VDC to both HVPS1 and HVPS2.</w:t>
                              </w:r>
                            </w:ins>
                            <w:ins w:id="197" w:author="Sebek, Jim" w:date="2023-01-17T17:11:00Z">
                              <w:r w:rsidR="00937E5E">
                                <w:rPr>
                                  <w:spacing w:val="-2"/>
                                </w:rPr>
                                <w:t xml:space="preserve">  </w:t>
                              </w:r>
                            </w:ins>
                            <w:r>
                              <w:t>The</w:t>
                            </w:r>
                            <w:r>
                              <w:rPr>
                                <w:spacing w:val="-2"/>
                              </w:rPr>
                              <w:t xml:space="preserve"> </w:t>
                            </w:r>
                            <w:r>
                              <w:t>breakers</w:t>
                            </w:r>
                            <w:r>
                              <w:rPr>
                                <w:spacing w:val="-2"/>
                              </w:rPr>
                              <w:t xml:space="preserve"> </w:t>
                            </w:r>
                            <w:r>
                              <w:t>that</w:t>
                            </w:r>
                            <w:r>
                              <w:rPr>
                                <w:spacing w:val="-2"/>
                              </w:rPr>
                              <w:t xml:space="preserve"> </w:t>
                            </w:r>
                            <w:r>
                              <w:t>interrupt</w:t>
                            </w:r>
                            <w:r>
                              <w:rPr>
                                <w:spacing w:val="-2"/>
                              </w:rPr>
                              <w:t xml:space="preserve"> </w:t>
                            </w:r>
                            <w:r>
                              <w:t>the</w:t>
                            </w:r>
                            <w:r>
                              <w:rPr>
                                <w:spacing w:val="-2"/>
                              </w:rPr>
                              <w:t xml:space="preserve"> </w:t>
                            </w:r>
                            <w:r>
                              <w:t>positive</w:t>
                            </w:r>
                            <w:r>
                              <w:rPr>
                                <w:spacing w:val="-2"/>
                              </w:rPr>
                              <w:t xml:space="preserve"> </w:t>
                            </w:r>
                            <w:r>
                              <w:t xml:space="preserve">and negative leads </w:t>
                            </w:r>
                            <w:ins w:id="198" w:author="Sebek, Jim" w:date="2023-01-17T17:15:00Z">
                              <w:r w:rsidR="00937E5E">
                                <w:t>from SUB</w:t>
                              </w:r>
                            </w:ins>
                            <w:ins w:id="199" w:author="Sebek, Jim" w:date="2023-01-17T17:16:00Z">
                              <w:r w:rsidR="00937E5E">
                                <w:t xml:space="preserve">507 are on the left, the breakers that interrupt the positive and negative leads </w:t>
                              </w:r>
                            </w:ins>
                            <w:r>
                              <w:t>of the circuit for</w:t>
                            </w:r>
                            <w:del w:id="200" w:author="Sebek, Jim" w:date="2023-01-17T17:09:00Z">
                              <w:r w:rsidDel="00937E5E">
                                <w:delText xml:space="preserve"> the</w:delText>
                              </w:r>
                            </w:del>
                            <w:del w:id="201" w:author="Sebek, Jim" w:date="2023-01-17T17:16:00Z">
                              <w:r w:rsidDel="00937E5E">
                                <w:delText xml:space="preserve"> Spear</w:delText>
                              </w:r>
                            </w:del>
                            <w:r>
                              <w:t xml:space="preserve"> HVPS</w:t>
                            </w:r>
                            <w:del w:id="202" w:author="Sebek, Jim" w:date="2023-01-17T17:09:00Z">
                              <w:r w:rsidDel="00937E5E">
                                <w:delText xml:space="preserve"> </w:delText>
                              </w:r>
                            </w:del>
                            <w:ins w:id="203" w:author="Sebek, Jim" w:date="2023-01-17T17:16:00Z">
                              <w:r w:rsidR="00937E5E">
                                <w:t xml:space="preserve">2 are in the middle, and the breakers that interrupt the </w:t>
                              </w:r>
                              <w:r w:rsidR="005449B0">
                                <w:t>positive and negative leads of the circui</w:t>
                              </w:r>
                            </w:ins>
                            <w:ins w:id="204" w:author="Sebek, Jim" w:date="2023-01-17T17:17:00Z">
                              <w:r w:rsidR="005449B0">
                                <w:t>t for HVPS1</w:t>
                              </w:r>
                            </w:ins>
                            <w:del w:id="205" w:author="Sebek, Jim" w:date="2023-01-17T17:16:00Z">
                              <w:r w:rsidDel="00937E5E">
                                <w:delText>1</w:delText>
                              </w:r>
                            </w:del>
                            <w:r>
                              <w:t xml:space="preserve"> are on the right.</w:t>
                            </w:r>
                            <w:r>
                              <w:rPr>
                                <w:spacing w:val="40"/>
                              </w:rPr>
                              <w:t xml:space="preserve"> </w:t>
                            </w:r>
                            <w:r>
                              <w:t>The</w:t>
                            </w:r>
                            <w:del w:id="206" w:author="Sebek, Jim" w:date="2023-01-17T17:17:00Z">
                              <w:r w:rsidDel="005449B0">
                                <w:delText>se</w:delText>
                              </w:r>
                            </w:del>
                            <w:ins w:id="207" w:author="Sebek, Jim" w:date="2023-01-17T17:17:00Z">
                              <w:r w:rsidR="005449B0">
                                <w:t xml:space="preserve"> breakers for HVPS1</w:t>
                              </w:r>
                            </w:ins>
                            <w:del w:id="208" w:author="Sebek, Jim" w:date="2023-01-17T17:17:00Z">
                              <w:r w:rsidDel="005449B0">
                                <w:delText xml:space="preserve"> breakers</w:delText>
                              </w:r>
                            </w:del>
                            <w:r>
                              <w:t xml:space="preserve"> need to be opened</w:t>
                            </w:r>
                            <w:ins w:id="209" w:author="Sebek, Jim" w:date="2023-01-17T17:17:00Z">
                              <w:r w:rsidR="005449B0">
                                <w:t xml:space="preserve">.  </w:t>
                              </w:r>
                            </w:ins>
                            <w:r>
                              <w:t xml:space="preserve"> </w:t>
                            </w:r>
                            <w:ins w:id="210" w:author="Sebek, Jim" w:date="2023-01-17T17:33:00Z">
                              <w:r w:rsidR="006121D7">
                                <w:t>In the photograph to the left</w:t>
                              </w:r>
                            </w:ins>
                            <w:ins w:id="211" w:author="Sebek, Jim" w:date="2023-01-17T17:34:00Z">
                              <w:r w:rsidR="006121D7">
                                <w:t>, the breakers for HVPS1 are open (blue arrow).  One can verify that no voltage is on the load side of the breaker by measuring the contacts at the bottom of the breaker</w:t>
                              </w:r>
                            </w:ins>
                            <w:ins w:id="212" w:author="Sebek, Jim" w:date="2023-01-17T17:35:00Z">
                              <w:r w:rsidR="006121D7">
                                <w:t>s (red arrows).  After zero voltage is verified, secure the Hoffman box by means of your personal</w:t>
                              </w:r>
                            </w:ins>
                            <w:del w:id="213" w:author="Sebek, Jim" w:date="2023-01-17T17:35:00Z">
                              <w:r w:rsidDel="006121D7">
                                <w:delText>and then</w:delText>
                              </w:r>
                              <w:r w:rsidDel="006121D7">
                                <w:rPr>
                                  <w:spacing w:val="40"/>
                                </w:rPr>
                                <w:delText xml:space="preserve"> </w:delText>
                              </w:r>
                              <w:r w:rsidDel="006121D7">
                                <w:delText>the box needs to be secured by means of</w:delText>
                              </w:r>
                            </w:del>
                            <w:r>
                              <w:t xml:space="preserve"> lock and tag.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F2583" id="docshape58" o:spid="_x0000_s1030" type="#_x0000_t202" style="position:absolute;margin-left:300.3pt;margin-top:201.3pt;width:246.95pt;height:361.35pt;z-index:-1571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" filled="f">
                <v:textbox inset="0,0,0,0">
                  <w:txbxContent>
                    <w:p w14:paraId="06720780" w14:textId="0D8595EB" w:rsidR="00832B82" w:rsidRDefault="00000000">
                      <w:pPr>
                        <w:pStyle w:val="BodyText"/>
                        <w:spacing w:before="74" w:line="244" w:lineRule="auto"/>
                        <w:ind w:left="144"/>
                      </w:pPr>
                      <w:r>
                        <w:rPr>
                          <w:b/>
                        </w:rPr>
                        <w:t>Hazard:</w:t>
                      </w:r>
                      <w:r>
                        <w:rPr>
                          <w:b/>
                          <w:spacing w:val="-3"/>
                        </w:rPr>
                        <w:t xml:space="preserve"> </w:t>
                      </w:r>
                      <w:r>
                        <w:t>120</w:t>
                      </w:r>
                      <w:r>
                        <w:rPr>
                          <w:spacing w:val="-3"/>
                        </w:rPr>
                        <w:t xml:space="preserve"> </w:t>
                      </w:r>
                      <w:r>
                        <w:t>V</w:t>
                      </w:r>
                      <w:ins w:id="214" w:author="Sebek, Jim" w:date="2023-01-17T17:08:00Z">
                        <w:r w:rsidR="00937E5E">
                          <w:t>DC</w:t>
                        </w:r>
                      </w:ins>
                      <w:del w:id="215" w:author="Sebek, Jim" w:date="2023-01-17T17:08:00Z">
                        <w:r w:rsidDel="00937E5E">
                          <w:delText>dc</w:delText>
                        </w:r>
                      </w:del>
                      <w:r>
                        <w:rPr>
                          <w:spacing w:val="-3"/>
                        </w:rPr>
                        <w:t xml:space="preserve"> </w:t>
                      </w:r>
                      <w:r>
                        <w:t>required</w:t>
                      </w:r>
                      <w:r>
                        <w:rPr>
                          <w:spacing w:val="-3"/>
                        </w:rPr>
                        <w:t xml:space="preserve"> </w:t>
                      </w:r>
                      <w:r>
                        <w:t>for</w:t>
                      </w:r>
                      <w:r>
                        <w:rPr>
                          <w:spacing w:val="-4"/>
                        </w:rPr>
                        <w:t xml:space="preserve"> </w:t>
                      </w:r>
                      <w:r>
                        <w:t>the</w:t>
                      </w:r>
                      <w:r>
                        <w:rPr>
                          <w:spacing w:val="-3"/>
                        </w:rPr>
                        <w:t xml:space="preserve"> </w:t>
                      </w:r>
                      <w:r>
                        <w:t>12.47</w:t>
                      </w:r>
                      <w:r>
                        <w:rPr>
                          <w:spacing w:val="-3"/>
                        </w:rPr>
                        <w:t xml:space="preserve"> </w:t>
                      </w:r>
                      <w:r>
                        <w:t>kV</w:t>
                      </w:r>
                      <w:ins w:id="216" w:author="Sebek, Jim" w:date="2023-01-17T17:09:00Z">
                        <w:r w:rsidR="00937E5E">
                          <w:t>AC</w:t>
                        </w:r>
                      </w:ins>
                      <w:del w:id="217" w:author="Sebek, Jim" w:date="2023-01-17T17:09:00Z">
                        <w:r w:rsidDel="00937E5E">
                          <w:delText>ac</w:delText>
                        </w:r>
                      </w:del>
                      <w:r>
                        <w:rPr>
                          <w:spacing w:val="-3"/>
                        </w:rPr>
                        <w:t xml:space="preserve"> </w:t>
                      </w:r>
                      <w:r>
                        <w:t>switchgear operation and interlocks.</w:t>
                      </w:r>
                    </w:p>
                    <w:p w14:paraId="5F9666FB" w14:textId="77777777" w:rsidR="00832B82" w:rsidRDefault="00832B82">
                      <w:pPr>
                        <w:pStyle w:val="BodyText"/>
                        <w:spacing w:before="3"/>
                      </w:pPr>
                    </w:p>
                    <w:p w14:paraId="27F98ED7" w14:textId="77B653DF" w:rsidR="00832B82" w:rsidRDefault="00000000">
                      <w:pPr>
                        <w:pStyle w:val="BodyText"/>
                        <w:spacing w:line="244" w:lineRule="auto"/>
                        <w:ind w:left="144" w:right="155"/>
                      </w:pPr>
                      <w:r>
                        <w:rPr>
                          <w:b/>
                        </w:rPr>
                        <w:t xml:space="preserve">Mitigation: </w:t>
                      </w:r>
                      <w:r>
                        <w:t>The 120 V</w:t>
                      </w:r>
                      <w:ins w:id="218" w:author="Sebek, Jim" w:date="2023-01-17T17:09:00Z">
                        <w:r w:rsidR="00937E5E">
                          <w:t>DC</w:t>
                        </w:r>
                      </w:ins>
                      <w:del w:id="219" w:author="Sebek, Jim" w:date="2023-01-17T17:09:00Z">
                        <w:r w:rsidDel="00937E5E">
                          <w:delText>dc</w:delText>
                        </w:r>
                      </w:del>
                      <w:r>
                        <w:t xml:space="preserve"> circuit breakers are located in a small Hoffman box in B514 as displayed by the label on the</w:t>
                      </w:r>
                      <w:r>
                        <w:rPr>
                          <w:spacing w:val="-2"/>
                        </w:rPr>
                        <w:t xml:space="preserve"> </w:t>
                      </w:r>
                      <w:r>
                        <w:t>front</w:t>
                      </w:r>
                      <w:r>
                        <w:rPr>
                          <w:spacing w:val="-2"/>
                        </w:rPr>
                        <w:t xml:space="preserve"> </w:t>
                      </w:r>
                      <w:r>
                        <w:t>door.</w:t>
                      </w:r>
                      <w:r>
                        <w:rPr>
                          <w:spacing w:val="-2"/>
                        </w:rPr>
                        <w:t xml:space="preserve"> </w:t>
                      </w:r>
                      <w:ins w:id="220" w:author="Sebek, Jim" w:date="2023-01-17T17:09:00Z">
                        <w:r w:rsidR="00937E5E">
                          <w:rPr>
                            <w:spacing w:val="-2"/>
                          </w:rPr>
                          <w:t>This box is fed from a 1</w:t>
                        </w:r>
                      </w:ins>
                      <w:ins w:id="221" w:author="Sebek, Jim" w:date="2023-01-17T17:10:00Z">
                        <w:r w:rsidR="00937E5E">
                          <w:rPr>
                            <w:spacing w:val="-2"/>
                          </w:rPr>
                          <w:t xml:space="preserve">20 VDC source in the 507 </w:t>
                        </w:r>
                        <w:proofErr w:type="gramStart"/>
                        <w:r w:rsidR="00937E5E">
                          <w:rPr>
                            <w:spacing w:val="-2"/>
                          </w:rPr>
                          <w:t>substation</w:t>
                        </w:r>
                        <w:proofErr w:type="gramEnd"/>
                        <w:r w:rsidR="00937E5E">
                          <w:rPr>
                            <w:spacing w:val="-2"/>
                          </w:rPr>
                          <w:t>.  The Hoffman box distributes the 120 VDC to both HVPS1 and HVPS2.</w:t>
                        </w:r>
                      </w:ins>
                      <w:ins w:id="222" w:author="Sebek, Jim" w:date="2023-01-17T17:11:00Z">
                        <w:r w:rsidR="00937E5E">
                          <w:rPr>
                            <w:spacing w:val="-2"/>
                          </w:rPr>
                          <w:t xml:space="preserve">  </w:t>
                        </w:r>
                      </w:ins>
                      <w:r>
                        <w:t>The</w:t>
                      </w:r>
                      <w:r>
                        <w:rPr>
                          <w:spacing w:val="-2"/>
                        </w:rPr>
                        <w:t xml:space="preserve"> </w:t>
                      </w:r>
                      <w:r>
                        <w:t>breakers</w:t>
                      </w:r>
                      <w:r>
                        <w:rPr>
                          <w:spacing w:val="-2"/>
                        </w:rPr>
                        <w:t xml:space="preserve"> </w:t>
                      </w:r>
                      <w:r>
                        <w:t>that</w:t>
                      </w:r>
                      <w:r>
                        <w:rPr>
                          <w:spacing w:val="-2"/>
                        </w:rPr>
                        <w:t xml:space="preserve"> </w:t>
                      </w:r>
                      <w:r>
                        <w:t>interrupt</w:t>
                      </w:r>
                      <w:r>
                        <w:rPr>
                          <w:spacing w:val="-2"/>
                        </w:rPr>
                        <w:t xml:space="preserve"> </w:t>
                      </w:r>
                      <w:r>
                        <w:t>the</w:t>
                      </w:r>
                      <w:r>
                        <w:rPr>
                          <w:spacing w:val="-2"/>
                        </w:rPr>
                        <w:t xml:space="preserve"> </w:t>
                      </w:r>
                      <w:r>
                        <w:t>positive</w:t>
                      </w:r>
                      <w:r>
                        <w:rPr>
                          <w:spacing w:val="-2"/>
                        </w:rPr>
                        <w:t xml:space="preserve"> </w:t>
                      </w:r>
                      <w:r>
                        <w:t xml:space="preserve">and negative leads </w:t>
                      </w:r>
                      <w:ins w:id="223" w:author="Sebek, Jim" w:date="2023-01-17T17:15:00Z">
                        <w:r w:rsidR="00937E5E">
                          <w:t>from SUB</w:t>
                        </w:r>
                      </w:ins>
                      <w:ins w:id="224" w:author="Sebek, Jim" w:date="2023-01-17T17:16:00Z">
                        <w:r w:rsidR="00937E5E">
                          <w:t xml:space="preserve">507 are on the left, the breakers that interrupt the positive and negative leads </w:t>
                        </w:r>
                      </w:ins>
                      <w:r>
                        <w:t>of the circuit for</w:t>
                      </w:r>
                      <w:del w:id="225" w:author="Sebek, Jim" w:date="2023-01-17T17:09:00Z">
                        <w:r w:rsidDel="00937E5E">
                          <w:delText xml:space="preserve"> the</w:delText>
                        </w:r>
                      </w:del>
                      <w:del w:id="226" w:author="Sebek, Jim" w:date="2023-01-17T17:16:00Z">
                        <w:r w:rsidDel="00937E5E">
                          <w:delText xml:space="preserve"> Spear</w:delText>
                        </w:r>
                      </w:del>
                      <w:r>
                        <w:t xml:space="preserve"> HVPS</w:t>
                      </w:r>
                      <w:del w:id="227" w:author="Sebek, Jim" w:date="2023-01-17T17:09:00Z">
                        <w:r w:rsidDel="00937E5E">
                          <w:delText xml:space="preserve"> </w:delText>
                        </w:r>
                      </w:del>
                      <w:ins w:id="228" w:author="Sebek, Jim" w:date="2023-01-17T17:16:00Z">
                        <w:r w:rsidR="00937E5E">
                          <w:t xml:space="preserve">2 are in the middle, and the breakers that interrupt the </w:t>
                        </w:r>
                        <w:r w:rsidR="005449B0">
                          <w:t>positive and negative leads of the circui</w:t>
                        </w:r>
                      </w:ins>
                      <w:ins w:id="229" w:author="Sebek, Jim" w:date="2023-01-17T17:17:00Z">
                        <w:r w:rsidR="005449B0">
                          <w:t>t for HVPS1</w:t>
                        </w:r>
                      </w:ins>
                      <w:del w:id="230" w:author="Sebek, Jim" w:date="2023-01-17T17:16:00Z">
                        <w:r w:rsidDel="00937E5E">
                          <w:delText>1</w:delText>
                        </w:r>
                      </w:del>
                      <w:r>
                        <w:t xml:space="preserve"> are on the right.</w:t>
                      </w:r>
                      <w:r>
                        <w:rPr>
                          <w:spacing w:val="40"/>
                        </w:rPr>
                        <w:t xml:space="preserve"> </w:t>
                      </w:r>
                      <w:r>
                        <w:t>The</w:t>
                      </w:r>
                      <w:del w:id="231" w:author="Sebek, Jim" w:date="2023-01-17T17:17:00Z">
                        <w:r w:rsidDel="005449B0">
                          <w:delText>se</w:delText>
                        </w:r>
                      </w:del>
                      <w:ins w:id="232" w:author="Sebek, Jim" w:date="2023-01-17T17:17:00Z">
                        <w:r w:rsidR="005449B0">
                          <w:t xml:space="preserve"> breakers for HVPS1</w:t>
                        </w:r>
                      </w:ins>
                      <w:del w:id="233" w:author="Sebek, Jim" w:date="2023-01-17T17:17:00Z">
                        <w:r w:rsidDel="005449B0">
                          <w:delText xml:space="preserve"> breakers</w:delText>
                        </w:r>
                      </w:del>
                      <w:r>
                        <w:t xml:space="preserve"> need to be opened</w:t>
                      </w:r>
                      <w:ins w:id="234" w:author="Sebek, Jim" w:date="2023-01-17T17:17:00Z">
                        <w:r w:rsidR="005449B0">
                          <w:t xml:space="preserve">.  </w:t>
                        </w:r>
                      </w:ins>
                      <w:r>
                        <w:t xml:space="preserve"> </w:t>
                      </w:r>
                      <w:ins w:id="235" w:author="Sebek, Jim" w:date="2023-01-17T17:33:00Z">
                        <w:r w:rsidR="006121D7">
                          <w:t>In the photograph to the left</w:t>
                        </w:r>
                      </w:ins>
                      <w:ins w:id="236" w:author="Sebek, Jim" w:date="2023-01-17T17:34:00Z">
                        <w:r w:rsidR="006121D7">
                          <w:t>, the breakers for HVPS1 are open (blue arrow).  One can verify that no voltage is on the load side of the breaker by measuring the contacts at the bottom of the breaker</w:t>
                        </w:r>
                      </w:ins>
                      <w:ins w:id="237" w:author="Sebek, Jim" w:date="2023-01-17T17:35:00Z">
                        <w:r w:rsidR="006121D7">
                          <w:t>s (red arrows).  After zero voltage is verified, secure the Hoffman box by means of your personal</w:t>
                        </w:r>
                      </w:ins>
                      <w:del w:id="238" w:author="Sebek, Jim" w:date="2023-01-17T17:35:00Z">
                        <w:r w:rsidDel="006121D7">
                          <w:delText>and then</w:delText>
                        </w:r>
                        <w:r w:rsidDel="006121D7">
                          <w:rPr>
                            <w:spacing w:val="40"/>
                          </w:rPr>
                          <w:delText xml:space="preserve"> </w:delText>
                        </w:r>
                        <w:r w:rsidDel="006121D7">
                          <w:delText>the box needs to be secured by means of</w:delText>
                        </w:r>
                      </w:del>
                      <w:r>
                        <w:t xml:space="preserve"> lock and tag.</w:t>
                      </w:r>
                    </w:p>
                  </w:txbxContent>
                </v:textbox>
                <w10:wrap type="topAndBottom" anchorx="page"/>
              </v:shape>
            </w:pict>
          </mc:Fallback>
        </mc:AlternateContent>
      </w:r>
    </w:p>
    <w:p w14:paraId="208B771C" w14:textId="62191E47" w:rsidR="00832B82" w:rsidRDefault="00832B82">
      <w:pPr>
        <w:pStyle w:val="BodyText"/>
        <w:spacing w:before="7"/>
        <w:rPr>
          <w:sz w:val="17"/>
        </w:rPr>
      </w:pPr>
    </w:p>
    <w:p w14:paraId="216538A0" w14:textId="77777777" w:rsidR="00832B82" w:rsidRDefault="00832B82">
      <w:pPr>
        <w:rPr>
          <w:sz w:val="17"/>
        </w:rPr>
        <w:sectPr w:rsidR="00832B82">
          <w:pgSz w:w="12240" w:h="15840"/>
          <w:pgMar w:top="1340" w:right="320" w:bottom="920" w:left="300" w:header="727" w:footer="738" w:gutter="0"/>
          <w:cols w:space="720"/>
        </w:sectPr>
      </w:pPr>
    </w:p>
    <w:p w14:paraId="433A2898" w14:textId="77777777" w:rsidR="00832B82" w:rsidRDefault="00832B82">
      <w:pPr>
        <w:pStyle w:val="BodyText"/>
        <w:rPr>
          <w:sz w:val="20"/>
        </w:rPr>
      </w:pPr>
    </w:p>
    <w:p w14:paraId="29341A39" w14:textId="77777777" w:rsidR="00832B82" w:rsidRDefault="00832B82">
      <w:pPr>
        <w:pStyle w:val="BodyText"/>
        <w:rPr>
          <w:sz w:val="20"/>
        </w:rPr>
      </w:pPr>
    </w:p>
    <w:p w14:paraId="4EDECFBA" w14:textId="77777777" w:rsidR="00832B82" w:rsidRDefault="00832B82">
      <w:pPr>
        <w:pStyle w:val="BodyText"/>
        <w:spacing w:before="6"/>
        <w:rPr>
          <w:sz w:val="16"/>
        </w:r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605"/>
        <w:gridCol w:w="2367"/>
        <w:gridCol w:w="2252"/>
        <w:gridCol w:w="3150"/>
      </w:tblGrid>
      <w:tr w:rsidR="00832B82" w14:paraId="316849E2" w14:textId="77777777">
        <w:trPr>
          <w:trHeight w:val="728"/>
        </w:trPr>
        <w:tc>
          <w:tcPr>
            <w:tcW w:w="11374" w:type="dxa"/>
            <w:gridSpan w:val="4"/>
            <w:shd w:val="clear" w:color="auto" w:fill="CDCDCD"/>
          </w:tcPr>
          <w:p w14:paraId="54D3F64D" w14:textId="77777777" w:rsidR="00832B82" w:rsidRDefault="00832B82">
            <w:pPr>
              <w:pStyle w:val="TableParagraph"/>
              <w:spacing w:before="1"/>
              <w:rPr>
                <w:sz w:val="31"/>
              </w:rPr>
            </w:pPr>
          </w:p>
          <w:p w14:paraId="629CB8BE" w14:textId="77777777" w:rsidR="00832B82" w:rsidRDefault="00000000">
            <w:pPr>
              <w:pStyle w:val="TableParagraph"/>
              <w:spacing w:line="351" w:lineRule="exact"/>
              <w:ind w:left="472"/>
              <w:rPr>
                <w:sz w:val="32"/>
              </w:rPr>
            </w:pPr>
            <w:r>
              <w:rPr>
                <w:sz w:val="32"/>
              </w:rPr>
              <w:t>D.</w:t>
            </w:r>
            <w:r>
              <w:rPr>
                <w:spacing w:val="13"/>
                <w:sz w:val="32"/>
              </w:rPr>
              <w:t xml:space="preserve"> </w:t>
            </w:r>
            <w:bookmarkStart w:id="239" w:name="D._Hazardous_Energy_Assessment"/>
            <w:bookmarkEnd w:id="239"/>
            <w:r>
              <w:rPr>
                <w:sz w:val="32"/>
              </w:rPr>
              <w:t>Hazardous</w:t>
            </w:r>
            <w:r>
              <w:rPr>
                <w:spacing w:val="-7"/>
                <w:sz w:val="32"/>
              </w:rPr>
              <w:t xml:space="preserve"> </w:t>
            </w:r>
            <w:r>
              <w:rPr>
                <w:sz w:val="32"/>
              </w:rPr>
              <w:t>Energy</w:t>
            </w:r>
            <w:r>
              <w:rPr>
                <w:spacing w:val="-8"/>
                <w:sz w:val="32"/>
              </w:rPr>
              <w:t xml:space="preserve"> </w:t>
            </w:r>
            <w:r>
              <w:rPr>
                <w:spacing w:val="-2"/>
                <w:sz w:val="32"/>
              </w:rPr>
              <w:t>Assessment</w:t>
            </w:r>
          </w:p>
        </w:tc>
      </w:tr>
      <w:tr w:rsidR="00832B82" w14:paraId="34436DDD" w14:textId="77777777">
        <w:trPr>
          <w:trHeight w:val="1268"/>
        </w:trPr>
        <w:tc>
          <w:tcPr>
            <w:tcW w:w="11374" w:type="dxa"/>
            <w:gridSpan w:val="4"/>
            <w:tcBorders>
              <w:bottom w:val="single" w:sz="6" w:space="0" w:color="000000"/>
            </w:tcBorders>
          </w:tcPr>
          <w:p w14:paraId="08E73C6B" w14:textId="77777777" w:rsidR="00832B82" w:rsidRDefault="00000000">
            <w:pPr>
              <w:pStyle w:val="TableParagraph"/>
              <w:spacing w:before="64" w:line="244" w:lineRule="auto"/>
              <w:ind w:left="184" w:right="106"/>
            </w:pPr>
            <w:r>
              <w:t xml:space="preserve">Evaluate the equipment for all hazardous potential energy sources in accordance with the Hazard Analysis </w:t>
            </w:r>
            <w:proofErr w:type="gramStart"/>
            <w:r>
              <w:t>Procedure, and</w:t>
            </w:r>
            <w:proofErr w:type="gramEnd"/>
            <w:r>
              <w:t xml:space="preserve"> check the left hand box if present. For each, describe the type and magnitude/type, danger zone (the part(s) of the equipment where the energy is found), and isolation points. Insert additional rows as needed to completely describe all sources to be controlled.</w:t>
            </w:r>
          </w:p>
          <w:p w14:paraId="2A059C21" w14:textId="77777777" w:rsidR="00832B82" w:rsidRDefault="00000000">
            <w:pPr>
              <w:pStyle w:val="TableParagraph"/>
              <w:spacing w:before="118"/>
              <w:ind w:left="183"/>
            </w:pPr>
            <w:r>
              <w:t>Note:</w:t>
            </w:r>
            <w:r>
              <w:rPr>
                <w:spacing w:val="-3"/>
              </w:rPr>
              <w:t xml:space="preserve"> </w:t>
            </w:r>
            <w:r>
              <w:t>describe</w:t>
            </w:r>
            <w:r>
              <w:rPr>
                <w:spacing w:val="-1"/>
              </w:rPr>
              <w:t xml:space="preserve"> </w:t>
            </w:r>
            <w:r>
              <w:t>in Section</w:t>
            </w:r>
            <w:r>
              <w:rPr>
                <w:spacing w:val="-1"/>
              </w:rPr>
              <w:t xml:space="preserve"> </w:t>
            </w:r>
            <w:r>
              <w:t>F</w:t>
            </w:r>
            <w:r>
              <w:rPr>
                <w:spacing w:val="-1"/>
              </w:rPr>
              <w:t xml:space="preserve"> </w:t>
            </w:r>
            <w:r>
              <w:t>how</w:t>
            </w:r>
            <w:r>
              <w:rPr>
                <w:spacing w:val="-2"/>
              </w:rPr>
              <w:t xml:space="preserve"> </w:t>
            </w:r>
            <w:r>
              <w:t>to</w:t>
            </w:r>
            <w:r>
              <w:rPr>
                <w:spacing w:val="-1"/>
              </w:rPr>
              <w:t xml:space="preserve"> </w:t>
            </w:r>
            <w:r>
              <w:t>control each</w:t>
            </w:r>
            <w:r>
              <w:rPr>
                <w:spacing w:val="-1"/>
              </w:rPr>
              <w:t xml:space="preserve"> </w:t>
            </w:r>
            <w:r>
              <w:t>identified hazardous</w:t>
            </w:r>
            <w:r>
              <w:rPr>
                <w:spacing w:val="-1"/>
              </w:rPr>
              <w:t xml:space="preserve"> </w:t>
            </w:r>
            <w:r>
              <w:t xml:space="preserve">energy </w:t>
            </w:r>
            <w:r>
              <w:rPr>
                <w:spacing w:val="-2"/>
              </w:rPr>
              <w:t>source.</w:t>
            </w:r>
          </w:p>
        </w:tc>
      </w:tr>
      <w:tr w:rsidR="00832B82" w14:paraId="74CBB195" w14:textId="77777777">
        <w:trPr>
          <w:trHeight w:val="352"/>
        </w:trPr>
        <w:tc>
          <w:tcPr>
            <w:tcW w:w="3605" w:type="dxa"/>
            <w:tcBorders>
              <w:top w:val="single" w:sz="6" w:space="0" w:color="000000"/>
              <w:bottom w:val="single" w:sz="6" w:space="0" w:color="000000"/>
              <w:right w:val="single" w:sz="6" w:space="0" w:color="000000"/>
            </w:tcBorders>
          </w:tcPr>
          <w:p w14:paraId="19DA82E4" w14:textId="77777777" w:rsidR="00832B82" w:rsidRDefault="00000000">
            <w:pPr>
              <w:pStyle w:val="TableParagraph"/>
              <w:spacing w:before="59"/>
              <w:ind w:left="179"/>
              <w:rPr>
                <w:b/>
                <w:sz w:val="20"/>
              </w:rPr>
            </w:pPr>
            <w:r>
              <w:rPr>
                <w:b/>
                <w:sz w:val="20"/>
              </w:rPr>
              <w:t>Types</w:t>
            </w:r>
            <w:r>
              <w:rPr>
                <w:b/>
                <w:spacing w:val="-2"/>
                <w:sz w:val="20"/>
              </w:rPr>
              <w:t xml:space="preserve"> </w:t>
            </w:r>
            <w:r>
              <w:rPr>
                <w:b/>
                <w:sz w:val="20"/>
              </w:rPr>
              <w:t>of</w:t>
            </w:r>
            <w:r>
              <w:rPr>
                <w:b/>
                <w:spacing w:val="-2"/>
                <w:sz w:val="20"/>
              </w:rPr>
              <w:t xml:space="preserve"> Energy</w:t>
            </w:r>
          </w:p>
        </w:tc>
        <w:tc>
          <w:tcPr>
            <w:tcW w:w="2367" w:type="dxa"/>
            <w:tcBorders>
              <w:top w:val="single" w:sz="6" w:space="0" w:color="000000"/>
              <w:left w:val="single" w:sz="6" w:space="0" w:color="000000"/>
              <w:bottom w:val="single" w:sz="6" w:space="0" w:color="000000"/>
              <w:right w:val="single" w:sz="6" w:space="0" w:color="000000"/>
            </w:tcBorders>
          </w:tcPr>
          <w:p w14:paraId="6EDC22DE" w14:textId="77777777" w:rsidR="00832B82" w:rsidRDefault="00000000">
            <w:pPr>
              <w:pStyle w:val="TableParagraph"/>
              <w:spacing w:before="59"/>
              <w:ind w:left="186"/>
              <w:rPr>
                <w:b/>
                <w:sz w:val="20"/>
              </w:rPr>
            </w:pPr>
            <w:r>
              <w:rPr>
                <w:b/>
                <w:sz w:val="20"/>
              </w:rPr>
              <w:t>Type</w:t>
            </w:r>
            <w:r>
              <w:rPr>
                <w:b/>
                <w:spacing w:val="-2"/>
                <w:sz w:val="20"/>
              </w:rPr>
              <w:t xml:space="preserve"> </w:t>
            </w:r>
            <w:r>
              <w:rPr>
                <w:b/>
                <w:sz w:val="20"/>
              </w:rPr>
              <w:t>/</w:t>
            </w:r>
            <w:r>
              <w:rPr>
                <w:b/>
                <w:spacing w:val="-1"/>
                <w:sz w:val="20"/>
              </w:rPr>
              <w:t xml:space="preserve"> </w:t>
            </w:r>
            <w:r>
              <w:rPr>
                <w:b/>
                <w:spacing w:val="-2"/>
                <w:sz w:val="20"/>
              </w:rPr>
              <w:t>Magnitude</w:t>
            </w:r>
          </w:p>
        </w:tc>
        <w:tc>
          <w:tcPr>
            <w:tcW w:w="2252" w:type="dxa"/>
            <w:tcBorders>
              <w:top w:val="single" w:sz="6" w:space="0" w:color="000000"/>
              <w:left w:val="single" w:sz="6" w:space="0" w:color="000000"/>
              <w:bottom w:val="single" w:sz="6" w:space="0" w:color="000000"/>
              <w:right w:val="single" w:sz="6" w:space="0" w:color="000000"/>
            </w:tcBorders>
          </w:tcPr>
          <w:p w14:paraId="0E3287C7" w14:textId="77777777" w:rsidR="00832B82" w:rsidRDefault="00000000">
            <w:pPr>
              <w:pStyle w:val="TableParagraph"/>
              <w:spacing w:before="59"/>
              <w:ind w:left="186"/>
              <w:rPr>
                <w:b/>
                <w:sz w:val="20"/>
              </w:rPr>
            </w:pPr>
            <w:r>
              <w:rPr>
                <w:b/>
                <w:sz w:val="20"/>
              </w:rPr>
              <w:t>Danger</w:t>
            </w:r>
            <w:r>
              <w:rPr>
                <w:b/>
                <w:spacing w:val="-7"/>
                <w:sz w:val="20"/>
              </w:rPr>
              <w:t xml:space="preserve"> </w:t>
            </w:r>
            <w:r>
              <w:rPr>
                <w:b/>
                <w:spacing w:val="-4"/>
                <w:sz w:val="20"/>
              </w:rPr>
              <w:t>Zone</w:t>
            </w:r>
          </w:p>
        </w:tc>
        <w:tc>
          <w:tcPr>
            <w:tcW w:w="3150" w:type="dxa"/>
            <w:tcBorders>
              <w:top w:val="single" w:sz="6" w:space="0" w:color="000000"/>
              <w:left w:val="single" w:sz="6" w:space="0" w:color="000000"/>
              <w:bottom w:val="single" w:sz="6" w:space="0" w:color="000000"/>
            </w:tcBorders>
          </w:tcPr>
          <w:p w14:paraId="438F8AC6" w14:textId="77777777" w:rsidR="00832B82" w:rsidRDefault="00000000">
            <w:pPr>
              <w:pStyle w:val="TableParagraph"/>
              <w:spacing w:before="59"/>
              <w:ind w:left="185"/>
              <w:rPr>
                <w:b/>
                <w:sz w:val="20"/>
              </w:rPr>
            </w:pPr>
            <w:r>
              <w:rPr>
                <w:b/>
                <w:sz w:val="20"/>
              </w:rPr>
              <w:t>Isolation</w:t>
            </w:r>
            <w:r>
              <w:rPr>
                <w:b/>
                <w:spacing w:val="-4"/>
                <w:sz w:val="20"/>
              </w:rPr>
              <w:t xml:space="preserve"> </w:t>
            </w:r>
            <w:r>
              <w:rPr>
                <w:b/>
                <w:spacing w:val="-2"/>
                <w:sz w:val="20"/>
              </w:rPr>
              <w:t>Point(s)</w:t>
            </w:r>
          </w:p>
        </w:tc>
      </w:tr>
      <w:tr w:rsidR="00832B82" w14:paraId="29A17F68" w14:textId="77777777">
        <w:trPr>
          <w:trHeight w:val="378"/>
        </w:trPr>
        <w:tc>
          <w:tcPr>
            <w:tcW w:w="3605" w:type="dxa"/>
            <w:tcBorders>
              <w:top w:val="single" w:sz="6" w:space="0" w:color="000000"/>
              <w:bottom w:val="single" w:sz="6" w:space="0" w:color="000000"/>
              <w:right w:val="single" w:sz="6" w:space="0" w:color="000000"/>
            </w:tcBorders>
          </w:tcPr>
          <w:p w14:paraId="4568914C" w14:textId="77777777" w:rsidR="00832B82" w:rsidRDefault="00000000">
            <w:pPr>
              <w:pStyle w:val="TableParagraph"/>
              <w:spacing w:before="62"/>
              <w:ind w:left="179"/>
            </w:pPr>
            <w:r>
              <w:rPr>
                <w:b/>
              </w:rPr>
              <w:t>A.</w:t>
            </w:r>
            <w:r>
              <w:rPr>
                <w:b/>
                <w:spacing w:val="37"/>
              </w:rPr>
              <w:t xml:space="preserve">  </w:t>
            </w:r>
            <w:r>
              <w:rPr>
                <w:b/>
              </w:rPr>
              <w:t>Electrical</w:t>
            </w:r>
            <w:r>
              <w:rPr>
                <w:b/>
                <w:spacing w:val="1"/>
              </w:rPr>
              <w:t xml:space="preserve"> </w:t>
            </w:r>
            <w:r>
              <w:t>–</w:t>
            </w:r>
            <w:r>
              <w:rPr>
                <w:spacing w:val="-1"/>
              </w:rPr>
              <w:t xml:space="preserve"> </w:t>
            </w:r>
            <w:r>
              <w:t>low</w:t>
            </w:r>
            <w:r>
              <w:rPr>
                <w:spacing w:val="-2"/>
              </w:rPr>
              <w:t xml:space="preserve"> </w:t>
            </w:r>
            <w:r>
              <w:t>voltage</w:t>
            </w:r>
            <w:r>
              <w:rPr>
                <w:spacing w:val="-1"/>
              </w:rPr>
              <w:t xml:space="preserve"> </w:t>
            </w:r>
            <w:r>
              <w:t>(&lt;50</w:t>
            </w:r>
            <w:r>
              <w:rPr>
                <w:spacing w:val="-1"/>
              </w:rPr>
              <w:t xml:space="preserve"> </w:t>
            </w:r>
            <w:r>
              <w:rPr>
                <w:spacing w:val="-5"/>
              </w:rPr>
              <w:t>V)</w:t>
            </w:r>
          </w:p>
        </w:tc>
        <w:tc>
          <w:tcPr>
            <w:tcW w:w="2367" w:type="dxa"/>
            <w:tcBorders>
              <w:top w:val="single" w:sz="6" w:space="0" w:color="000000"/>
              <w:left w:val="single" w:sz="6" w:space="0" w:color="000000"/>
              <w:bottom w:val="single" w:sz="6" w:space="0" w:color="000000"/>
              <w:right w:val="single" w:sz="6" w:space="0" w:color="000000"/>
            </w:tcBorders>
          </w:tcPr>
          <w:p w14:paraId="579AE74D" w14:textId="77777777" w:rsidR="00832B82" w:rsidRDefault="00000000">
            <w:pPr>
              <w:pStyle w:val="TableParagraph"/>
              <w:spacing w:before="62"/>
              <w:ind w:left="186"/>
            </w:pPr>
            <w:r>
              <w:rPr>
                <w:spacing w:val="-5"/>
              </w:rPr>
              <w:t>N/A</w:t>
            </w:r>
          </w:p>
        </w:tc>
        <w:tc>
          <w:tcPr>
            <w:tcW w:w="2252" w:type="dxa"/>
            <w:tcBorders>
              <w:top w:val="single" w:sz="6" w:space="0" w:color="000000"/>
              <w:left w:val="single" w:sz="6" w:space="0" w:color="000000"/>
              <w:bottom w:val="single" w:sz="6" w:space="0" w:color="000000"/>
              <w:right w:val="single" w:sz="6" w:space="0" w:color="000000"/>
            </w:tcBorders>
          </w:tcPr>
          <w:p w14:paraId="6CA854E1" w14:textId="77777777" w:rsidR="00832B82" w:rsidRDefault="00000000">
            <w:pPr>
              <w:pStyle w:val="TableParagraph"/>
              <w:spacing w:before="62"/>
              <w:ind w:left="186"/>
            </w:pPr>
            <w:r>
              <w:rPr>
                <w:spacing w:val="-5"/>
              </w:rPr>
              <w:t>N/A</w:t>
            </w:r>
          </w:p>
        </w:tc>
        <w:tc>
          <w:tcPr>
            <w:tcW w:w="3150" w:type="dxa"/>
            <w:tcBorders>
              <w:top w:val="single" w:sz="6" w:space="0" w:color="000000"/>
              <w:left w:val="single" w:sz="6" w:space="0" w:color="000000"/>
              <w:bottom w:val="single" w:sz="6" w:space="0" w:color="000000"/>
            </w:tcBorders>
          </w:tcPr>
          <w:p w14:paraId="10CD28C3" w14:textId="77777777" w:rsidR="00832B82" w:rsidRDefault="00000000">
            <w:pPr>
              <w:pStyle w:val="TableParagraph"/>
              <w:spacing w:before="62"/>
              <w:ind w:left="185"/>
            </w:pPr>
            <w:r>
              <w:rPr>
                <w:spacing w:val="-5"/>
              </w:rPr>
              <w:t>N/A</w:t>
            </w:r>
          </w:p>
        </w:tc>
      </w:tr>
      <w:tr w:rsidR="00832B82" w14:paraId="4E890A41" w14:textId="77777777">
        <w:trPr>
          <w:trHeight w:val="3544"/>
        </w:trPr>
        <w:tc>
          <w:tcPr>
            <w:tcW w:w="3605" w:type="dxa"/>
            <w:tcBorders>
              <w:top w:val="single" w:sz="6" w:space="0" w:color="000000"/>
              <w:bottom w:val="single" w:sz="6" w:space="0" w:color="000000"/>
              <w:right w:val="single" w:sz="6" w:space="0" w:color="000000"/>
            </w:tcBorders>
          </w:tcPr>
          <w:p w14:paraId="33A185F5" w14:textId="77777777" w:rsidR="00832B82" w:rsidRDefault="00832B82">
            <w:pPr>
              <w:pStyle w:val="TableParagraph"/>
              <w:rPr>
                <w:sz w:val="24"/>
              </w:rPr>
            </w:pPr>
          </w:p>
          <w:p w14:paraId="569CE54A" w14:textId="77777777" w:rsidR="00832B82" w:rsidRDefault="00832B82">
            <w:pPr>
              <w:pStyle w:val="TableParagraph"/>
              <w:rPr>
                <w:sz w:val="24"/>
              </w:rPr>
            </w:pPr>
          </w:p>
          <w:p w14:paraId="5C152731" w14:textId="77777777" w:rsidR="00832B82" w:rsidRDefault="00832B82">
            <w:pPr>
              <w:pStyle w:val="TableParagraph"/>
              <w:rPr>
                <w:sz w:val="24"/>
              </w:rPr>
            </w:pPr>
          </w:p>
          <w:p w14:paraId="328D5E70" w14:textId="77777777" w:rsidR="00832B82" w:rsidRDefault="00832B82">
            <w:pPr>
              <w:pStyle w:val="TableParagraph"/>
              <w:rPr>
                <w:sz w:val="24"/>
              </w:rPr>
            </w:pPr>
          </w:p>
          <w:p w14:paraId="746CCE25" w14:textId="77777777" w:rsidR="00832B82" w:rsidRDefault="00832B82">
            <w:pPr>
              <w:pStyle w:val="TableParagraph"/>
              <w:rPr>
                <w:sz w:val="24"/>
              </w:rPr>
            </w:pPr>
          </w:p>
          <w:p w14:paraId="0D2D4B05" w14:textId="77777777" w:rsidR="00832B82" w:rsidRDefault="00832B82">
            <w:pPr>
              <w:pStyle w:val="TableParagraph"/>
              <w:spacing w:before="5"/>
              <w:rPr>
                <w:sz w:val="23"/>
              </w:rPr>
            </w:pPr>
          </w:p>
          <w:p w14:paraId="1DA3AFBF" w14:textId="77777777" w:rsidR="00832B82" w:rsidRDefault="00000000">
            <w:pPr>
              <w:pStyle w:val="TableParagraph"/>
              <w:ind w:left="179"/>
            </w:pPr>
            <w:r>
              <w:rPr>
                <w:b/>
              </w:rPr>
              <w:t>B.</w:t>
            </w:r>
            <w:r>
              <w:rPr>
                <w:b/>
                <w:spacing w:val="37"/>
              </w:rPr>
              <w:t xml:space="preserve">  </w:t>
            </w:r>
            <w:r>
              <w:rPr>
                <w:b/>
              </w:rPr>
              <w:t>Electrical</w:t>
            </w:r>
            <w:r>
              <w:rPr>
                <w:b/>
                <w:spacing w:val="1"/>
              </w:rPr>
              <w:t xml:space="preserve"> </w:t>
            </w:r>
            <w:r>
              <w:t>–</w:t>
            </w:r>
            <w:r>
              <w:rPr>
                <w:spacing w:val="-1"/>
              </w:rPr>
              <w:t xml:space="preserve"> </w:t>
            </w:r>
            <w:r>
              <w:t>low</w:t>
            </w:r>
            <w:r>
              <w:rPr>
                <w:spacing w:val="-1"/>
              </w:rPr>
              <w:t xml:space="preserve"> </w:t>
            </w:r>
            <w:r>
              <w:t>voltage</w:t>
            </w:r>
            <w:r>
              <w:rPr>
                <w:spacing w:val="-1"/>
              </w:rPr>
              <w:t xml:space="preserve"> </w:t>
            </w:r>
            <w:r>
              <w:t>(50-600</w:t>
            </w:r>
            <w:r>
              <w:rPr>
                <w:spacing w:val="-1"/>
              </w:rPr>
              <w:t xml:space="preserve"> </w:t>
            </w:r>
            <w:r>
              <w:rPr>
                <w:spacing w:val="-5"/>
              </w:rPr>
              <w:t>V)</w:t>
            </w:r>
          </w:p>
        </w:tc>
        <w:tc>
          <w:tcPr>
            <w:tcW w:w="2367" w:type="dxa"/>
            <w:tcBorders>
              <w:top w:val="single" w:sz="6" w:space="0" w:color="000000"/>
              <w:left w:val="single" w:sz="6" w:space="0" w:color="000000"/>
              <w:bottom w:val="single" w:sz="6" w:space="0" w:color="000000"/>
              <w:right w:val="single" w:sz="6" w:space="0" w:color="000000"/>
            </w:tcBorders>
          </w:tcPr>
          <w:p w14:paraId="2B99FD51" w14:textId="0EBCFC45" w:rsidR="00832B82" w:rsidRDefault="00000000">
            <w:pPr>
              <w:pStyle w:val="TableParagraph"/>
              <w:spacing w:before="139"/>
              <w:ind w:left="114"/>
            </w:pPr>
            <w:r>
              <w:t xml:space="preserve">120 </w:t>
            </w:r>
            <w:proofErr w:type="gramStart"/>
            <w:r>
              <w:rPr>
                <w:spacing w:val="-5"/>
              </w:rPr>
              <w:t>V</w:t>
            </w:r>
            <w:ins w:id="240" w:author="Sebek, Jim" w:date="2023-01-17T17:36:00Z">
              <w:r w:rsidR="00E86DBB">
                <w:rPr>
                  <w:spacing w:val="-5"/>
                </w:rPr>
                <w:t>AC</w:t>
              </w:r>
            </w:ins>
            <w:proofErr w:type="gramEnd"/>
            <w:del w:id="241" w:author="Sebek, Jim" w:date="2023-01-17T17:36:00Z">
              <w:r w:rsidDel="00E86DBB">
                <w:rPr>
                  <w:spacing w:val="-5"/>
                </w:rPr>
                <w:delText>ac</w:delText>
              </w:r>
            </w:del>
          </w:p>
          <w:p w14:paraId="4D97D87A" w14:textId="77777777" w:rsidR="00832B82" w:rsidRDefault="00832B82">
            <w:pPr>
              <w:pStyle w:val="TableParagraph"/>
              <w:rPr>
                <w:sz w:val="24"/>
              </w:rPr>
            </w:pPr>
          </w:p>
          <w:p w14:paraId="5558A82C" w14:textId="77777777" w:rsidR="00832B82" w:rsidRDefault="00832B82">
            <w:pPr>
              <w:pStyle w:val="TableParagraph"/>
              <w:rPr>
                <w:sz w:val="24"/>
              </w:rPr>
            </w:pPr>
          </w:p>
          <w:p w14:paraId="45387062" w14:textId="77777777" w:rsidR="00832B82" w:rsidRDefault="00832B82">
            <w:pPr>
              <w:pStyle w:val="TableParagraph"/>
              <w:rPr>
                <w:sz w:val="24"/>
              </w:rPr>
            </w:pPr>
          </w:p>
          <w:p w14:paraId="213C359F" w14:textId="77777777" w:rsidR="00832B82" w:rsidRDefault="00832B82">
            <w:pPr>
              <w:pStyle w:val="TableParagraph"/>
              <w:rPr>
                <w:sz w:val="24"/>
              </w:rPr>
            </w:pPr>
          </w:p>
          <w:p w14:paraId="1DE1DC52" w14:textId="37140D89" w:rsidR="00832B82" w:rsidRDefault="00000000">
            <w:pPr>
              <w:pStyle w:val="TableParagraph"/>
              <w:spacing w:before="153"/>
              <w:ind w:left="114"/>
            </w:pPr>
            <w:r>
              <w:rPr>
                <w:spacing w:val="-2"/>
              </w:rPr>
              <w:t>120</w:t>
            </w:r>
            <w:ins w:id="242" w:author="Sebek, Jim" w:date="2023-01-17T17:45:00Z">
              <w:r w:rsidR="00192184">
                <w:rPr>
                  <w:spacing w:val="-2"/>
                </w:rPr>
                <w:t xml:space="preserve"> </w:t>
              </w:r>
            </w:ins>
            <w:r>
              <w:rPr>
                <w:spacing w:val="-2"/>
              </w:rPr>
              <w:t>V</w:t>
            </w:r>
            <w:ins w:id="243" w:author="Sebek, Jim" w:date="2023-01-17T17:36:00Z">
              <w:r w:rsidR="00E86DBB">
                <w:rPr>
                  <w:spacing w:val="-2"/>
                </w:rPr>
                <w:t>DC</w:t>
              </w:r>
            </w:ins>
            <w:del w:id="244" w:author="Sebek, Jim" w:date="2023-01-17T17:36:00Z">
              <w:r w:rsidDel="00E86DBB">
                <w:rPr>
                  <w:spacing w:val="-2"/>
                </w:rPr>
                <w:delText>dc</w:delText>
              </w:r>
            </w:del>
          </w:p>
          <w:p w14:paraId="7CCDFB2B" w14:textId="77777777" w:rsidR="00832B82" w:rsidDel="00192184" w:rsidRDefault="00832B82">
            <w:pPr>
              <w:pStyle w:val="TableParagraph"/>
              <w:rPr>
                <w:del w:id="245" w:author="Sebek, Jim" w:date="2023-01-17T17:45:00Z"/>
                <w:sz w:val="24"/>
              </w:rPr>
            </w:pPr>
          </w:p>
          <w:p w14:paraId="0529A878" w14:textId="77777777" w:rsidR="00832B82" w:rsidDel="00192184" w:rsidRDefault="00832B82">
            <w:pPr>
              <w:pStyle w:val="TableParagraph"/>
              <w:rPr>
                <w:del w:id="246" w:author="Sebek, Jim" w:date="2023-01-17T17:45:00Z"/>
                <w:sz w:val="24"/>
              </w:rPr>
            </w:pPr>
          </w:p>
          <w:p w14:paraId="7763FC8C" w14:textId="77777777" w:rsidR="00192184" w:rsidRDefault="00192184">
            <w:pPr>
              <w:pStyle w:val="TableParagraph"/>
              <w:spacing w:before="7"/>
              <w:rPr>
                <w:sz w:val="28"/>
              </w:rPr>
            </w:pPr>
          </w:p>
          <w:p w14:paraId="7CBF9D17" w14:textId="1BD2C48D" w:rsidR="00832B82" w:rsidRDefault="00AA30A7">
            <w:pPr>
              <w:pStyle w:val="TableParagraph"/>
              <w:ind w:left="114"/>
              <w:rPr>
                <w:ins w:id="247" w:author="Sebek, Jim" w:date="2023-01-17T17:45:00Z"/>
                <w:spacing w:val="-2"/>
              </w:rPr>
            </w:pPr>
            <w:ins w:id="248" w:author="Sebek, Jim" w:date="2023-01-17T17:48:00Z">
              <w:r>
                <w:rPr>
                  <w:spacing w:val="-2"/>
                </w:rPr>
                <w:t>208</w:t>
              </w:r>
            </w:ins>
            <w:ins w:id="249" w:author="Sebek, Jim" w:date="2023-01-17T17:45:00Z">
              <w:r w:rsidR="00192184">
                <w:rPr>
                  <w:spacing w:val="-2"/>
                </w:rPr>
                <w:t xml:space="preserve"> </w:t>
              </w:r>
            </w:ins>
            <w:del w:id="250" w:author="Sebek, Jim" w:date="2023-01-17T17:45:00Z">
              <w:r w:rsidR="00000000" w:rsidDel="00192184">
                <w:rPr>
                  <w:spacing w:val="-2"/>
                </w:rPr>
                <w:delText>208</w:delText>
              </w:r>
            </w:del>
            <w:r w:rsidR="00000000">
              <w:rPr>
                <w:spacing w:val="-2"/>
              </w:rPr>
              <w:t>V</w:t>
            </w:r>
            <w:ins w:id="251" w:author="Sebek, Jim" w:date="2023-01-17T17:36:00Z">
              <w:r w:rsidR="00E86DBB">
                <w:rPr>
                  <w:spacing w:val="-2"/>
                </w:rPr>
                <w:t>AC</w:t>
              </w:r>
            </w:ins>
            <w:del w:id="252" w:author="Sebek, Jim" w:date="2023-01-17T17:36:00Z">
              <w:r w:rsidR="00000000" w:rsidDel="00E86DBB">
                <w:rPr>
                  <w:spacing w:val="-2"/>
                </w:rPr>
                <w:delText>ac</w:delText>
              </w:r>
            </w:del>
          </w:p>
          <w:p w14:paraId="32F95C25" w14:textId="77777777" w:rsidR="00192184" w:rsidRDefault="00192184">
            <w:pPr>
              <w:pStyle w:val="TableParagraph"/>
              <w:ind w:left="114"/>
              <w:rPr>
                <w:ins w:id="253" w:author="Sebek, Jim" w:date="2023-01-17T17:45:00Z"/>
                <w:spacing w:val="-2"/>
              </w:rPr>
            </w:pPr>
            <w:ins w:id="254" w:author="Sebek, Jim" w:date="2023-01-17T17:45:00Z">
              <w:r>
                <w:rPr>
                  <w:spacing w:val="-2"/>
                </w:rPr>
                <w:t xml:space="preserve">272 </w:t>
              </w:r>
              <w:proofErr w:type="gramStart"/>
              <w:r>
                <w:rPr>
                  <w:spacing w:val="-2"/>
                </w:rPr>
                <w:t>VAC</w:t>
              </w:r>
              <w:proofErr w:type="gramEnd"/>
            </w:ins>
          </w:p>
          <w:p w14:paraId="2BBDAA43" w14:textId="4E471D83" w:rsidR="00192184" w:rsidRDefault="00192184">
            <w:pPr>
              <w:pStyle w:val="TableParagraph"/>
              <w:ind w:left="114"/>
            </w:pPr>
            <w:ins w:id="255" w:author="Sebek, Jim" w:date="2023-01-17T17:45:00Z">
              <w:r>
                <w:rPr>
                  <w:spacing w:val="-2"/>
                </w:rPr>
                <w:t>350 VDC</w:t>
              </w:r>
            </w:ins>
          </w:p>
        </w:tc>
        <w:tc>
          <w:tcPr>
            <w:tcW w:w="2252" w:type="dxa"/>
            <w:tcBorders>
              <w:top w:val="single" w:sz="6" w:space="0" w:color="000000"/>
              <w:left w:val="single" w:sz="6" w:space="0" w:color="000000"/>
              <w:bottom w:val="single" w:sz="6" w:space="0" w:color="000000"/>
              <w:right w:val="single" w:sz="6" w:space="0" w:color="000000"/>
            </w:tcBorders>
          </w:tcPr>
          <w:p w14:paraId="2639964C" w14:textId="77777777" w:rsidR="00832B82" w:rsidRDefault="00000000">
            <w:pPr>
              <w:pStyle w:val="TableParagraph"/>
              <w:spacing w:before="63" w:line="244" w:lineRule="auto"/>
              <w:ind w:left="185" w:right="142"/>
              <w:jc w:val="both"/>
            </w:pPr>
            <w:r>
              <w:t>Inside Control Hoffman box, display panel box, and</w:t>
            </w:r>
            <w:r>
              <w:rPr>
                <w:spacing w:val="-7"/>
              </w:rPr>
              <w:t xml:space="preserve"> </w:t>
            </w:r>
            <w:r>
              <w:t>any</w:t>
            </w:r>
            <w:r>
              <w:rPr>
                <w:spacing w:val="-7"/>
              </w:rPr>
              <w:t xml:space="preserve"> </w:t>
            </w:r>
            <w:r>
              <w:t>access</w:t>
            </w:r>
            <w:r>
              <w:rPr>
                <w:spacing w:val="-7"/>
              </w:rPr>
              <w:t xml:space="preserve"> </w:t>
            </w:r>
            <w:r>
              <w:t>into</w:t>
            </w:r>
            <w:r>
              <w:rPr>
                <w:spacing w:val="-7"/>
              </w:rPr>
              <w:t xml:space="preserve"> </w:t>
            </w:r>
            <w:r>
              <w:t>the power supply itself.</w:t>
            </w:r>
          </w:p>
          <w:p w14:paraId="0A479FCE" w14:textId="77777777" w:rsidR="00832B82" w:rsidRDefault="00832B82">
            <w:pPr>
              <w:pStyle w:val="TableParagraph"/>
              <w:rPr>
                <w:sz w:val="24"/>
              </w:rPr>
            </w:pPr>
          </w:p>
          <w:p w14:paraId="78CA4C2B" w14:textId="77777777" w:rsidR="00832B82" w:rsidRDefault="00832B82">
            <w:pPr>
              <w:pStyle w:val="TableParagraph"/>
              <w:spacing w:before="1"/>
              <w:rPr>
                <w:sz w:val="19"/>
              </w:rPr>
            </w:pPr>
          </w:p>
          <w:p w14:paraId="03D8FF84" w14:textId="1876F710" w:rsidR="00832B82" w:rsidRDefault="00000000">
            <w:pPr>
              <w:pStyle w:val="TableParagraph"/>
              <w:spacing w:line="244" w:lineRule="auto"/>
              <w:ind w:left="185" w:right="254"/>
              <w:jc w:val="both"/>
            </w:pPr>
            <w:r>
              <w:t>Inside</w:t>
            </w:r>
            <w:ins w:id="256" w:author="Sebek, Jim" w:date="2023-01-17T17:37:00Z">
              <w:r w:rsidR="00192184">
                <w:t xml:space="preserve"> the</w:t>
              </w:r>
            </w:ins>
            <w:r>
              <w:t xml:space="preserve"> switchgear</w:t>
            </w:r>
            <w:ins w:id="257" w:author="Sebek, Jim" w:date="2023-01-18T13:33:00Z">
              <w:r w:rsidR="001D241E">
                <w:t xml:space="preserve"> and pressure relief and oil temperature in the HVPS main tank</w:t>
              </w:r>
            </w:ins>
            <w:del w:id="258" w:author="Sebek, Jim" w:date="2023-01-17T17:37:00Z">
              <w:r w:rsidDel="00192184">
                <w:delText xml:space="preserve"> and the</w:delText>
              </w:r>
              <w:r w:rsidDel="00192184">
                <w:rPr>
                  <w:spacing w:val="-1"/>
                </w:rPr>
                <w:delText xml:space="preserve"> </w:delText>
              </w:r>
              <w:r w:rsidDel="00192184">
                <w:delText>power</w:delText>
              </w:r>
              <w:r w:rsidDel="00192184">
                <w:rPr>
                  <w:spacing w:val="-2"/>
                </w:rPr>
                <w:delText xml:space="preserve"> </w:delText>
              </w:r>
              <w:r w:rsidDel="00192184">
                <w:delText xml:space="preserve">supply </w:delText>
              </w:r>
              <w:r w:rsidDel="00192184">
                <w:rPr>
                  <w:spacing w:val="-2"/>
                </w:rPr>
                <w:delText>itself</w:delText>
              </w:r>
            </w:del>
          </w:p>
          <w:p w14:paraId="36CF2207" w14:textId="77777777" w:rsidR="00832B82" w:rsidDel="00192184" w:rsidRDefault="00832B82">
            <w:pPr>
              <w:pStyle w:val="TableParagraph"/>
              <w:rPr>
                <w:del w:id="259" w:author="Sebek, Jim" w:date="2023-01-17T17:46:00Z"/>
                <w:sz w:val="24"/>
              </w:rPr>
            </w:pPr>
          </w:p>
          <w:p w14:paraId="43592D6D" w14:textId="77777777" w:rsidR="00832B82" w:rsidRDefault="00832B82">
            <w:pPr>
              <w:pStyle w:val="TableParagraph"/>
              <w:spacing w:before="2"/>
              <w:rPr>
                <w:sz w:val="19"/>
              </w:rPr>
            </w:pPr>
          </w:p>
          <w:p w14:paraId="4F3081FE" w14:textId="466977E2" w:rsidR="00832B82" w:rsidRDefault="00000000">
            <w:pPr>
              <w:pStyle w:val="TableParagraph"/>
              <w:spacing w:line="244" w:lineRule="auto"/>
              <w:ind w:left="185" w:right="204"/>
              <w:jc w:val="both"/>
            </w:pPr>
            <w:r>
              <w:t>Inside switchgear</w:t>
            </w:r>
            <w:del w:id="260" w:author="Sebek, Jim" w:date="2023-01-17T17:48:00Z">
              <w:r w:rsidDel="00AA30A7">
                <w:delText xml:space="preserve"> and</w:delText>
              </w:r>
            </w:del>
            <w:ins w:id="261" w:author="Sebek, Jim" w:date="2023-01-17T17:48:00Z">
              <w:r w:rsidR="00AA30A7">
                <w:t>,</w:t>
              </w:r>
            </w:ins>
            <w:ins w:id="262" w:author="Sebek, Jim" w:date="2023-01-17T17:46:00Z">
              <w:r w:rsidR="00192184">
                <w:rPr>
                  <w:spacing w:val="-2"/>
                </w:rPr>
                <w:t xml:space="preserve"> its</w:t>
              </w:r>
            </w:ins>
            <w:del w:id="263" w:author="Sebek, Jim" w:date="2023-01-17T17:46:00Z">
              <w:r w:rsidDel="00192184">
                <w:delText xml:space="preserve"> the</w:delText>
              </w:r>
              <w:r w:rsidDel="00192184">
                <w:rPr>
                  <w:spacing w:val="-1"/>
                </w:rPr>
                <w:delText xml:space="preserve"> </w:delText>
              </w:r>
            </w:del>
            <w:ins w:id="264" w:author="Sebek, Jim" w:date="2023-01-17T17:46:00Z">
              <w:r w:rsidR="00192184">
                <w:rPr>
                  <w:spacing w:val="-2"/>
                </w:rPr>
                <w:t xml:space="preserve"> controller</w:t>
              </w:r>
            </w:ins>
            <w:ins w:id="265" w:author="Sebek, Jim" w:date="2023-01-17T17:48:00Z">
              <w:r w:rsidR="00AA30A7">
                <w:rPr>
                  <w:spacing w:val="-2"/>
                </w:rPr>
                <w:t>, cooling fans, and the HVPS tank</w:t>
              </w:r>
            </w:ins>
            <w:del w:id="266" w:author="Sebek, Jim" w:date="2023-01-17T17:46:00Z">
              <w:r w:rsidDel="00192184">
                <w:delText>power</w:delText>
              </w:r>
              <w:r w:rsidDel="00192184">
                <w:rPr>
                  <w:spacing w:val="-2"/>
                </w:rPr>
                <w:delText xml:space="preserve"> </w:delText>
              </w:r>
              <w:r w:rsidDel="00192184">
                <w:delText xml:space="preserve">supply </w:delText>
              </w:r>
              <w:r w:rsidDel="00192184">
                <w:rPr>
                  <w:spacing w:val="-2"/>
                </w:rPr>
                <w:delText>itself</w:delText>
              </w:r>
            </w:del>
            <w:r>
              <w:rPr>
                <w:spacing w:val="-2"/>
              </w:rPr>
              <w:t>.</w:t>
            </w:r>
          </w:p>
        </w:tc>
        <w:tc>
          <w:tcPr>
            <w:tcW w:w="3150" w:type="dxa"/>
            <w:tcBorders>
              <w:top w:val="single" w:sz="6" w:space="0" w:color="000000"/>
              <w:left w:val="single" w:sz="6" w:space="0" w:color="000000"/>
              <w:bottom w:val="single" w:sz="6" w:space="0" w:color="000000"/>
            </w:tcBorders>
          </w:tcPr>
          <w:p w14:paraId="12F7CD7C" w14:textId="7EF776A6" w:rsidR="00832B82" w:rsidDel="00165909" w:rsidRDefault="00832B82">
            <w:pPr>
              <w:pStyle w:val="TableParagraph"/>
              <w:rPr>
                <w:del w:id="267" w:author="Sebek, Jim" w:date="2023-01-18T10:42:00Z"/>
                <w:sz w:val="24"/>
              </w:rPr>
            </w:pPr>
          </w:p>
          <w:p w14:paraId="4792CA37" w14:textId="2852E4B5" w:rsidR="00832B82" w:rsidDel="00165909" w:rsidRDefault="00832B82">
            <w:pPr>
              <w:pStyle w:val="TableParagraph"/>
              <w:spacing w:before="9"/>
              <w:rPr>
                <w:del w:id="268" w:author="Sebek, Jim" w:date="2023-01-18T10:42:00Z"/>
                <w:sz w:val="27"/>
              </w:rPr>
            </w:pPr>
          </w:p>
          <w:p w14:paraId="65647459" w14:textId="0638F4E7" w:rsidR="00832B82" w:rsidRDefault="00000000">
            <w:pPr>
              <w:pStyle w:val="TableParagraph"/>
              <w:spacing w:before="1" w:line="244" w:lineRule="auto"/>
              <w:ind w:left="113" w:right="129" w:firstLine="45"/>
              <w:rPr>
                <w:ins w:id="269" w:author="Sebek, Jim" w:date="2023-01-18T10:42:00Z"/>
                <w:spacing w:val="-6"/>
              </w:rPr>
            </w:pPr>
            <w:r>
              <w:t>Panel</w:t>
            </w:r>
            <w:r>
              <w:rPr>
                <w:spacing w:val="-5"/>
              </w:rPr>
              <w:t xml:space="preserve"> </w:t>
            </w:r>
            <w:r>
              <w:t>LPB</w:t>
            </w:r>
            <w:r>
              <w:rPr>
                <w:spacing w:val="-6"/>
              </w:rPr>
              <w:t xml:space="preserve"> </w:t>
            </w:r>
            <w:r>
              <w:t>in</w:t>
            </w:r>
            <w:r>
              <w:rPr>
                <w:spacing w:val="-5"/>
              </w:rPr>
              <w:t xml:space="preserve"> </w:t>
            </w:r>
            <w:r>
              <w:t>B117</w:t>
            </w:r>
            <w:r>
              <w:rPr>
                <w:spacing w:val="-5"/>
              </w:rPr>
              <w:t xml:space="preserve"> </w:t>
            </w:r>
            <w:r>
              <w:t>circuit</w:t>
            </w:r>
            <w:r>
              <w:rPr>
                <w:spacing w:val="-5"/>
              </w:rPr>
              <w:t xml:space="preserve"> </w:t>
            </w:r>
            <w:r>
              <w:t xml:space="preserve">breaker </w:t>
            </w:r>
            <w:r>
              <w:rPr>
                <w:spacing w:val="-6"/>
              </w:rPr>
              <w:t>20</w:t>
            </w:r>
          </w:p>
          <w:p w14:paraId="5217ED9A" w14:textId="44B1351E" w:rsidR="00165909" w:rsidRDefault="00165909" w:rsidP="00165909">
            <w:pPr>
              <w:pStyle w:val="TableParagraph"/>
              <w:spacing w:before="1" w:line="244" w:lineRule="auto"/>
              <w:ind w:left="113" w:right="129"/>
              <w:pPrChange w:id="270" w:author="Sebek, Jim" w:date="2023-01-18T10:46:00Z">
                <w:pPr>
                  <w:pStyle w:val="TableParagraph"/>
                  <w:spacing w:before="1" w:line="244" w:lineRule="auto"/>
                  <w:ind w:left="113" w:right="129" w:firstLine="45"/>
                </w:pPr>
              </w:pPrChange>
            </w:pPr>
            <w:ins w:id="271" w:author="Sebek, Jim" w:date="2023-01-18T10:42:00Z">
              <w:r>
                <w:rPr>
                  <w:spacing w:val="-6"/>
                </w:rPr>
                <w:t>Use flashing lights for ZVV or just use meter in the Hoffman.</w:t>
              </w:r>
            </w:ins>
          </w:p>
          <w:p w14:paraId="59D06867" w14:textId="77777777" w:rsidR="00832B82" w:rsidRDefault="00832B82">
            <w:pPr>
              <w:pStyle w:val="TableParagraph"/>
              <w:rPr>
                <w:sz w:val="24"/>
              </w:rPr>
            </w:pPr>
          </w:p>
          <w:p w14:paraId="2B420ABD" w14:textId="77777777" w:rsidR="00832B82" w:rsidRDefault="00832B82">
            <w:pPr>
              <w:pStyle w:val="TableParagraph"/>
              <w:spacing w:before="2"/>
              <w:rPr>
                <w:sz w:val="19"/>
              </w:rPr>
            </w:pPr>
          </w:p>
          <w:p w14:paraId="1FA2CDE7" w14:textId="77777777" w:rsidR="00832B82" w:rsidRDefault="00000000">
            <w:pPr>
              <w:pStyle w:val="TableParagraph"/>
              <w:ind w:left="113"/>
            </w:pPr>
            <w:r>
              <w:t>Circuit</w:t>
            </w:r>
            <w:r>
              <w:rPr>
                <w:spacing w:val="-3"/>
              </w:rPr>
              <w:t xml:space="preserve"> </w:t>
            </w:r>
            <w:r>
              <w:t>breaker</w:t>
            </w:r>
            <w:r>
              <w:rPr>
                <w:spacing w:val="-2"/>
              </w:rPr>
              <w:t xml:space="preserve"> </w:t>
            </w:r>
            <w:r>
              <w:t>located</w:t>
            </w:r>
            <w:r>
              <w:rPr>
                <w:spacing w:val="-1"/>
              </w:rPr>
              <w:t xml:space="preserve"> </w:t>
            </w:r>
            <w:r>
              <w:t>in</w:t>
            </w:r>
            <w:r>
              <w:rPr>
                <w:spacing w:val="-1"/>
              </w:rPr>
              <w:t xml:space="preserve"> </w:t>
            </w:r>
            <w:r>
              <w:rPr>
                <w:spacing w:val="-4"/>
              </w:rPr>
              <w:t>B514</w:t>
            </w:r>
          </w:p>
          <w:p w14:paraId="43C1D735" w14:textId="77777777" w:rsidR="00832B82" w:rsidDel="00AA30A7" w:rsidRDefault="00832B82">
            <w:pPr>
              <w:pStyle w:val="TableParagraph"/>
              <w:rPr>
                <w:del w:id="272" w:author="Sebek, Jim" w:date="2023-01-17T17:48:00Z"/>
                <w:sz w:val="24"/>
              </w:rPr>
            </w:pPr>
          </w:p>
          <w:p w14:paraId="7E69E03F" w14:textId="77777777" w:rsidR="00832B82" w:rsidDel="00AA30A7" w:rsidRDefault="00832B82">
            <w:pPr>
              <w:pStyle w:val="TableParagraph"/>
              <w:rPr>
                <w:del w:id="273" w:author="Sebek, Jim" w:date="2023-01-17T17:48:00Z"/>
                <w:sz w:val="24"/>
              </w:rPr>
            </w:pPr>
          </w:p>
          <w:p w14:paraId="3ECCC27A" w14:textId="77777777" w:rsidR="00832B82" w:rsidRDefault="00832B82">
            <w:pPr>
              <w:pStyle w:val="TableParagraph"/>
              <w:spacing w:before="4"/>
              <w:rPr>
                <w:sz w:val="30"/>
              </w:rPr>
            </w:pPr>
          </w:p>
          <w:p w14:paraId="33FF8807" w14:textId="77777777" w:rsidR="00832B82" w:rsidRDefault="00000000">
            <w:pPr>
              <w:pStyle w:val="TableParagraph"/>
              <w:ind w:left="113"/>
              <w:rPr>
                <w:ins w:id="274" w:author="Sebek, Jim" w:date="2023-01-18T10:40:00Z"/>
                <w:spacing w:val="-4"/>
              </w:rPr>
            </w:pPr>
            <w:r>
              <w:t>Disconnect</w:t>
            </w:r>
            <w:r>
              <w:rPr>
                <w:spacing w:val="-4"/>
              </w:rPr>
              <w:t xml:space="preserve"> </w:t>
            </w:r>
            <w:r>
              <w:t>switch</w:t>
            </w:r>
            <w:r>
              <w:rPr>
                <w:spacing w:val="-1"/>
              </w:rPr>
              <w:t xml:space="preserve"> </w:t>
            </w:r>
            <w:r>
              <w:t>in</w:t>
            </w:r>
            <w:r>
              <w:rPr>
                <w:spacing w:val="-1"/>
              </w:rPr>
              <w:t xml:space="preserve"> </w:t>
            </w:r>
            <w:r>
              <w:rPr>
                <w:spacing w:val="-4"/>
              </w:rPr>
              <w:t>B514</w:t>
            </w:r>
          </w:p>
          <w:p w14:paraId="504DAA3F" w14:textId="3B27388D" w:rsidR="00165909" w:rsidRDefault="00165909">
            <w:pPr>
              <w:pStyle w:val="TableParagraph"/>
              <w:ind w:left="113"/>
            </w:pPr>
            <w:ins w:id="275" w:author="Sebek, Jim" w:date="2023-01-18T10:40:00Z">
              <w:r>
                <w:rPr>
                  <w:spacing w:val="-4"/>
                </w:rPr>
                <w:t>Use flashing lights for ZVV.  Install during the downtime.  Verify with Doug that this is approved as ZVV.</w:t>
              </w:r>
            </w:ins>
          </w:p>
        </w:tc>
      </w:tr>
      <w:tr w:rsidR="00832B82" w14:paraId="725511A3" w14:textId="77777777">
        <w:trPr>
          <w:trHeight w:val="1525"/>
        </w:trPr>
        <w:tc>
          <w:tcPr>
            <w:tcW w:w="3605" w:type="dxa"/>
            <w:tcBorders>
              <w:top w:val="single" w:sz="6" w:space="0" w:color="000000"/>
              <w:bottom w:val="single" w:sz="6" w:space="0" w:color="000000"/>
              <w:right w:val="single" w:sz="6" w:space="0" w:color="000000"/>
            </w:tcBorders>
          </w:tcPr>
          <w:p w14:paraId="7A5B3182" w14:textId="77777777" w:rsidR="00832B82" w:rsidRDefault="00832B82">
            <w:pPr>
              <w:pStyle w:val="TableParagraph"/>
              <w:rPr>
                <w:sz w:val="24"/>
              </w:rPr>
            </w:pPr>
          </w:p>
          <w:p w14:paraId="17873686" w14:textId="77777777" w:rsidR="00832B82" w:rsidRDefault="00832B82">
            <w:pPr>
              <w:pStyle w:val="TableParagraph"/>
              <w:spacing w:before="4"/>
              <w:rPr>
                <w:sz w:val="31"/>
              </w:rPr>
            </w:pPr>
          </w:p>
          <w:p w14:paraId="3943748B" w14:textId="77777777" w:rsidR="00832B82" w:rsidRDefault="00000000">
            <w:pPr>
              <w:pStyle w:val="TableParagraph"/>
              <w:spacing w:before="1"/>
              <w:ind w:left="179"/>
            </w:pPr>
            <w:r>
              <w:rPr>
                <w:b/>
              </w:rPr>
              <w:t>C.</w:t>
            </w:r>
            <w:r>
              <w:rPr>
                <w:b/>
                <w:spacing w:val="37"/>
              </w:rPr>
              <w:t xml:space="preserve">  </w:t>
            </w:r>
            <w:r>
              <w:rPr>
                <w:b/>
              </w:rPr>
              <w:t>Electrical</w:t>
            </w:r>
            <w:r>
              <w:t>-high</w:t>
            </w:r>
            <w:r>
              <w:rPr>
                <w:spacing w:val="-2"/>
              </w:rPr>
              <w:t xml:space="preserve"> voltage(&gt;600V)</w:t>
            </w:r>
          </w:p>
        </w:tc>
        <w:tc>
          <w:tcPr>
            <w:tcW w:w="2367" w:type="dxa"/>
            <w:tcBorders>
              <w:top w:val="single" w:sz="6" w:space="0" w:color="000000"/>
              <w:left w:val="single" w:sz="6" w:space="0" w:color="000000"/>
              <w:bottom w:val="single" w:sz="6" w:space="0" w:color="000000"/>
              <w:right w:val="single" w:sz="6" w:space="0" w:color="000000"/>
            </w:tcBorders>
          </w:tcPr>
          <w:p w14:paraId="6BDAC55F" w14:textId="77777777" w:rsidR="00832B82" w:rsidRDefault="00832B82">
            <w:pPr>
              <w:pStyle w:val="TableParagraph"/>
              <w:rPr>
                <w:sz w:val="24"/>
              </w:rPr>
            </w:pPr>
          </w:p>
          <w:p w14:paraId="42D2B54A" w14:textId="5E91A128" w:rsidR="00832B82" w:rsidRDefault="00000000">
            <w:pPr>
              <w:pStyle w:val="TableParagraph"/>
              <w:spacing w:before="171"/>
              <w:ind w:left="186"/>
            </w:pPr>
            <w:r>
              <w:t>12</w:t>
            </w:r>
            <w:ins w:id="276" w:author="Sebek, Jim" w:date="2023-01-17T17:49:00Z">
              <w:r w:rsidR="00AA30A7">
                <w:t>.47</w:t>
              </w:r>
            </w:ins>
            <w:r>
              <w:t xml:space="preserve"> </w:t>
            </w:r>
            <w:r>
              <w:rPr>
                <w:spacing w:val="-4"/>
              </w:rPr>
              <w:t>kV</w:t>
            </w:r>
            <w:ins w:id="277" w:author="Sebek, Jim" w:date="2023-01-17T17:49:00Z">
              <w:r w:rsidR="00AA30A7">
                <w:rPr>
                  <w:spacing w:val="-4"/>
                </w:rPr>
                <w:t>AC</w:t>
              </w:r>
            </w:ins>
            <w:del w:id="278" w:author="Sebek, Jim" w:date="2023-01-17T17:48:00Z">
              <w:r w:rsidDel="00AA30A7">
                <w:rPr>
                  <w:spacing w:val="-4"/>
                </w:rPr>
                <w:delText>ac</w:delText>
              </w:r>
            </w:del>
          </w:p>
          <w:p w14:paraId="2881A164" w14:textId="19459CE6" w:rsidR="00832B82" w:rsidRDefault="00000000">
            <w:pPr>
              <w:pStyle w:val="TableParagraph"/>
              <w:spacing w:before="124"/>
              <w:ind w:left="186"/>
            </w:pPr>
            <w:r>
              <w:t xml:space="preserve">90 </w:t>
            </w:r>
            <w:r>
              <w:rPr>
                <w:spacing w:val="-4"/>
              </w:rPr>
              <w:t>kV</w:t>
            </w:r>
            <w:ins w:id="279" w:author="Sebek, Jim" w:date="2023-01-17T17:49:00Z">
              <w:r w:rsidR="00AA30A7">
                <w:rPr>
                  <w:spacing w:val="-4"/>
                </w:rPr>
                <w:t>DC</w:t>
              </w:r>
            </w:ins>
            <w:del w:id="280" w:author="Sebek, Jim" w:date="2023-01-17T17:49:00Z">
              <w:r w:rsidDel="00AA30A7">
                <w:rPr>
                  <w:spacing w:val="-4"/>
                </w:rPr>
                <w:delText>dc</w:delText>
              </w:r>
            </w:del>
          </w:p>
        </w:tc>
        <w:tc>
          <w:tcPr>
            <w:tcW w:w="2252" w:type="dxa"/>
            <w:tcBorders>
              <w:top w:val="single" w:sz="6" w:space="0" w:color="000000"/>
              <w:left w:val="single" w:sz="6" w:space="0" w:color="000000"/>
              <w:bottom w:val="single" w:sz="6" w:space="0" w:color="000000"/>
              <w:right w:val="single" w:sz="6" w:space="0" w:color="000000"/>
            </w:tcBorders>
          </w:tcPr>
          <w:p w14:paraId="10193413" w14:textId="77777777" w:rsidR="00832B82" w:rsidRDefault="00000000">
            <w:pPr>
              <w:pStyle w:val="TableParagraph"/>
              <w:spacing w:before="62" w:line="244" w:lineRule="auto"/>
              <w:ind w:left="185" w:right="76"/>
            </w:pPr>
            <w:r>
              <w:t>Inside switchgear and the</w:t>
            </w:r>
            <w:r>
              <w:rPr>
                <w:spacing w:val="-1"/>
              </w:rPr>
              <w:t xml:space="preserve"> </w:t>
            </w:r>
            <w:r>
              <w:t>power</w:t>
            </w:r>
            <w:r>
              <w:rPr>
                <w:spacing w:val="-2"/>
              </w:rPr>
              <w:t xml:space="preserve"> </w:t>
            </w:r>
            <w:r>
              <w:t xml:space="preserve">supply </w:t>
            </w:r>
            <w:r>
              <w:rPr>
                <w:spacing w:val="-2"/>
              </w:rPr>
              <w:t>itself.</w:t>
            </w:r>
          </w:p>
          <w:p w14:paraId="31EF7FF7" w14:textId="77777777" w:rsidR="00832B82" w:rsidRDefault="00000000">
            <w:pPr>
              <w:pStyle w:val="TableParagraph"/>
              <w:spacing w:before="119" w:line="244" w:lineRule="auto"/>
              <w:ind w:left="185"/>
            </w:pPr>
            <w:r>
              <w:t>Inside</w:t>
            </w:r>
            <w:r>
              <w:rPr>
                <w:spacing w:val="-9"/>
              </w:rPr>
              <w:t xml:space="preserve"> </w:t>
            </w:r>
            <w:r>
              <w:t>the</w:t>
            </w:r>
            <w:r>
              <w:rPr>
                <w:spacing w:val="-9"/>
              </w:rPr>
              <w:t xml:space="preserve"> </w:t>
            </w:r>
            <w:r>
              <w:t>power</w:t>
            </w:r>
            <w:r>
              <w:rPr>
                <w:spacing w:val="-10"/>
              </w:rPr>
              <w:t xml:space="preserve"> </w:t>
            </w:r>
            <w:r>
              <w:t>supply, the switch tank and the termination tank.</w:t>
            </w:r>
          </w:p>
        </w:tc>
        <w:tc>
          <w:tcPr>
            <w:tcW w:w="3150" w:type="dxa"/>
            <w:tcBorders>
              <w:top w:val="single" w:sz="6" w:space="0" w:color="000000"/>
              <w:left w:val="single" w:sz="6" w:space="0" w:color="000000"/>
              <w:bottom w:val="single" w:sz="6" w:space="0" w:color="000000"/>
            </w:tcBorders>
          </w:tcPr>
          <w:p w14:paraId="4C0CF003" w14:textId="77777777" w:rsidR="00832B82" w:rsidRDefault="00832B82">
            <w:pPr>
              <w:pStyle w:val="TableParagraph"/>
              <w:rPr>
                <w:sz w:val="24"/>
              </w:rPr>
            </w:pPr>
          </w:p>
          <w:p w14:paraId="27606F4B" w14:textId="77777777" w:rsidR="00832B82" w:rsidRDefault="00832B82">
            <w:pPr>
              <w:pStyle w:val="TableParagraph"/>
              <w:spacing w:before="4"/>
              <w:rPr>
                <w:sz w:val="31"/>
              </w:rPr>
            </w:pPr>
          </w:p>
          <w:p w14:paraId="5F28518F" w14:textId="77777777" w:rsidR="00832B82" w:rsidRDefault="00AA30A7">
            <w:pPr>
              <w:pStyle w:val="TableParagraph"/>
              <w:spacing w:before="1"/>
              <w:ind w:left="185"/>
              <w:rPr>
                <w:ins w:id="281" w:author="Sebek, Jim" w:date="2023-01-18T10:58:00Z"/>
                <w:spacing w:val="-2"/>
              </w:rPr>
            </w:pPr>
            <w:ins w:id="282" w:author="Sebek, Jim" w:date="2023-01-17T17:49:00Z">
              <w:r>
                <w:t xml:space="preserve">Remove fuses and open </w:t>
              </w:r>
            </w:ins>
            <w:del w:id="283" w:author="Sebek, Jim" w:date="2023-01-17T17:49:00Z">
              <w:r w:rsidR="00000000" w:rsidDel="00AA30A7">
                <w:delText>D</w:delText>
              </w:r>
            </w:del>
            <w:ins w:id="284" w:author="Sebek, Jim" w:date="2023-01-17T17:49:00Z">
              <w:r>
                <w:t>d</w:t>
              </w:r>
            </w:ins>
            <w:r w:rsidR="00000000">
              <w:t>isconnect</w:t>
            </w:r>
            <w:r w:rsidR="00000000">
              <w:rPr>
                <w:spacing w:val="48"/>
              </w:rPr>
              <w:t xml:space="preserve"> </w:t>
            </w:r>
            <w:r w:rsidR="00000000">
              <w:t>switch</w:t>
            </w:r>
            <w:r w:rsidR="00000000">
              <w:rPr>
                <w:spacing w:val="-1"/>
              </w:rPr>
              <w:t xml:space="preserve"> </w:t>
            </w:r>
            <w:r w:rsidR="00000000">
              <w:t xml:space="preserve">on </w:t>
            </w:r>
            <w:r w:rsidR="00000000">
              <w:rPr>
                <w:spacing w:val="-2"/>
              </w:rPr>
              <w:t>switchgear</w:t>
            </w:r>
          </w:p>
          <w:p w14:paraId="399A5FAC" w14:textId="7DDF64CA" w:rsidR="004C5328" w:rsidRDefault="004C5328">
            <w:pPr>
              <w:pStyle w:val="TableParagraph"/>
              <w:spacing w:before="1"/>
              <w:ind w:left="185"/>
            </w:pPr>
          </w:p>
        </w:tc>
      </w:tr>
      <w:tr w:rsidR="00832B82" w14:paraId="171675A4" w14:textId="77777777">
        <w:trPr>
          <w:trHeight w:val="889"/>
        </w:trPr>
        <w:tc>
          <w:tcPr>
            <w:tcW w:w="3605" w:type="dxa"/>
            <w:tcBorders>
              <w:top w:val="single" w:sz="6" w:space="0" w:color="000000"/>
              <w:bottom w:val="single" w:sz="6" w:space="0" w:color="000000"/>
              <w:right w:val="single" w:sz="6" w:space="0" w:color="000000"/>
            </w:tcBorders>
          </w:tcPr>
          <w:p w14:paraId="44929758" w14:textId="77777777" w:rsidR="00832B82" w:rsidRDefault="00832B82">
            <w:pPr>
              <w:pStyle w:val="TableParagraph"/>
              <w:spacing w:before="9"/>
              <w:rPr>
                <w:sz w:val="27"/>
              </w:rPr>
            </w:pPr>
          </w:p>
          <w:p w14:paraId="46C4F1FF" w14:textId="77777777" w:rsidR="00832B82" w:rsidRDefault="00000000">
            <w:pPr>
              <w:pStyle w:val="TableParagraph"/>
              <w:ind w:left="179"/>
              <w:rPr>
                <w:b/>
              </w:rPr>
            </w:pPr>
            <w:r>
              <w:rPr>
                <w:b/>
              </w:rPr>
              <w:t>D.</w:t>
            </w:r>
            <w:r>
              <w:rPr>
                <w:b/>
                <w:spacing w:val="35"/>
              </w:rPr>
              <w:t xml:space="preserve">  </w:t>
            </w:r>
            <w:r>
              <w:rPr>
                <w:b/>
              </w:rPr>
              <w:t>Stored</w:t>
            </w:r>
            <w:r>
              <w:rPr>
                <w:b/>
                <w:spacing w:val="-4"/>
              </w:rPr>
              <w:t xml:space="preserve"> </w:t>
            </w:r>
            <w:r>
              <w:rPr>
                <w:b/>
              </w:rPr>
              <w:t>Energy-</w:t>
            </w:r>
            <w:r>
              <w:rPr>
                <w:b/>
                <w:spacing w:val="-2"/>
              </w:rPr>
              <w:t>Capacitors</w:t>
            </w:r>
          </w:p>
        </w:tc>
        <w:tc>
          <w:tcPr>
            <w:tcW w:w="2367" w:type="dxa"/>
            <w:tcBorders>
              <w:top w:val="single" w:sz="6" w:space="0" w:color="000000"/>
              <w:left w:val="single" w:sz="6" w:space="0" w:color="000000"/>
              <w:bottom w:val="single" w:sz="6" w:space="0" w:color="000000"/>
              <w:right w:val="single" w:sz="6" w:space="0" w:color="000000"/>
            </w:tcBorders>
          </w:tcPr>
          <w:p w14:paraId="0C84941D" w14:textId="66399AF4" w:rsidR="00832B82" w:rsidRDefault="00000000">
            <w:pPr>
              <w:pStyle w:val="TableParagraph"/>
              <w:spacing w:before="189" w:line="244" w:lineRule="auto"/>
              <w:ind w:left="186"/>
            </w:pPr>
            <w:r>
              <w:t>90</w:t>
            </w:r>
            <w:r>
              <w:rPr>
                <w:spacing w:val="-7"/>
              </w:rPr>
              <w:t xml:space="preserve"> </w:t>
            </w:r>
            <w:r>
              <w:t>kV</w:t>
            </w:r>
            <w:ins w:id="285" w:author="Sebek, Jim" w:date="2023-01-17T18:11:00Z">
              <w:r w:rsidR="001E11DA">
                <w:t>DC</w:t>
              </w:r>
            </w:ins>
            <w:del w:id="286" w:author="Sebek, Jim" w:date="2023-01-17T18:11:00Z">
              <w:r w:rsidDel="001E11DA">
                <w:delText>dc</w:delText>
              </w:r>
            </w:del>
            <w:r>
              <w:rPr>
                <w:spacing w:val="-7"/>
              </w:rPr>
              <w:t xml:space="preserve"> </w:t>
            </w:r>
            <w:r>
              <w:t>8</w:t>
            </w:r>
            <w:r>
              <w:rPr>
                <w:spacing w:val="-7"/>
              </w:rPr>
              <w:t xml:space="preserve"> </w:t>
            </w:r>
            <w:r>
              <w:t>kJ</w:t>
            </w:r>
            <w:r>
              <w:rPr>
                <w:spacing w:val="-6"/>
              </w:rPr>
              <w:t xml:space="preserve"> </w:t>
            </w:r>
            <w:r>
              <w:t>in</w:t>
            </w:r>
            <w:r>
              <w:rPr>
                <w:spacing w:val="-7"/>
              </w:rPr>
              <w:t xml:space="preserve"> </w:t>
            </w:r>
            <w:r>
              <w:t>HVPS output capacitors</w:t>
            </w:r>
          </w:p>
        </w:tc>
        <w:tc>
          <w:tcPr>
            <w:tcW w:w="2252" w:type="dxa"/>
            <w:tcBorders>
              <w:top w:val="single" w:sz="6" w:space="0" w:color="000000"/>
              <w:left w:val="single" w:sz="6" w:space="0" w:color="000000"/>
              <w:bottom w:val="single" w:sz="6" w:space="0" w:color="000000"/>
              <w:right w:val="single" w:sz="6" w:space="0" w:color="000000"/>
            </w:tcBorders>
          </w:tcPr>
          <w:p w14:paraId="5532D328" w14:textId="77777777" w:rsidR="00832B82" w:rsidRDefault="00000000">
            <w:pPr>
              <w:pStyle w:val="TableParagraph"/>
              <w:spacing w:before="62" w:line="244" w:lineRule="auto"/>
              <w:ind w:left="186"/>
            </w:pPr>
            <w:r>
              <w:t>Inside</w:t>
            </w:r>
            <w:r>
              <w:rPr>
                <w:spacing w:val="-10"/>
              </w:rPr>
              <w:t xml:space="preserve"> </w:t>
            </w:r>
            <w:r>
              <w:t>the</w:t>
            </w:r>
            <w:r>
              <w:rPr>
                <w:spacing w:val="-10"/>
              </w:rPr>
              <w:t xml:space="preserve"> </w:t>
            </w:r>
            <w:r>
              <w:t>power</w:t>
            </w:r>
            <w:r>
              <w:rPr>
                <w:spacing w:val="-10"/>
              </w:rPr>
              <w:t xml:space="preserve"> </w:t>
            </w:r>
            <w:r>
              <w:t>supply, the switch tank and the termination tank.</w:t>
            </w:r>
          </w:p>
        </w:tc>
        <w:tc>
          <w:tcPr>
            <w:tcW w:w="3150" w:type="dxa"/>
            <w:tcBorders>
              <w:top w:val="single" w:sz="6" w:space="0" w:color="000000"/>
              <w:left w:val="single" w:sz="6" w:space="0" w:color="000000"/>
              <w:bottom w:val="single" w:sz="6" w:space="0" w:color="000000"/>
            </w:tcBorders>
          </w:tcPr>
          <w:p w14:paraId="0111EB8F" w14:textId="77777777" w:rsidR="004C5328" w:rsidRDefault="00000000">
            <w:pPr>
              <w:pStyle w:val="TableParagraph"/>
              <w:spacing w:before="189" w:line="244" w:lineRule="auto"/>
              <w:ind w:left="185"/>
              <w:rPr>
                <w:ins w:id="287" w:author="Sebek, Jim" w:date="2023-01-18T10:58:00Z"/>
              </w:rPr>
            </w:pPr>
            <w:r>
              <w:t>Manual grounding switch on termination</w:t>
            </w:r>
            <w:r>
              <w:rPr>
                <w:spacing w:val="-6"/>
              </w:rPr>
              <w:t xml:space="preserve"> </w:t>
            </w:r>
            <w:r>
              <w:t>tank</w:t>
            </w:r>
            <w:r>
              <w:rPr>
                <w:spacing w:val="-6"/>
              </w:rPr>
              <w:t xml:space="preserve"> </w:t>
            </w:r>
            <w:r>
              <w:t>and</w:t>
            </w:r>
            <w:r>
              <w:rPr>
                <w:spacing w:val="-6"/>
              </w:rPr>
              <w:t xml:space="preserve"> </w:t>
            </w:r>
            <w:r>
              <w:t>ground</w:t>
            </w:r>
            <w:r>
              <w:rPr>
                <w:spacing w:val="-6"/>
              </w:rPr>
              <w:t xml:space="preserve"> </w:t>
            </w:r>
            <w:r>
              <w:t>sticks</w:t>
            </w:r>
          </w:p>
          <w:p w14:paraId="1EB31ED1" w14:textId="77777777" w:rsidR="004C5328" w:rsidRDefault="004C5328">
            <w:pPr>
              <w:pStyle w:val="TableParagraph"/>
              <w:spacing w:before="189" w:line="244" w:lineRule="auto"/>
              <w:ind w:left="185"/>
              <w:rPr>
                <w:ins w:id="288" w:author="Sebek, Jim" w:date="2023-01-18T10:59:00Z"/>
                <w:spacing w:val="-2"/>
              </w:rPr>
            </w:pPr>
            <w:ins w:id="289" w:author="Sebek, Jim" w:date="2023-01-18T10:58:00Z">
              <w:r>
                <w:rPr>
                  <w:spacing w:val="-2"/>
                </w:rPr>
                <w:t>ZVV with ground stick.  What is the annual testing procedure for this?</w:t>
              </w:r>
            </w:ins>
          </w:p>
          <w:p w14:paraId="6A647AED" w14:textId="77777777" w:rsidR="004C5328" w:rsidRDefault="004C5328">
            <w:pPr>
              <w:pStyle w:val="TableParagraph"/>
              <w:spacing w:before="189" w:line="244" w:lineRule="auto"/>
              <w:ind w:left="185"/>
              <w:rPr>
                <w:ins w:id="290" w:author="Sebek, Jim" w:date="2023-01-18T11:02:00Z"/>
                <w:spacing w:val="-2"/>
              </w:rPr>
            </w:pPr>
            <w:ins w:id="291" w:author="Sebek, Jim" w:date="2023-01-18T10:59:00Z">
              <w:r>
                <w:rPr>
                  <w:spacing w:val="-2"/>
                </w:rPr>
                <w:t>Do we need to ground both negative and return with two ground sticks?</w:t>
              </w:r>
            </w:ins>
          </w:p>
          <w:p w14:paraId="19DB8F55" w14:textId="66F9A2DF" w:rsidR="00832B82" w:rsidRDefault="004C5328">
            <w:pPr>
              <w:pStyle w:val="TableParagraph"/>
              <w:spacing w:before="189" w:line="244" w:lineRule="auto"/>
              <w:ind w:left="185"/>
            </w:pPr>
            <w:ins w:id="292" w:author="Sebek, Jim" w:date="2023-01-18T11:02:00Z">
              <w:r>
                <w:rPr>
                  <w:spacing w:val="-2"/>
                </w:rPr>
                <w:t>Need to think about possible fault scenarios</w:t>
              </w:r>
            </w:ins>
            <w:r w:rsidR="00000000">
              <w:t>.</w:t>
            </w:r>
          </w:p>
        </w:tc>
      </w:tr>
    </w:tbl>
    <w:p w14:paraId="53ABCC2D" w14:textId="77777777" w:rsidR="00832B82" w:rsidRDefault="00832B82">
      <w:pPr>
        <w:spacing w:line="244" w:lineRule="auto"/>
        <w:sectPr w:rsidR="00832B82">
          <w:pgSz w:w="12240" w:h="15840"/>
          <w:pgMar w:top="1340" w:right="320" w:bottom="920" w:left="300" w:header="727" w:footer="738" w:gutter="0"/>
          <w:cols w:space="720"/>
        </w:sectPr>
      </w:pPr>
    </w:p>
    <w:p w14:paraId="00C4ABA6" w14:textId="77777777" w:rsidR="00832B82" w:rsidRDefault="00832B82">
      <w:pPr>
        <w:pStyle w:val="BodyText"/>
        <w:rPr>
          <w:sz w:val="20"/>
        </w:rPr>
      </w:pPr>
    </w:p>
    <w:p w14:paraId="13F9B5DB" w14:textId="77777777" w:rsidR="00832B82" w:rsidRDefault="00832B82">
      <w:pPr>
        <w:pStyle w:val="BodyText"/>
        <w:spacing w:before="4"/>
        <w:rPr>
          <w:sz w:val="1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23"/>
        <w:gridCol w:w="4373"/>
      </w:tblGrid>
      <w:tr w:rsidR="00832B82" w14:paraId="11840E02" w14:textId="77777777">
        <w:trPr>
          <w:trHeight w:val="726"/>
        </w:trPr>
        <w:tc>
          <w:tcPr>
            <w:tcW w:w="10296" w:type="dxa"/>
            <w:gridSpan w:val="2"/>
            <w:shd w:val="clear" w:color="auto" w:fill="CDCDCD"/>
          </w:tcPr>
          <w:p w14:paraId="6DC24F06" w14:textId="77777777" w:rsidR="00832B82" w:rsidRDefault="00832B82">
            <w:pPr>
              <w:pStyle w:val="TableParagraph"/>
              <w:spacing w:before="10"/>
              <w:rPr>
                <w:sz w:val="30"/>
              </w:rPr>
            </w:pPr>
          </w:p>
          <w:p w14:paraId="525E94EC" w14:textId="77777777" w:rsidR="00832B82" w:rsidRDefault="00000000">
            <w:pPr>
              <w:pStyle w:val="TableParagraph"/>
              <w:spacing w:before="1" w:line="352" w:lineRule="exact"/>
              <w:ind w:left="467"/>
              <w:rPr>
                <w:sz w:val="32"/>
              </w:rPr>
            </w:pPr>
            <w:r>
              <w:rPr>
                <w:sz w:val="32"/>
              </w:rPr>
              <w:t>E.</w:t>
            </w:r>
            <w:r>
              <w:rPr>
                <w:spacing w:val="26"/>
                <w:sz w:val="32"/>
              </w:rPr>
              <w:t xml:space="preserve"> </w:t>
            </w:r>
            <w:bookmarkStart w:id="293" w:name="E._Protective_Clothing_and_PPE_Requireme"/>
            <w:bookmarkEnd w:id="293"/>
            <w:r>
              <w:rPr>
                <w:sz w:val="32"/>
              </w:rPr>
              <w:t>Protective</w:t>
            </w:r>
            <w:r>
              <w:rPr>
                <w:spacing w:val="-8"/>
                <w:sz w:val="32"/>
              </w:rPr>
              <w:t xml:space="preserve"> </w:t>
            </w:r>
            <w:r>
              <w:rPr>
                <w:sz w:val="32"/>
              </w:rPr>
              <w:t>Clothing</w:t>
            </w:r>
            <w:r>
              <w:rPr>
                <w:spacing w:val="-7"/>
                <w:sz w:val="32"/>
              </w:rPr>
              <w:t xml:space="preserve"> </w:t>
            </w:r>
            <w:r>
              <w:rPr>
                <w:sz w:val="32"/>
              </w:rPr>
              <w:t>and</w:t>
            </w:r>
            <w:r>
              <w:rPr>
                <w:spacing w:val="-8"/>
                <w:sz w:val="32"/>
              </w:rPr>
              <w:t xml:space="preserve"> </w:t>
            </w:r>
            <w:r>
              <w:rPr>
                <w:sz w:val="32"/>
              </w:rPr>
              <w:t>PPE</w:t>
            </w:r>
            <w:r>
              <w:rPr>
                <w:spacing w:val="-8"/>
                <w:sz w:val="32"/>
              </w:rPr>
              <w:t xml:space="preserve"> </w:t>
            </w:r>
            <w:r>
              <w:rPr>
                <w:spacing w:val="-2"/>
                <w:sz w:val="32"/>
              </w:rPr>
              <w:t>Requirements</w:t>
            </w:r>
          </w:p>
        </w:tc>
      </w:tr>
      <w:tr w:rsidR="00832B82" w14:paraId="10875B66" w14:textId="77777777">
        <w:trPr>
          <w:trHeight w:val="510"/>
        </w:trPr>
        <w:tc>
          <w:tcPr>
            <w:tcW w:w="10296" w:type="dxa"/>
            <w:gridSpan w:val="2"/>
          </w:tcPr>
          <w:p w14:paraId="121A2843" w14:textId="77777777" w:rsidR="00832B82" w:rsidRDefault="00000000">
            <w:pPr>
              <w:pStyle w:val="TableParagraph"/>
              <w:spacing w:before="129"/>
              <w:ind w:left="3800" w:right="3844"/>
              <w:jc w:val="center"/>
            </w:pPr>
            <w:r>
              <w:rPr>
                <w:color w:val="C00000"/>
              </w:rPr>
              <w:t>The</w:t>
            </w:r>
            <w:r>
              <w:rPr>
                <w:color w:val="C00000"/>
                <w:spacing w:val="-1"/>
              </w:rPr>
              <w:t xml:space="preserve"> </w:t>
            </w:r>
            <w:r>
              <w:rPr>
                <w:color w:val="C00000"/>
              </w:rPr>
              <w:t>Two-Person</w:t>
            </w:r>
            <w:r>
              <w:rPr>
                <w:color w:val="C00000"/>
                <w:spacing w:val="-1"/>
              </w:rPr>
              <w:t xml:space="preserve"> </w:t>
            </w:r>
            <w:r>
              <w:rPr>
                <w:color w:val="C00000"/>
              </w:rPr>
              <w:t>Rule</w:t>
            </w:r>
            <w:r>
              <w:rPr>
                <w:color w:val="C00000"/>
                <w:spacing w:val="-1"/>
              </w:rPr>
              <w:t xml:space="preserve"> </w:t>
            </w:r>
            <w:r>
              <w:rPr>
                <w:color w:val="C00000"/>
              </w:rPr>
              <w:t>is</w:t>
            </w:r>
            <w:r>
              <w:rPr>
                <w:color w:val="C00000"/>
                <w:spacing w:val="-1"/>
              </w:rPr>
              <w:t xml:space="preserve"> </w:t>
            </w:r>
            <w:r>
              <w:rPr>
                <w:color w:val="C00000"/>
              </w:rPr>
              <w:t>in</w:t>
            </w:r>
            <w:r>
              <w:rPr>
                <w:color w:val="C00000"/>
                <w:spacing w:val="-1"/>
              </w:rPr>
              <w:t xml:space="preserve"> </w:t>
            </w:r>
            <w:r>
              <w:rPr>
                <w:color w:val="C00000"/>
                <w:spacing w:val="-2"/>
              </w:rPr>
              <w:t>effect</w:t>
            </w:r>
          </w:p>
        </w:tc>
      </w:tr>
      <w:tr w:rsidR="00832B82" w14:paraId="3B6DAF99" w14:textId="77777777">
        <w:trPr>
          <w:trHeight w:val="726"/>
        </w:trPr>
        <w:tc>
          <w:tcPr>
            <w:tcW w:w="5923" w:type="dxa"/>
          </w:tcPr>
          <w:p w14:paraId="33CA0F5A" w14:textId="243C34AB" w:rsidR="00832B82" w:rsidRDefault="00000000">
            <w:pPr>
              <w:pStyle w:val="TableParagraph"/>
              <w:tabs>
                <w:tab w:val="left" w:pos="827"/>
              </w:tabs>
              <w:spacing w:before="62" w:line="244" w:lineRule="auto"/>
              <w:ind w:left="828" w:right="222" w:hanging="361"/>
            </w:pPr>
            <w:r>
              <w:rPr>
                <w:spacing w:val="-6"/>
              </w:rPr>
              <w:t>1.</w:t>
            </w:r>
            <w:r>
              <w:tab/>
              <w:t>Lock</w:t>
            </w:r>
            <w:r>
              <w:rPr>
                <w:spacing w:val="-2"/>
              </w:rPr>
              <w:t xml:space="preserve"> </w:t>
            </w:r>
            <w:r>
              <w:t>and</w:t>
            </w:r>
            <w:r>
              <w:rPr>
                <w:spacing w:val="-2"/>
              </w:rPr>
              <w:t xml:space="preserve"> </w:t>
            </w:r>
            <w:r>
              <w:t>tag</w:t>
            </w:r>
            <w:r>
              <w:rPr>
                <w:spacing w:val="-2"/>
              </w:rPr>
              <w:t xml:space="preserve"> </w:t>
            </w:r>
            <w:r>
              <w:t>the</w:t>
            </w:r>
            <w:r>
              <w:rPr>
                <w:spacing w:val="-2"/>
              </w:rPr>
              <w:t xml:space="preserve"> </w:t>
            </w:r>
            <w:r>
              <w:t>12kV</w:t>
            </w:r>
            <w:ins w:id="294" w:author="Sebek, Jim" w:date="2023-01-17T18:12:00Z">
              <w:r w:rsidR="001E11DA">
                <w:t>AC</w:t>
              </w:r>
            </w:ins>
            <w:del w:id="295" w:author="Sebek, Jim" w:date="2023-01-17T18:12:00Z">
              <w:r w:rsidDel="001E11DA">
                <w:delText>ac</w:delText>
              </w:r>
            </w:del>
            <w:r>
              <w:rPr>
                <w:spacing w:val="-1"/>
              </w:rPr>
              <w:t xml:space="preserve"> </w:t>
            </w:r>
            <w:r>
              <w:t>disconnect</w:t>
            </w:r>
            <w:r>
              <w:rPr>
                <w:spacing w:val="-2"/>
              </w:rPr>
              <w:t xml:space="preserve"> </w:t>
            </w:r>
            <w:r>
              <w:t>switch</w:t>
            </w:r>
            <w:r>
              <w:rPr>
                <w:spacing w:val="-2"/>
              </w:rPr>
              <w:t xml:space="preserve"> </w:t>
            </w:r>
            <w:r>
              <w:t>after</w:t>
            </w:r>
            <w:r>
              <w:rPr>
                <w:spacing w:val="-3"/>
              </w:rPr>
              <w:t xml:space="preserve"> </w:t>
            </w:r>
            <w:r>
              <w:t>it</w:t>
            </w:r>
            <w:r>
              <w:rPr>
                <w:spacing w:val="-2"/>
              </w:rPr>
              <w:t xml:space="preserve"> </w:t>
            </w:r>
            <w:r>
              <w:t>is</w:t>
            </w:r>
            <w:r>
              <w:rPr>
                <w:spacing w:val="-2"/>
              </w:rPr>
              <w:t xml:space="preserve"> </w:t>
            </w:r>
            <w:r>
              <w:t xml:space="preserve">opened by the HV </w:t>
            </w:r>
            <w:proofErr w:type="gramStart"/>
            <w:r>
              <w:t>electricians</w:t>
            </w:r>
            <w:proofErr w:type="gramEnd"/>
            <w:ins w:id="296" w:author="Sebek, Jim" w:date="2023-01-17T18:12:00Z">
              <w:r w:rsidR="001E11DA">
                <w:t xml:space="preserve"> and you have verified the fuses have been removed.</w:t>
              </w:r>
            </w:ins>
          </w:p>
        </w:tc>
        <w:tc>
          <w:tcPr>
            <w:tcW w:w="4373" w:type="dxa"/>
          </w:tcPr>
          <w:p w14:paraId="69BBCB7B" w14:textId="77777777" w:rsidR="00832B82" w:rsidRDefault="00832B82">
            <w:pPr>
              <w:pStyle w:val="TableParagraph"/>
              <w:spacing w:before="8"/>
              <w:rPr>
                <w:sz w:val="20"/>
              </w:rPr>
            </w:pPr>
          </w:p>
          <w:p w14:paraId="647A1B14" w14:textId="77777777" w:rsidR="00832B82" w:rsidRDefault="00000000">
            <w:pPr>
              <w:pStyle w:val="TableParagraph"/>
              <w:ind w:left="180"/>
            </w:pPr>
            <w:r>
              <w:t>Hazard/</w:t>
            </w:r>
            <w:r>
              <w:rPr>
                <w:spacing w:val="-5"/>
              </w:rPr>
              <w:t xml:space="preserve"> </w:t>
            </w:r>
            <w:r>
              <w:t>Risk</w:t>
            </w:r>
            <w:r>
              <w:rPr>
                <w:spacing w:val="-3"/>
              </w:rPr>
              <w:t xml:space="preserve"> </w:t>
            </w:r>
            <w:r>
              <w:t>Category</w:t>
            </w:r>
            <w:r>
              <w:rPr>
                <w:spacing w:val="-2"/>
              </w:rPr>
              <w:t xml:space="preserve"> </w:t>
            </w:r>
            <w:r>
              <w:rPr>
                <w:spacing w:val="-10"/>
              </w:rPr>
              <w:t>0</w:t>
            </w:r>
          </w:p>
        </w:tc>
      </w:tr>
      <w:tr w:rsidR="00832B82" w14:paraId="73346A95" w14:textId="77777777">
        <w:trPr>
          <w:trHeight w:val="690"/>
        </w:trPr>
        <w:tc>
          <w:tcPr>
            <w:tcW w:w="5923" w:type="dxa"/>
          </w:tcPr>
          <w:p w14:paraId="79F6588B" w14:textId="446A5F2B" w:rsidR="00832B82" w:rsidRDefault="00000000">
            <w:pPr>
              <w:pStyle w:val="TableParagraph"/>
              <w:tabs>
                <w:tab w:val="left" w:pos="827"/>
              </w:tabs>
              <w:spacing w:before="62" w:line="244" w:lineRule="auto"/>
              <w:ind w:left="827" w:right="870" w:hanging="361"/>
            </w:pPr>
            <w:r>
              <w:rPr>
                <w:spacing w:val="-6"/>
              </w:rPr>
              <w:t>2.</w:t>
            </w:r>
            <w:r>
              <w:tab/>
            </w:r>
            <w:ins w:id="297" w:author="Sebek, Jim" w:date="2023-01-17T18:14:00Z">
              <w:r w:rsidR="001E11DA">
                <w:t xml:space="preserve">Close and then </w:t>
              </w:r>
            </w:ins>
            <w:del w:id="298" w:author="Sebek, Jim" w:date="2023-01-17T18:14:00Z">
              <w:r w:rsidDel="001E11DA">
                <w:delText>L</w:delText>
              </w:r>
            </w:del>
            <w:ins w:id="299" w:author="Sebek, Jim" w:date="2023-01-17T18:14:00Z">
              <w:r w:rsidR="001E11DA">
                <w:t>l</w:t>
              </w:r>
            </w:ins>
            <w:r>
              <w:t>ock</w:t>
            </w:r>
            <w:r>
              <w:rPr>
                <w:spacing w:val="-2"/>
              </w:rPr>
              <w:t xml:space="preserve"> </w:t>
            </w:r>
            <w:r>
              <w:t>and</w:t>
            </w:r>
            <w:r>
              <w:rPr>
                <w:spacing w:val="-2"/>
              </w:rPr>
              <w:t xml:space="preserve"> </w:t>
            </w:r>
            <w:r>
              <w:t>tag</w:t>
            </w:r>
            <w:r>
              <w:rPr>
                <w:spacing w:val="-2"/>
              </w:rPr>
              <w:t xml:space="preserve"> </w:t>
            </w:r>
            <w:r>
              <w:t>over</w:t>
            </w:r>
            <w:r>
              <w:rPr>
                <w:spacing w:val="-3"/>
              </w:rPr>
              <w:t xml:space="preserve"> </w:t>
            </w:r>
            <w:r>
              <w:t>the</w:t>
            </w:r>
            <w:r>
              <w:rPr>
                <w:spacing w:val="-2"/>
              </w:rPr>
              <w:t xml:space="preserve"> </w:t>
            </w:r>
            <w:r>
              <w:t>manual</w:t>
            </w:r>
            <w:r>
              <w:rPr>
                <w:spacing w:val="-2"/>
              </w:rPr>
              <w:t xml:space="preserve"> </w:t>
            </w:r>
            <w:r>
              <w:t>ground</w:t>
            </w:r>
            <w:r>
              <w:rPr>
                <w:spacing w:val="-2"/>
              </w:rPr>
              <w:t xml:space="preserve"> </w:t>
            </w:r>
            <w:r>
              <w:t>plunger</w:t>
            </w:r>
            <w:r>
              <w:rPr>
                <w:spacing w:val="-3"/>
              </w:rPr>
              <w:t xml:space="preserve"> </w:t>
            </w:r>
            <w:r>
              <w:t>on</w:t>
            </w:r>
            <w:r>
              <w:rPr>
                <w:spacing w:val="-2"/>
              </w:rPr>
              <w:t xml:space="preserve"> </w:t>
            </w:r>
            <w:r>
              <w:t>the termination tank</w:t>
            </w:r>
          </w:p>
        </w:tc>
        <w:tc>
          <w:tcPr>
            <w:tcW w:w="4373" w:type="dxa"/>
          </w:tcPr>
          <w:p w14:paraId="7AAFD623" w14:textId="77777777" w:rsidR="00832B82" w:rsidRDefault="00832B82">
            <w:pPr>
              <w:pStyle w:val="TableParagraph"/>
              <w:rPr>
                <w:sz w:val="19"/>
              </w:rPr>
            </w:pPr>
          </w:p>
          <w:p w14:paraId="46B6F07B" w14:textId="77777777" w:rsidR="00832B82" w:rsidRDefault="00000000">
            <w:pPr>
              <w:pStyle w:val="TableParagraph"/>
              <w:ind w:left="180"/>
            </w:pPr>
            <w:r>
              <w:t>Hazard/</w:t>
            </w:r>
            <w:r>
              <w:rPr>
                <w:spacing w:val="-5"/>
              </w:rPr>
              <w:t xml:space="preserve"> </w:t>
            </w:r>
            <w:r>
              <w:t>Risk</w:t>
            </w:r>
            <w:r>
              <w:rPr>
                <w:spacing w:val="-3"/>
              </w:rPr>
              <w:t xml:space="preserve"> </w:t>
            </w:r>
            <w:r>
              <w:t>Category</w:t>
            </w:r>
            <w:r>
              <w:rPr>
                <w:spacing w:val="-2"/>
              </w:rPr>
              <w:t xml:space="preserve"> </w:t>
            </w:r>
            <w:r>
              <w:rPr>
                <w:spacing w:val="-10"/>
              </w:rPr>
              <w:t>0</w:t>
            </w:r>
          </w:p>
        </w:tc>
      </w:tr>
      <w:tr w:rsidR="00832B82" w14:paraId="5D8C239D" w14:textId="77777777">
        <w:trPr>
          <w:trHeight w:val="690"/>
        </w:trPr>
        <w:tc>
          <w:tcPr>
            <w:tcW w:w="5923" w:type="dxa"/>
          </w:tcPr>
          <w:p w14:paraId="3CE9D668" w14:textId="0099267D" w:rsidR="00832B82" w:rsidRDefault="00000000">
            <w:pPr>
              <w:pStyle w:val="TableParagraph"/>
              <w:tabs>
                <w:tab w:val="left" w:pos="827"/>
              </w:tabs>
              <w:spacing w:before="62"/>
              <w:ind w:left="467"/>
            </w:pPr>
            <w:r>
              <w:rPr>
                <w:spacing w:val="-5"/>
              </w:rPr>
              <w:t>3.</w:t>
            </w:r>
            <w:r>
              <w:tab/>
            </w:r>
            <w:ins w:id="300" w:author="Sebek, Jim" w:date="2023-01-17T18:13:00Z">
              <w:r w:rsidR="001E11DA">
                <w:t xml:space="preserve">Open and </w:t>
              </w:r>
            </w:ins>
            <w:ins w:id="301" w:author="Sebek, Jim" w:date="2023-01-17T18:14:00Z">
              <w:r w:rsidR="001E11DA">
                <w:t xml:space="preserve">then </w:t>
              </w:r>
            </w:ins>
            <w:del w:id="302" w:author="Sebek, Jim" w:date="2023-01-17T18:14:00Z">
              <w:r w:rsidDel="001E11DA">
                <w:delText>L</w:delText>
              </w:r>
            </w:del>
            <w:ins w:id="303" w:author="Sebek, Jim" w:date="2023-01-17T18:14:00Z">
              <w:r w:rsidR="001E11DA">
                <w:t>l</w:t>
              </w:r>
            </w:ins>
            <w:r>
              <w:t>ock</w:t>
            </w:r>
            <w:r>
              <w:rPr>
                <w:spacing w:val="-1"/>
              </w:rPr>
              <w:t xml:space="preserve"> </w:t>
            </w:r>
            <w:r>
              <w:t>and tag</w:t>
            </w:r>
            <w:r>
              <w:rPr>
                <w:spacing w:val="-1"/>
              </w:rPr>
              <w:t xml:space="preserve"> </w:t>
            </w:r>
            <w:r>
              <w:t>120 V</w:t>
            </w:r>
            <w:ins w:id="304" w:author="Sebek, Jim" w:date="2023-01-17T18:12:00Z">
              <w:r w:rsidR="001E11DA">
                <w:t>AC</w:t>
              </w:r>
            </w:ins>
            <w:del w:id="305" w:author="Sebek, Jim" w:date="2023-01-17T18:12:00Z">
              <w:r w:rsidDel="001E11DA">
                <w:delText>ac</w:delText>
              </w:r>
            </w:del>
            <w:r>
              <w:rPr>
                <w:spacing w:val="-1"/>
              </w:rPr>
              <w:t xml:space="preserve"> </w:t>
            </w:r>
            <w:r>
              <w:t>CB20 in</w:t>
            </w:r>
            <w:r>
              <w:rPr>
                <w:spacing w:val="-1"/>
              </w:rPr>
              <w:t xml:space="preserve"> </w:t>
            </w:r>
            <w:r>
              <w:t>panel LPB</w:t>
            </w:r>
            <w:r>
              <w:rPr>
                <w:spacing w:val="-2"/>
              </w:rPr>
              <w:t xml:space="preserve"> </w:t>
            </w:r>
            <w:r>
              <w:t xml:space="preserve">located in </w:t>
            </w:r>
            <w:r>
              <w:rPr>
                <w:spacing w:val="-4"/>
              </w:rPr>
              <w:t>B117</w:t>
            </w:r>
          </w:p>
        </w:tc>
        <w:tc>
          <w:tcPr>
            <w:tcW w:w="4373" w:type="dxa"/>
          </w:tcPr>
          <w:p w14:paraId="71D32C6B" w14:textId="77777777" w:rsidR="00832B82" w:rsidRDefault="00832B82">
            <w:pPr>
              <w:pStyle w:val="TableParagraph"/>
              <w:rPr>
                <w:sz w:val="19"/>
              </w:rPr>
            </w:pPr>
          </w:p>
          <w:p w14:paraId="4D5C0081" w14:textId="77777777" w:rsidR="00832B82" w:rsidRDefault="00000000">
            <w:pPr>
              <w:pStyle w:val="TableParagraph"/>
              <w:ind w:left="180"/>
            </w:pPr>
            <w:r>
              <w:t>Hazard/</w:t>
            </w:r>
            <w:r>
              <w:rPr>
                <w:spacing w:val="-5"/>
              </w:rPr>
              <w:t xml:space="preserve"> </w:t>
            </w:r>
            <w:r>
              <w:t>Risk</w:t>
            </w:r>
            <w:r>
              <w:rPr>
                <w:spacing w:val="-3"/>
              </w:rPr>
              <w:t xml:space="preserve"> </w:t>
            </w:r>
            <w:r>
              <w:t>Category</w:t>
            </w:r>
            <w:r>
              <w:rPr>
                <w:spacing w:val="-2"/>
              </w:rPr>
              <w:t xml:space="preserve"> </w:t>
            </w:r>
            <w:r>
              <w:rPr>
                <w:spacing w:val="-10"/>
              </w:rPr>
              <w:t>0</w:t>
            </w:r>
          </w:p>
        </w:tc>
      </w:tr>
      <w:tr w:rsidR="00832B82" w14:paraId="2214590B" w14:textId="77777777">
        <w:trPr>
          <w:trHeight w:val="690"/>
        </w:trPr>
        <w:tc>
          <w:tcPr>
            <w:tcW w:w="5923" w:type="dxa"/>
          </w:tcPr>
          <w:p w14:paraId="643F1433" w14:textId="047DC1AC" w:rsidR="00832B82" w:rsidRDefault="00000000">
            <w:pPr>
              <w:pStyle w:val="TableParagraph"/>
              <w:tabs>
                <w:tab w:val="left" w:pos="827"/>
              </w:tabs>
              <w:spacing w:before="62"/>
              <w:ind w:left="467"/>
            </w:pPr>
            <w:r>
              <w:rPr>
                <w:spacing w:val="-5"/>
              </w:rPr>
              <w:t>4.</w:t>
            </w:r>
            <w:r>
              <w:tab/>
            </w:r>
            <w:ins w:id="306" w:author="Sebek, Jim" w:date="2023-01-17T18:13:00Z">
              <w:r w:rsidR="001E11DA">
                <w:t>Open</w:t>
              </w:r>
            </w:ins>
            <w:del w:id="307" w:author="Sebek, Jim" w:date="2023-01-17T18:13:00Z">
              <w:r w:rsidDel="001E11DA">
                <w:delText>Lock</w:delText>
              </w:r>
              <w:r w:rsidDel="001E11DA">
                <w:rPr>
                  <w:spacing w:val="-1"/>
                </w:rPr>
                <w:delText xml:space="preserve"> </w:delText>
              </w:r>
              <w:r w:rsidDel="001E11DA">
                <w:delText>and tag</w:delText>
              </w:r>
            </w:del>
            <w:r>
              <w:rPr>
                <w:spacing w:val="-1"/>
              </w:rPr>
              <w:t xml:space="preserve"> </w:t>
            </w:r>
            <w:ins w:id="308" w:author="Sebek, Jim" w:date="2023-01-17T18:14:00Z">
              <w:r w:rsidR="001E11DA">
                <w:rPr>
                  <w:spacing w:val="-1"/>
                </w:rPr>
                <w:t xml:space="preserve">the </w:t>
              </w:r>
            </w:ins>
            <w:r>
              <w:t>120 V</w:t>
            </w:r>
            <w:ins w:id="309" w:author="Sebek, Jim" w:date="2023-01-17T18:12:00Z">
              <w:r w:rsidR="001E11DA">
                <w:t>DC</w:t>
              </w:r>
            </w:ins>
            <w:del w:id="310" w:author="Sebek, Jim" w:date="2023-01-17T18:12:00Z">
              <w:r w:rsidDel="001E11DA">
                <w:delText>dc</w:delText>
              </w:r>
            </w:del>
            <w:r>
              <w:t xml:space="preserve"> circuit</w:t>
            </w:r>
            <w:r>
              <w:rPr>
                <w:spacing w:val="-1"/>
              </w:rPr>
              <w:t xml:space="preserve"> </w:t>
            </w:r>
            <w:r>
              <w:t>breaker</w:t>
            </w:r>
            <w:r>
              <w:rPr>
                <w:spacing w:val="-1"/>
              </w:rPr>
              <w:t xml:space="preserve"> </w:t>
            </w:r>
            <w:ins w:id="311" w:author="Sebek, Jim" w:date="2023-01-17T18:13:00Z">
              <w:r w:rsidR="001E11DA">
                <w:rPr>
                  <w:spacing w:val="-1"/>
                </w:rPr>
                <w:t xml:space="preserve">and then lock and tag the enclosure </w:t>
              </w:r>
            </w:ins>
            <w:r>
              <w:t xml:space="preserve">in </w:t>
            </w:r>
            <w:r>
              <w:rPr>
                <w:spacing w:val="-4"/>
              </w:rPr>
              <w:t>B514</w:t>
            </w:r>
          </w:p>
        </w:tc>
        <w:tc>
          <w:tcPr>
            <w:tcW w:w="4373" w:type="dxa"/>
          </w:tcPr>
          <w:p w14:paraId="62F6E462" w14:textId="77777777" w:rsidR="00832B82" w:rsidRDefault="00832B82">
            <w:pPr>
              <w:pStyle w:val="TableParagraph"/>
              <w:rPr>
                <w:sz w:val="19"/>
              </w:rPr>
            </w:pPr>
          </w:p>
          <w:p w14:paraId="34A4671B" w14:textId="77777777" w:rsidR="00832B82" w:rsidRDefault="00000000">
            <w:pPr>
              <w:pStyle w:val="TableParagraph"/>
              <w:ind w:left="180"/>
            </w:pPr>
            <w:r>
              <w:t>Hazard/</w:t>
            </w:r>
            <w:r>
              <w:rPr>
                <w:spacing w:val="-5"/>
              </w:rPr>
              <w:t xml:space="preserve"> </w:t>
            </w:r>
            <w:r>
              <w:t>Risk</w:t>
            </w:r>
            <w:r>
              <w:rPr>
                <w:spacing w:val="-3"/>
              </w:rPr>
              <w:t xml:space="preserve"> </w:t>
            </w:r>
            <w:r>
              <w:t>Category</w:t>
            </w:r>
            <w:r>
              <w:rPr>
                <w:spacing w:val="-2"/>
              </w:rPr>
              <w:t xml:space="preserve"> </w:t>
            </w:r>
            <w:r>
              <w:rPr>
                <w:spacing w:val="-10"/>
              </w:rPr>
              <w:t>0</w:t>
            </w:r>
          </w:p>
        </w:tc>
      </w:tr>
      <w:tr w:rsidR="00832B82" w14:paraId="7D7B3502" w14:textId="77777777">
        <w:trPr>
          <w:trHeight w:val="690"/>
        </w:trPr>
        <w:tc>
          <w:tcPr>
            <w:tcW w:w="5923" w:type="dxa"/>
          </w:tcPr>
          <w:p w14:paraId="01A8B37F" w14:textId="7289AA15" w:rsidR="00832B82" w:rsidRDefault="00000000">
            <w:pPr>
              <w:pStyle w:val="TableParagraph"/>
              <w:tabs>
                <w:tab w:val="left" w:pos="827"/>
              </w:tabs>
              <w:spacing w:before="62"/>
              <w:ind w:left="467"/>
            </w:pPr>
            <w:r>
              <w:rPr>
                <w:spacing w:val="-5"/>
              </w:rPr>
              <w:t>5.</w:t>
            </w:r>
            <w:r>
              <w:tab/>
            </w:r>
            <w:ins w:id="312" w:author="Sebek, Jim" w:date="2023-01-17T18:14:00Z">
              <w:r w:rsidR="001E11DA">
                <w:t>Open and then l</w:t>
              </w:r>
            </w:ins>
            <w:del w:id="313" w:author="Sebek, Jim" w:date="2023-01-17T18:14:00Z">
              <w:r w:rsidDel="001E11DA">
                <w:delText>L</w:delText>
              </w:r>
            </w:del>
            <w:r>
              <w:t>ock</w:t>
            </w:r>
            <w:r>
              <w:rPr>
                <w:spacing w:val="-1"/>
              </w:rPr>
              <w:t xml:space="preserve"> </w:t>
            </w:r>
            <w:r>
              <w:t>and tag</w:t>
            </w:r>
            <w:r>
              <w:rPr>
                <w:spacing w:val="-1"/>
              </w:rPr>
              <w:t xml:space="preserve"> </w:t>
            </w:r>
            <w:r>
              <w:t>208 V</w:t>
            </w:r>
            <w:ins w:id="314" w:author="Sebek, Jim" w:date="2023-01-17T18:12:00Z">
              <w:r w:rsidR="001E11DA">
                <w:t>AC</w:t>
              </w:r>
            </w:ins>
            <w:del w:id="315" w:author="Sebek, Jim" w:date="2023-01-17T18:12:00Z">
              <w:r w:rsidDel="001E11DA">
                <w:delText>ac</w:delText>
              </w:r>
            </w:del>
            <w:r>
              <w:t xml:space="preserve"> disconnect</w:t>
            </w:r>
            <w:r>
              <w:rPr>
                <w:spacing w:val="-1"/>
              </w:rPr>
              <w:t xml:space="preserve"> </w:t>
            </w:r>
            <w:r>
              <w:t xml:space="preserve">switch in </w:t>
            </w:r>
            <w:r>
              <w:rPr>
                <w:spacing w:val="-4"/>
              </w:rPr>
              <w:t>B514</w:t>
            </w:r>
          </w:p>
        </w:tc>
        <w:tc>
          <w:tcPr>
            <w:tcW w:w="4373" w:type="dxa"/>
          </w:tcPr>
          <w:p w14:paraId="3FFAC0F7" w14:textId="77777777" w:rsidR="00832B82" w:rsidRDefault="00832B82">
            <w:pPr>
              <w:pStyle w:val="TableParagraph"/>
              <w:rPr>
                <w:sz w:val="19"/>
              </w:rPr>
            </w:pPr>
          </w:p>
          <w:p w14:paraId="11C9958E" w14:textId="77777777" w:rsidR="00832B82" w:rsidRDefault="00000000">
            <w:pPr>
              <w:pStyle w:val="TableParagraph"/>
              <w:ind w:left="180"/>
            </w:pPr>
            <w:r>
              <w:t>Hazard/</w:t>
            </w:r>
            <w:r>
              <w:rPr>
                <w:spacing w:val="-5"/>
              </w:rPr>
              <w:t xml:space="preserve"> </w:t>
            </w:r>
            <w:r>
              <w:t>Risk</w:t>
            </w:r>
            <w:r>
              <w:rPr>
                <w:spacing w:val="-3"/>
              </w:rPr>
              <w:t xml:space="preserve"> </w:t>
            </w:r>
            <w:r>
              <w:t>Category</w:t>
            </w:r>
            <w:r>
              <w:rPr>
                <w:spacing w:val="-2"/>
              </w:rPr>
              <w:t xml:space="preserve"> </w:t>
            </w:r>
            <w:r>
              <w:rPr>
                <w:spacing w:val="-10"/>
              </w:rPr>
              <w:t>0</w:t>
            </w:r>
          </w:p>
        </w:tc>
      </w:tr>
    </w:tbl>
    <w:p w14:paraId="7AAD986A" w14:textId="77777777" w:rsidR="00832B82" w:rsidRDefault="00832B82">
      <w:pPr>
        <w:pStyle w:val="BodyText"/>
        <w:rPr>
          <w:sz w:val="20"/>
        </w:rPr>
      </w:pPr>
    </w:p>
    <w:p w14:paraId="70BD2319" w14:textId="77777777" w:rsidR="00832B82" w:rsidRDefault="00832B82">
      <w:pPr>
        <w:pStyle w:val="BodyText"/>
        <w:spacing w:before="8"/>
        <w:rPr>
          <w:sz w:val="23"/>
        </w:rPr>
      </w:pPr>
    </w:p>
    <w:tbl>
      <w:tblPr>
        <w:tblW w:w="0" w:type="auto"/>
        <w:tblInd w:w="6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296"/>
      </w:tblGrid>
      <w:tr w:rsidR="00832B82" w14:paraId="326B51A1" w14:textId="77777777">
        <w:trPr>
          <w:trHeight w:val="726"/>
        </w:trPr>
        <w:tc>
          <w:tcPr>
            <w:tcW w:w="10296" w:type="dxa"/>
            <w:shd w:val="clear" w:color="auto" w:fill="DADADA"/>
          </w:tcPr>
          <w:p w14:paraId="22F87B62" w14:textId="77777777" w:rsidR="00832B82" w:rsidRDefault="00832B82">
            <w:pPr>
              <w:pStyle w:val="TableParagraph"/>
              <w:spacing w:before="10"/>
              <w:rPr>
                <w:sz w:val="30"/>
              </w:rPr>
            </w:pPr>
          </w:p>
          <w:p w14:paraId="31A21779" w14:textId="77777777" w:rsidR="00832B82" w:rsidRDefault="00000000">
            <w:pPr>
              <w:pStyle w:val="TableParagraph"/>
              <w:spacing w:before="1" w:line="352" w:lineRule="exact"/>
              <w:ind w:left="467"/>
              <w:rPr>
                <w:sz w:val="32"/>
              </w:rPr>
            </w:pPr>
            <w:r>
              <w:rPr>
                <w:sz w:val="32"/>
              </w:rPr>
              <w:t>F.</w:t>
            </w:r>
            <w:r>
              <w:rPr>
                <w:spacing w:val="40"/>
                <w:sz w:val="32"/>
              </w:rPr>
              <w:t xml:space="preserve"> </w:t>
            </w:r>
            <w:bookmarkStart w:id="316" w:name="F._Preparation_and_Notification_"/>
            <w:bookmarkEnd w:id="316"/>
            <w:r>
              <w:rPr>
                <w:sz w:val="32"/>
              </w:rPr>
              <w:t>Preparation</w:t>
            </w:r>
            <w:r>
              <w:rPr>
                <w:spacing w:val="-6"/>
                <w:sz w:val="32"/>
              </w:rPr>
              <w:t xml:space="preserve"> </w:t>
            </w:r>
            <w:r>
              <w:rPr>
                <w:sz w:val="32"/>
              </w:rPr>
              <w:t>and</w:t>
            </w:r>
            <w:r>
              <w:rPr>
                <w:spacing w:val="-7"/>
                <w:sz w:val="32"/>
              </w:rPr>
              <w:t xml:space="preserve"> </w:t>
            </w:r>
            <w:r>
              <w:rPr>
                <w:spacing w:val="-2"/>
                <w:sz w:val="32"/>
              </w:rPr>
              <w:t>Notification</w:t>
            </w:r>
          </w:p>
        </w:tc>
      </w:tr>
      <w:tr w:rsidR="00832B82" w14:paraId="64A7AF97" w14:textId="77777777">
        <w:trPr>
          <w:trHeight w:val="1221"/>
        </w:trPr>
        <w:tc>
          <w:tcPr>
            <w:tcW w:w="10296" w:type="dxa"/>
          </w:tcPr>
          <w:p w14:paraId="5A274AB4" w14:textId="77777777" w:rsidR="00832B82" w:rsidRDefault="00000000">
            <w:pPr>
              <w:pStyle w:val="TableParagraph"/>
              <w:spacing w:before="58"/>
              <w:ind w:left="186"/>
              <w:rPr>
                <w:b/>
                <w:sz w:val="24"/>
              </w:rPr>
            </w:pPr>
            <w:r>
              <w:rPr>
                <w:b/>
                <w:sz w:val="24"/>
              </w:rPr>
              <w:t>Step</w:t>
            </w:r>
            <w:r>
              <w:rPr>
                <w:b/>
                <w:spacing w:val="-4"/>
                <w:sz w:val="24"/>
              </w:rPr>
              <w:t xml:space="preserve"> </w:t>
            </w:r>
            <w:r>
              <w:rPr>
                <w:b/>
                <w:sz w:val="24"/>
              </w:rPr>
              <w:t>1.</w:t>
            </w:r>
            <w:r>
              <w:rPr>
                <w:b/>
                <w:spacing w:val="-4"/>
                <w:sz w:val="24"/>
              </w:rPr>
              <w:t xml:space="preserve"> </w:t>
            </w:r>
            <w:r>
              <w:rPr>
                <w:b/>
                <w:sz w:val="24"/>
              </w:rPr>
              <w:t>Determine</w:t>
            </w:r>
            <w:r>
              <w:rPr>
                <w:b/>
                <w:spacing w:val="-2"/>
                <w:sz w:val="24"/>
              </w:rPr>
              <w:t xml:space="preserve"> </w:t>
            </w:r>
            <w:r>
              <w:rPr>
                <w:b/>
                <w:sz w:val="24"/>
              </w:rPr>
              <w:t>if</w:t>
            </w:r>
            <w:r>
              <w:rPr>
                <w:b/>
                <w:spacing w:val="-5"/>
                <w:sz w:val="24"/>
              </w:rPr>
              <w:t xml:space="preserve"> </w:t>
            </w:r>
            <w:r>
              <w:rPr>
                <w:b/>
                <w:sz w:val="24"/>
              </w:rPr>
              <w:t>you</w:t>
            </w:r>
            <w:r>
              <w:rPr>
                <w:b/>
                <w:spacing w:val="-3"/>
                <w:sz w:val="24"/>
              </w:rPr>
              <w:t xml:space="preserve"> </w:t>
            </w:r>
            <w:r>
              <w:rPr>
                <w:b/>
                <w:sz w:val="24"/>
              </w:rPr>
              <w:t>are</w:t>
            </w:r>
            <w:r>
              <w:rPr>
                <w:b/>
                <w:spacing w:val="-3"/>
                <w:sz w:val="24"/>
              </w:rPr>
              <w:t xml:space="preserve"> </w:t>
            </w:r>
            <w:r>
              <w:rPr>
                <w:b/>
                <w:sz w:val="24"/>
              </w:rPr>
              <w:t>approved</w:t>
            </w:r>
            <w:r>
              <w:rPr>
                <w:b/>
                <w:spacing w:val="-4"/>
                <w:sz w:val="24"/>
              </w:rPr>
              <w:t xml:space="preserve"> </w:t>
            </w:r>
            <w:r>
              <w:rPr>
                <w:b/>
                <w:sz w:val="24"/>
              </w:rPr>
              <w:t>to</w:t>
            </w:r>
            <w:r>
              <w:rPr>
                <w:b/>
                <w:spacing w:val="-3"/>
                <w:sz w:val="24"/>
              </w:rPr>
              <w:t xml:space="preserve"> </w:t>
            </w:r>
            <w:r>
              <w:rPr>
                <w:b/>
                <w:sz w:val="24"/>
              </w:rPr>
              <w:t>implement</w:t>
            </w:r>
            <w:r>
              <w:rPr>
                <w:b/>
                <w:spacing w:val="-5"/>
                <w:sz w:val="24"/>
              </w:rPr>
              <w:t xml:space="preserve"> </w:t>
            </w:r>
            <w:r>
              <w:rPr>
                <w:b/>
                <w:sz w:val="24"/>
              </w:rPr>
              <w:t>this</w:t>
            </w:r>
            <w:r>
              <w:rPr>
                <w:b/>
                <w:spacing w:val="-2"/>
                <w:sz w:val="24"/>
              </w:rPr>
              <w:t xml:space="preserve"> procedure</w:t>
            </w:r>
          </w:p>
          <w:p w14:paraId="3069C497" w14:textId="77777777" w:rsidR="00832B82" w:rsidRDefault="00000000">
            <w:pPr>
              <w:pStyle w:val="TableParagraph"/>
              <w:spacing w:before="123" w:line="242" w:lineRule="auto"/>
              <w:ind w:left="186" w:right="996"/>
              <w:rPr>
                <w:sz w:val="24"/>
              </w:rPr>
            </w:pPr>
            <w:r>
              <w:rPr>
                <w:sz w:val="24"/>
              </w:rPr>
              <w:t>Only</w:t>
            </w:r>
            <w:r>
              <w:rPr>
                <w:spacing w:val="-1"/>
                <w:sz w:val="24"/>
              </w:rPr>
              <w:t xml:space="preserve"> </w:t>
            </w:r>
            <w:r>
              <w:rPr>
                <w:sz w:val="24"/>
              </w:rPr>
              <w:t>APSE/APSEM</w:t>
            </w:r>
            <w:r>
              <w:rPr>
                <w:spacing w:val="-2"/>
                <w:sz w:val="24"/>
              </w:rPr>
              <w:t xml:space="preserve"> </w:t>
            </w:r>
            <w:r>
              <w:rPr>
                <w:sz w:val="24"/>
              </w:rPr>
              <w:t>workers</w:t>
            </w:r>
            <w:r>
              <w:rPr>
                <w:spacing w:val="-1"/>
                <w:sz w:val="24"/>
              </w:rPr>
              <w:t xml:space="preserve"> </w:t>
            </w:r>
            <w:r>
              <w:rPr>
                <w:sz w:val="24"/>
              </w:rPr>
              <w:t>who are both authorized and electrically</w:t>
            </w:r>
            <w:r>
              <w:rPr>
                <w:spacing w:val="-1"/>
                <w:sz w:val="24"/>
              </w:rPr>
              <w:t xml:space="preserve"> </w:t>
            </w:r>
            <w:r>
              <w:rPr>
                <w:sz w:val="24"/>
              </w:rPr>
              <w:t>qualified are approved to implement this procedure.</w:t>
            </w:r>
          </w:p>
        </w:tc>
      </w:tr>
      <w:tr w:rsidR="00832B82" w14:paraId="4A387782" w14:textId="77777777">
        <w:trPr>
          <w:trHeight w:val="753"/>
        </w:trPr>
        <w:tc>
          <w:tcPr>
            <w:tcW w:w="10296" w:type="dxa"/>
          </w:tcPr>
          <w:p w14:paraId="100832CA" w14:textId="77777777" w:rsidR="00832B82" w:rsidRDefault="00000000">
            <w:pPr>
              <w:pStyle w:val="TableParagraph"/>
              <w:spacing w:before="62"/>
              <w:ind w:left="179"/>
              <w:rPr>
                <w:b/>
              </w:rPr>
            </w:pPr>
            <w:r>
              <w:rPr>
                <w:b/>
              </w:rPr>
              <w:t>Step</w:t>
            </w:r>
            <w:r>
              <w:rPr>
                <w:b/>
                <w:spacing w:val="-4"/>
              </w:rPr>
              <w:t xml:space="preserve"> </w:t>
            </w:r>
            <w:r>
              <w:rPr>
                <w:b/>
              </w:rPr>
              <w:t>2.</w:t>
            </w:r>
            <w:r>
              <w:rPr>
                <w:b/>
                <w:spacing w:val="-1"/>
              </w:rPr>
              <w:t xml:space="preserve"> </w:t>
            </w:r>
            <w:r>
              <w:rPr>
                <w:b/>
                <w:spacing w:val="-2"/>
              </w:rPr>
              <w:t>Notify:</w:t>
            </w:r>
          </w:p>
          <w:p w14:paraId="25911752" w14:textId="77777777" w:rsidR="00832B82" w:rsidRDefault="00000000">
            <w:pPr>
              <w:pStyle w:val="TableParagraph"/>
              <w:spacing w:before="125"/>
              <w:ind w:left="230"/>
            </w:pPr>
            <w:r>
              <w:t>Before</w:t>
            </w:r>
            <w:r>
              <w:rPr>
                <w:spacing w:val="-4"/>
              </w:rPr>
              <w:t xml:space="preserve"> </w:t>
            </w:r>
            <w:r>
              <w:t>starting</w:t>
            </w:r>
            <w:r>
              <w:rPr>
                <w:spacing w:val="-1"/>
              </w:rPr>
              <w:t xml:space="preserve"> </w:t>
            </w:r>
            <w:r>
              <w:t>work,</w:t>
            </w:r>
            <w:r>
              <w:rPr>
                <w:spacing w:val="-1"/>
              </w:rPr>
              <w:t xml:space="preserve"> </w:t>
            </w:r>
            <w:r>
              <w:t>notify</w:t>
            </w:r>
            <w:r>
              <w:rPr>
                <w:spacing w:val="-1"/>
              </w:rPr>
              <w:t xml:space="preserve"> </w:t>
            </w:r>
            <w:r>
              <w:t>the</w:t>
            </w:r>
            <w:r>
              <w:rPr>
                <w:spacing w:val="-1"/>
              </w:rPr>
              <w:t xml:space="preserve"> </w:t>
            </w:r>
            <w:r>
              <w:t>SPEAR</w:t>
            </w:r>
            <w:r>
              <w:rPr>
                <w:spacing w:val="-2"/>
              </w:rPr>
              <w:t xml:space="preserve"> </w:t>
            </w:r>
            <w:r>
              <w:t>control</w:t>
            </w:r>
            <w:r>
              <w:rPr>
                <w:spacing w:val="-1"/>
              </w:rPr>
              <w:t xml:space="preserve"> </w:t>
            </w:r>
            <w:r>
              <w:t>room</w:t>
            </w:r>
            <w:r>
              <w:rPr>
                <w:spacing w:val="-1"/>
              </w:rPr>
              <w:t xml:space="preserve"> </w:t>
            </w:r>
            <w:r>
              <w:t>operator,</w:t>
            </w:r>
            <w:r>
              <w:rPr>
                <w:spacing w:val="-1"/>
              </w:rPr>
              <w:t xml:space="preserve"> </w:t>
            </w:r>
            <w:r>
              <w:t>the</w:t>
            </w:r>
            <w:r>
              <w:rPr>
                <w:spacing w:val="-1"/>
              </w:rPr>
              <w:t xml:space="preserve"> </w:t>
            </w:r>
            <w:r>
              <w:t>equipment</w:t>
            </w:r>
            <w:r>
              <w:rPr>
                <w:spacing w:val="-1"/>
              </w:rPr>
              <w:t xml:space="preserve"> </w:t>
            </w:r>
            <w:r>
              <w:t>custodian</w:t>
            </w:r>
            <w:r>
              <w:rPr>
                <w:spacing w:val="-1"/>
              </w:rPr>
              <w:t xml:space="preserve"> </w:t>
            </w:r>
            <w:r>
              <w:t>and</w:t>
            </w:r>
            <w:r>
              <w:rPr>
                <w:spacing w:val="-1"/>
              </w:rPr>
              <w:t xml:space="preserve"> </w:t>
            </w:r>
            <w:r>
              <w:t>affected</w:t>
            </w:r>
            <w:r>
              <w:rPr>
                <w:spacing w:val="-1"/>
              </w:rPr>
              <w:t xml:space="preserve"> </w:t>
            </w:r>
            <w:r>
              <w:t>workers</w:t>
            </w:r>
            <w:r>
              <w:rPr>
                <w:spacing w:val="-1"/>
              </w:rPr>
              <w:t xml:space="preserve"> </w:t>
            </w:r>
            <w:r>
              <w:t>of</w:t>
            </w:r>
            <w:r>
              <w:rPr>
                <w:spacing w:val="-1"/>
              </w:rPr>
              <w:t xml:space="preserve"> </w:t>
            </w:r>
            <w:r>
              <w:t>the</w:t>
            </w:r>
            <w:r>
              <w:rPr>
                <w:spacing w:val="-1"/>
              </w:rPr>
              <w:t xml:space="preserve"> </w:t>
            </w:r>
            <w:r>
              <w:rPr>
                <w:spacing w:val="-2"/>
              </w:rPr>
              <w:t>activity.</w:t>
            </w:r>
          </w:p>
        </w:tc>
      </w:tr>
    </w:tbl>
    <w:p w14:paraId="734DA471" w14:textId="77777777" w:rsidR="00832B82" w:rsidRDefault="00832B82">
      <w:pPr>
        <w:sectPr w:rsidR="00832B82">
          <w:pgSz w:w="12240" w:h="15840"/>
          <w:pgMar w:top="1340" w:right="320" w:bottom="920" w:left="300" w:header="727" w:footer="738" w:gutter="0"/>
          <w:cols w:space="720"/>
        </w:sectPr>
      </w:pPr>
    </w:p>
    <w:p w14:paraId="04AA8AAD" w14:textId="77777777" w:rsidR="00832B82" w:rsidRDefault="00832B82">
      <w:pPr>
        <w:pStyle w:val="BodyText"/>
        <w:spacing w:before="9"/>
        <w:rPr>
          <w:sz w:val="7"/>
        </w:rPr>
      </w:pPr>
    </w:p>
    <w:tbl>
      <w:tblPr>
        <w:tblW w:w="0" w:type="auto"/>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96"/>
      </w:tblGrid>
      <w:tr w:rsidR="00832B82" w14:paraId="01AF6BBB" w14:textId="77777777">
        <w:trPr>
          <w:trHeight w:val="726"/>
        </w:trPr>
        <w:tc>
          <w:tcPr>
            <w:tcW w:w="10296" w:type="dxa"/>
            <w:shd w:val="clear" w:color="auto" w:fill="CDCDCD"/>
          </w:tcPr>
          <w:p w14:paraId="1D96B9A2" w14:textId="77777777" w:rsidR="00832B82" w:rsidRDefault="00832B82">
            <w:pPr>
              <w:pStyle w:val="TableParagraph"/>
              <w:spacing w:before="10"/>
              <w:rPr>
                <w:sz w:val="30"/>
              </w:rPr>
            </w:pPr>
          </w:p>
          <w:p w14:paraId="3A5C4AD4" w14:textId="77777777" w:rsidR="00832B82" w:rsidRDefault="00000000">
            <w:pPr>
              <w:pStyle w:val="TableParagraph"/>
              <w:spacing w:before="1" w:line="352" w:lineRule="exact"/>
              <w:ind w:left="470"/>
              <w:rPr>
                <w:sz w:val="32"/>
              </w:rPr>
            </w:pPr>
            <w:r>
              <w:rPr>
                <w:sz w:val="32"/>
              </w:rPr>
              <w:t xml:space="preserve">G. </w:t>
            </w:r>
            <w:bookmarkStart w:id="317" w:name="G._Normal_Shutdown_Procedure"/>
            <w:bookmarkEnd w:id="317"/>
            <w:r>
              <w:rPr>
                <w:sz w:val="32"/>
              </w:rPr>
              <w:t>Normal</w:t>
            </w:r>
            <w:r>
              <w:rPr>
                <w:spacing w:val="-9"/>
                <w:sz w:val="32"/>
              </w:rPr>
              <w:t xml:space="preserve"> </w:t>
            </w:r>
            <w:r>
              <w:rPr>
                <w:sz w:val="32"/>
              </w:rPr>
              <w:t>Shutdown</w:t>
            </w:r>
            <w:r>
              <w:rPr>
                <w:spacing w:val="-8"/>
                <w:sz w:val="32"/>
              </w:rPr>
              <w:t xml:space="preserve"> </w:t>
            </w:r>
            <w:r>
              <w:rPr>
                <w:spacing w:val="-2"/>
                <w:sz w:val="32"/>
              </w:rPr>
              <w:t>Procedure</w:t>
            </w:r>
          </w:p>
        </w:tc>
      </w:tr>
      <w:tr w:rsidR="00832B82" w14:paraId="2B96C2A9" w14:textId="77777777">
        <w:trPr>
          <w:trHeight w:val="633"/>
        </w:trPr>
        <w:tc>
          <w:tcPr>
            <w:tcW w:w="10296" w:type="dxa"/>
            <w:tcBorders>
              <w:left w:val="single" w:sz="6" w:space="0" w:color="000000"/>
              <w:bottom w:val="single" w:sz="6" w:space="0" w:color="000000"/>
              <w:right w:val="single" w:sz="6" w:space="0" w:color="000000"/>
            </w:tcBorders>
          </w:tcPr>
          <w:p w14:paraId="41C487B3" w14:textId="77777777" w:rsidR="00832B82" w:rsidRDefault="00000000">
            <w:pPr>
              <w:pStyle w:val="TableParagraph"/>
              <w:spacing w:before="62" w:line="244" w:lineRule="auto"/>
              <w:ind w:left="539" w:hanging="361"/>
            </w:pPr>
            <w:r>
              <w:t>1.</w:t>
            </w:r>
            <w:r>
              <w:rPr>
                <w:spacing w:val="80"/>
              </w:rPr>
              <w:t xml:space="preserve"> </w:t>
            </w:r>
            <w:r>
              <w:t>Notify Spear</w:t>
            </w:r>
            <w:r>
              <w:rPr>
                <w:spacing w:val="-1"/>
              </w:rPr>
              <w:t xml:space="preserve"> </w:t>
            </w:r>
            <w:r>
              <w:t>Operations that the RF</w:t>
            </w:r>
            <w:r>
              <w:rPr>
                <w:spacing w:val="-1"/>
              </w:rPr>
              <w:t xml:space="preserve"> </w:t>
            </w:r>
            <w:r>
              <w:t>HVPS</w:t>
            </w:r>
            <w:r>
              <w:rPr>
                <w:spacing w:val="-1"/>
              </w:rPr>
              <w:t xml:space="preserve"> </w:t>
            </w:r>
            <w:r>
              <w:t xml:space="preserve">needs to </w:t>
            </w:r>
            <w:proofErr w:type="gramStart"/>
            <w:r>
              <w:t>locked</w:t>
            </w:r>
            <w:proofErr w:type="gramEnd"/>
            <w:r>
              <w:t xml:space="preserve"> and tagged and so that they can notify the High Voltage </w:t>
            </w:r>
            <w:r>
              <w:rPr>
                <w:spacing w:val="-2"/>
              </w:rPr>
              <w:t>Electricians.</w:t>
            </w:r>
          </w:p>
        </w:tc>
      </w:tr>
      <w:tr w:rsidR="00832B82" w14:paraId="6499D8BB" w14:textId="77777777">
        <w:trPr>
          <w:trHeight w:val="632"/>
        </w:trPr>
        <w:tc>
          <w:tcPr>
            <w:tcW w:w="10296" w:type="dxa"/>
            <w:tcBorders>
              <w:top w:val="single" w:sz="6" w:space="0" w:color="000000"/>
              <w:left w:val="single" w:sz="6" w:space="0" w:color="000000"/>
              <w:bottom w:val="single" w:sz="6" w:space="0" w:color="000000"/>
              <w:right w:val="single" w:sz="6" w:space="0" w:color="000000"/>
            </w:tcBorders>
          </w:tcPr>
          <w:p w14:paraId="51B695B3" w14:textId="745815BF" w:rsidR="00832B82" w:rsidRDefault="00000000">
            <w:pPr>
              <w:pStyle w:val="TableParagraph"/>
              <w:spacing w:before="62" w:line="244" w:lineRule="auto"/>
              <w:ind w:left="467" w:right="126" w:hanging="289"/>
            </w:pPr>
            <w:r>
              <w:t>2.</w:t>
            </w:r>
            <w:r>
              <w:rPr>
                <w:spacing w:val="80"/>
              </w:rPr>
              <w:t xml:space="preserve"> </w:t>
            </w:r>
            <w:r>
              <w:t>After</w:t>
            </w:r>
            <w:r>
              <w:rPr>
                <w:spacing w:val="-1"/>
              </w:rPr>
              <w:t xml:space="preserve"> </w:t>
            </w:r>
            <w:r>
              <w:t>the High Voltage Electricians open the 12.47</w:t>
            </w:r>
            <w:ins w:id="318" w:author="Sebek, Jim" w:date="2023-01-17T18:14:00Z">
              <w:r w:rsidR="001E11DA">
                <w:t xml:space="preserve"> </w:t>
              </w:r>
            </w:ins>
            <w:r>
              <w:t>kV</w:t>
            </w:r>
            <w:ins w:id="319" w:author="Sebek, Jim" w:date="2023-01-17T18:15:00Z">
              <w:r w:rsidR="001E11DA">
                <w:t>AC</w:t>
              </w:r>
            </w:ins>
            <w:del w:id="320" w:author="Sebek, Jim" w:date="2023-01-17T18:15:00Z">
              <w:r w:rsidDel="001E11DA">
                <w:delText>ac</w:delText>
              </w:r>
            </w:del>
            <w:r>
              <w:t xml:space="preserve"> disconnect switch</w:t>
            </w:r>
            <w:ins w:id="321" w:author="Sebek, Jim" w:date="2023-01-17T18:15:00Z">
              <w:r w:rsidR="001E11DA">
                <w:t>, remove the HV fuses,</w:t>
              </w:r>
            </w:ins>
            <w:r>
              <w:t xml:space="preserve"> and install grounds on the busses</w:t>
            </w:r>
            <w:ins w:id="322" w:author="Sebek, Jim" w:date="2023-01-17T18:15:00Z">
              <w:r w:rsidR="001E11DA">
                <w:t>,</w:t>
              </w:r>
            </w:ins>
            <w:r>
              <w:t xml:space="preserve"> lock and tag the 12.47 KV</w:t>
            </w:r>
            <w:ins w:id="323" w:author="Sebek, Jim" w:date="2023-01-17T18:15:00Z">
              <w:r w:rsidR="001E11DA">
                <w:t>AC</w:t>
              </w:r>
            </w:ins>
            <w:r>
              <w:t xml:space="preserve"> disconnect switch.</w:t>
            </w:r>
          </w:p>
        </w:tc>
      </w:tr>
      <w:tr w:rsidR="00832B82" w14:paraId="5F996F2F" w14:textId="77777777">
        <w:trPr>
          <w:trHeight w:val="4691"/>
        </w:trPr>
        <w:tc>
          <w:tcPr>
            <w:tcW w:w="10296" w:type="dxa"/>
            <w:tcBorders>
              <w:top w:val="single" w:sz="6" w:space="0" w:color="000000"/>
              <w:left w:val="single" w:sz="6" w:space="0" w:color="000000"/>
              <w:bottom w:val="single" w:sz="6" w:space="0" w:color="000000"/>
              <w:right w:val="single" w:sz="6" w:space="0" w:color="000000"/>
            </w:tcBorders>
          </w:tcPr>
          <w:p w14:paraId="7D1C5C91" w14:textId="38BFFDC1" w:rsidR="00832B82" w:rsidRDefault="00000000">
            <w:pPr>
              <w:pStyle w:val="TableParagraph"/>
              <w:spacing w:before="62" w:line="244" w:lineRule="auto"/>
              <w:ind w:left="468" w:right="126" w:hanging="289"/>
            </w:pPr>
            <w:r>
              <w:t>3.</w:t>
            </w:r>
            <w:r>
              <w:rPr>
                <w:spacing w:val="80"/>
              </w:rPr>
              <w:t xml:space="preserve"> </w:t>
            </w:r>
            <w:r>
              <w:t>View</w:t>
            </w:r>
            <w:r>
              <w:rPr>
                <w:spacing w:val="-1"/>
              </w:rPr>
              <w:t xml:space="preserve"> </w:t>
            </w:r>
            <w:r>
              <w:t xml:space="preserve">a </w:t>
            </w:r>
            <w:proofErr w:type="gramStart"/>
            <w:r>
              <w:t>zero output</w:t>
            </w:r>
            <w:proofErr w:type="gramEnd"/>
            <w:r>
              <w:t xml:space="preserve"> voltage verification </w:t>
            </w:r>
            <w:ins w:id="324" w:author="Sebek, Jim" w:date="2023-01-17T18:15:00Z">
              <w:r w:rsidR="001E11DA">
                <w:t xml:space="preserve">of the HVPS </w:t>
              </w:r>
            </w:ins>
            <w:r>
              <w:t>by looking at the local touch panel display. Proceed to B132, depress the manual plunger and on the termination tank, and lock and tag.</w:t>
            </w:r>
            <w:ins w:id="325" w:author="Sebek, Jim" w:date="2023-01-17T18:16:00Z">
              <w:r w:rsidR="001E11DA">
                <w:t xml:space="preserve">  Need to put something here to verify a transition if the supply is already off.</w:t>
              </w:r>
            </w:ins>
          </w:p>
          <w:p w14:paraId="44181053" w14:textId="77777777" w:rsidR="00832B82" w:rsidRDefault="00000000">
            <w:pPr>
              <w:pStyle w:val="TableParagraph"/>
              <w:ind w:left="469"/>
              <w:rPr>
                <w:sz w:val="20"/>
              </w:rPr>
            </w:pPr>
            <w:r>
              <w:rPr>
                <w:noProof/>
                <w:sz w:val="20"/>
              </w:rPr>
              <w:drawing>
                <wp:inline distT="0" distB="0" distL="0" distR="0" wp14:anchorId="05BECB2A" wp14:editId="0384C30F">
                  <wp:extent cx="3847778" cy="2359152"/>
                  <wp:effectExtent l="0" t="0" r="0" b="0"/>
                  <wp:docPr id="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jpeg"/>
                          <pic:cNvPicPr/>
                        </pic:nvPicPr>
                        <pic:blipFill>
                          <a:blip r:embed="rId24" cstate="print"/>
                          <a:stretch>
                            <a:fillRect/>
                          </a:stretch>
                        </pic:blipFill>
                        <pic:spPr>
                          <a:xfrm>
                            <a:off x="0" y="0"/>
                            <a:ext cx="3847778" cy="2359152"/>
                          </a:xfrm>
                          <a:prstGeom prst="rect">
                            <a:avLst/>
                          </a:prstGeom>
                        </pic:spPr>
                      </pic:pic>
                    </a:graphicData>
                  </a:graphic>
                </wp:inline>
              </w:drawing>
            </w:r>
          </w:p>
          <w:p w14:paraId="6A371E7C" w14:textId="77777777" w:rsidR="00832B82" w:rsidRDefault="00832B82">
            <w:pPr>
              <w:pStyle w:val="TableParagraph"/>
              <w:rPr>
                <w:sz w:val="20"/>
              </w:rPr>
            </w:pPr>
          </w:p>
        </w:tc>
      </w:tr>
      <w:tr w:rsidR="00832B82" w14:paraId="0FCBF9BB" w14:textId="77777777">
        <w:trPr>
          <w:trHeight w:val="376"/>
        </w:trPr>
        <w:tc>
          <w:tcPr>
            <w:tcW w:w="10296" w:type="dxa"/>
            <w:tcBorders>
              <w:top w:val="single" w:sz="6" w:space="0" w:color="000000"/>
              <w:left w:val="single" w:sz="6" w:space="0" w:color="000000"/>
              <w:bottom w:val="single" w:sz="6" w:space="0" w:color="000000"/>
              <w:right w:val="single" w:sz="6" w:space="0" w:color="000000"/>
            </w:tcBorders>
          </w:tcPr>
          <w:p w14:paraId="1C4B4CBF" w14:textId="77777777" w:rsidR="00832B82" w:rsidRDefault="00000000">
            <w:pPr>
              <w:pStyle w:val="TableParagraph"/>
              <w:spacing w:before="62"/>
              <w:ind w:left="179"/>
            </w:pPr>
            <w:r>
              <w:t>4.</w:t>
            </w:r>
            <w:r>
              <w:rPr>
                <w:spacing w:val="60"/>
                <w:w w:val="150"/>
              </w:rPr>
              <w:t xml:space="preserve"> </w:t>
            </w:r>
            <w:r>
              <w:t>Proceed</w:t>
            </w:r>
            <w:r>
              <w:rPr>
                <w:spacing w:val="-1"/>
              </w:rPr>
              <w:t xml:space="preserve"> </w:t>
            </w:r>
            <w:r>
              <w:t>to B117.</w:t>
            </w:r>
            <w:r>
              <w:rPr>
                <w:spacing w:val="50"/>
              </w:rPr>
              <w:t xml:space="preserve"> </w:t>
            </w:r>
            <w:r>
              <w:t>Open</w:t>
            </w:r>
            <w:r>
              <w:rPr>
                <w:spacing w:val="-1"/>
              </w:rPr>
              <w:t xml:space="preserve"> </w:t>
            </w:r>
            <w:r>
              <w:t>and lock and</w:t>
            </w:r>
            <w:r>
              <w:rPr>
                <w:spacing w:val="-1"/>
              </w:rPr>
              <w:t xml:space="preserve"> </w:t>
            </w:r>
            <w:r>
              <w:t>tag Panel LPB</w:t>
            </w:r>
            <w:r>
              <w:rPr>
                <w:spacing w:val="-1"/>
              </w:rPr>
              <w:t xml:space="preserve"> </w:t>
            </w:r>
            <w:r>
              <w:rPr>
                <w:spacing w:val="-2"/>
              </w:rPr>
              <w:t>CB20.</w:t>
            </w:r>
          </w:p>
        </w:tc>
      </w:tr>
      <w:tr w:rsidR="00832B82" w14:paraId="4A113B8A" w14:textId="77777777">
        <w:trPr>
          <w:trHeight w:val="376"/>
        </w:trPr>
        <w:tc>
          <w:tcPr>
            <w:tcW w:w="10296" w:type="dxa"/>
            <w:tcBorders>
              <w:top w:val="single" w:sz="6" w:space="0" w:color="000000"/>
              <w:left w:val="single" w:sz="6" w:space="0" w:color="000000"/>
              <w:bottom w:val="single" w:sz="6" w:space="0" w:color="000000"/>
              <w:right w:val="single" w:sz="6" w:space="0" w:color="000000"/>
            </w:tcBorders>
          </w:tcPr>
          <w:p w14:paraId="1F383335" w14:textId="26653253" w:rsidR="00832B82" w:rsidRDefault="00000000">
            <w:pPr>
              <w:pStyle w:val="TableParagraph"/>
              <w:spacing w:before="62"/>
              <w:ind w:left="179"/>
            </w:pPr>
            <w:r>
              <w:t>5.</w:t>
            </w:r>
            <w:r>
              <w:rPr>
                <w:spacing w:val="60"/>
                <w:w w:val="150"/>
              </w:rPr>
              <w:t xml:space="preserve"> </w:t>
            </w:r>
            <w:r>
              <w:t>Proceed to B514.</w:t>
            </w:r>
            <w:r>
              <w:rPr>
                <w:spacing w:val="49"/>
              </w:rPr>
              <w:t xml:space="preserve"> </w:t>
            </w:r>
            <w:r>
              <w:t>Open and lock and tag</w:t>
            </w:r>
            <w:r>
              <w:rPr>
                <w:spacing w:val="-1"/>
              </w:rPr>
              <w:t xml:space="preserve"> </w:t>
            </w:r>
            <w:r>
              <w:t xml:space="preserve">the 208 </w:t>
            </w:r>
            <w:proofErr w:type="gramStart"/>
            <w:r>
              <w:t>V</w:t>
            </w:r>
            <w:ins w:id="326" w:author="Sebek, Jim" w:date="2023-01-17T18:16:00Z">
              <w:r w:rsidR="001E11DA">
                <w:t>AC</w:t>
              </w:r>
            </w:ins>
            <w:proofErr w:type="gramEnd"/>
            <w:del w:id="327" w:author="Sebek, Jim" w:date="2023-01-17T18:16:00Z">
              <w:r w:rsidDel="001E11DA">
                <w:delText>ac</w:delText>
              </w:r>
            </w:del>
            <w:r>
              <w:t xml:space="preserve"> disconnect switch and</w:t>
            </w:r>
            <w:r>
              <w:rPr>
                <w:spacing w:val="-1"/>
              </w:rPr>
              <w:t xml:space="preserve"> </w:t>
            </w:r>
            <w:ins w:id="328" w:author="Sebek, Jim" w:date="2023-01-17T18:17:00Z">
              <w:r w:rsidR="003A6D19">
                <w:rPr>
                  <w:spacing w:val="-1"/>
                </w:rPr>
                <w:t xml:space="preserve">open </w:t>
              </w:r>
            </w:ins>
            <w:r>
              <w:t xml:space="preserve">the 120 Vdc circuit </w:t>
            </w:r>
            <w:r>
              <w:rPr>
                <w:spacing w:val="-2"/>
              </w:rPr>
              <w:t>breaker</w:t>
            </w:r>
            <w:ins w:id="329" w:author="Sebek, Jim" w:date="2023-01-17T18:17:00Z">
              <w:r w:rsidR="003A6D19">
                <w:rPr>
                  <w:spacing w:val="-2"/>
                </w:rPr>
                <w:t xml:space="preserve"> and lock and tag its enclosure</w:t>
              </w:r>
            </w:ins>
            <w:r>
              <w:rPr>
                <w:spacing w:val="-2"/>
              </w:rPr>
              <w:t>.</w:t>
            </w:r>
          </w:p>
        </w:tc>
      </w:tr>
      <w:tr w:rsidR="00832B82" w14:paraId="562738A0" w14:textId="77777777">
        <w:trPr>
          <w:trHeight w:val="632"/>
        </w:trPr>
        <w:tc>
          <w:tcPr>
            <w:tcW w:w="10296" w:type="dxa"/>
            <w:tcBorders>
              <w:top w:val="single" w:sz="6" w:space="0" w:color="000000"/>
              <w:left w:val="single" w:sz="6" w:space="0" w:color="000000"/>
              <w:bottom w:val="single" w:sz="6" w:space="0" w:color="000000"/>
              <w:right w:val="single" w:sz="6" w:space="0" w:color="000000"/>
            </w:tcBorders>
          </w:tcPr>
          <w:p w14:paraId="1225FB52" w14:textId="30C44D7D" w:rsidR="00832B82" w:rsidRDefault="00000000">
            <w:pPr>
              <w:pStyle w:val="TableParagraph"/>
              <w:spacing w:before="62" w:line="244" w:lineRule="auto"/>
              <w:ind w:left="467" w:right="126" w:hanging="289"/>
            </w:pPr>
            <w:r>
              <w:t>6.</w:t>
            </w:r>
            <w:r>
              <w:rPr>
                <w:spacing w:val="80"/>
              </w:rPr>
              <w:t xml:space="preserve"> </w:t>
            </w:r>
            <w:r>
              <w:t>Verify affected areas are clear</w:t>
            </w:r>
            <w:r>
              <w:rPr>
                <w:spacing w:val="-1"/>
              </w:rPr>
              <w:t xml:space="preserve"> </w:t>
            </w:r>
            <w:r>
              <w:t>of personnel.</w:t>
            </w:r>
            <w:r>
              <w:rPr>
                <w:spacing w:val="40"/>
              </w:rPr>
              <w:t xml:space="preserve"> </w:t>
            </w:r>
            <w:r>
              <w:t>Perform ZZV</w:t>
            </w:r>
            <w:r>
              <w:rPr>
                <w:spacing w:val="-1"/>
              </w:rPr>
              <w:t xml:space="preserve"> </w:t>
            </w:r>
            <w:r>
              <w:t>as required before starting work.</w:t>
            </w:r>
            <w:r>
              <w:rPr>
                <w:spacing w:val="40"/>
              </w:rPr>
              <w:t xml:space="preserve"> </w:t>
            </w:r>
            <w:r>
              <w:t>When working inside any of the tanks ZVV with ground sticks before making contact with high voltage components.</w:t>
            </w:r>
            <w:ins w:id="330" w:author="Sebek, Jim" w:date="2023-01-17T18:18:00Z">
              <w:r w:rsidR="003A6D19">
                <w:t xml:space="preserve">  We need a list of places to ground here.</w:t>
              </w:r>
            </w:ins>
          </w:p>
        </w:tc>
      </w:tr>
      <w:tr w:rsidR="00832B82" w14:paraId="5462C239" w14:textId="77777777">
        <w:trPr>
          <w:trHeight w:val="633"/>
        </w:trPr>
        <w:tc>
          <w:tcPr>
            <w:tcW w:w="10296" w:type="dxa"/>
            <w:tcBorders>
              <w:top w:val="single" w:sz="6" w:space="0" w:color="000000"/>
              <w:left w:val="single" w:sz="6" w:space="0" w:color="000000"/>
              <w:bottom w:val="single" w:sz="6" w:space="0" w:color="000000"/>
              <w:right w:val="single" w:sz="6" w:space="0" w:color="000000"/>
            </w:tcBorders>
          </w:tcPr>
          <w:p w14:paraId="39B44909" w14:textId="48324D81" w:rsidR="00832B82" w:rsidRDefault="00000000">
            <w:pPr>
              <w:pStyle w:val="TableParagraph"/>
              <w:spacing w:before="62" w:line="244" w:lineRule="auto"/>
              <w:ind w:left="467" w:right="126" w:hanging="289"/>
            </w:pPr>
            <w:r>
              <w:t>7.</w:t>
            </w:r>
            <w:r>
              <w:rPr>
                <w:spacing w:val="80"/>
              </w:rPr>
              <w:t xml:space="preserve"> </w:t>
            </w:r>
            <w:r>
              <w:t>Re-energize the equipment. Note: be certain to consider</w:t>
            </w:r>
            <w:r>
              <w:rPr>
                <w:spacing w:val="-1"/>
              </w:rPr>
              <w:t xml:space="preserve"> </w:t>
            </w:r>
            <w:r>
              <w:t xml:space="preserve">effects of re-energization on all systems downstream of energy </w:t>
            </w:r>
            <w:r>
              <w:rPr>
                <w:spacing w:val="-2"/>
              </w:rPr>
              <w:t>source.</w:t>
            </w:r>
            <w:ins w:id="331" w:author="Sebek, Jim" w:date="2023-01-17T18:18:00Z">
              <w:r w:rsidR="003A6D19">
                <w:rPr>
                  <w:spacing w:val="-2"/>
                </w:rPr>
                <w:t xml:space="preserve">  We need to have a more direct command here.</w:t>
              </w:r>
            </w:ins>
          </w:p>
        </w:tc>
      </w:tr>
      <w:tr w:rsidR="00832B82" w14:paraId="09499E1A" w14:textId="77777777">
        <w:trPr>
          <w:trHeight w:val="376"/>
        </w:trPr>
        <w:tc>
          <w:tcPr>
            <w:tcW w:w="10296" w:type="dxa"/>
            <w:tcBorders>
              <w:top w:val="single" w:sz="6" w:space="0" w:color="000000"/>
              <w:left w:val="single" w:sz="6" w:space="0" w:color="000000"/>
              <w:bottom w:val="single" w:sz="6" w:space="0" w:color="000000"/>
              <w:right w:val="single" w:sz="6" w:space="0" w:color="000000"/>
            </w:tcBorders>
          </w:tcPr>
          <w:p w14:paraId="6BC1EA62" w14:textId="77777777" w:rsidR="00832B82" w:rsidRDefault="00000000">
            <w:pPr>
              <w:pStyle w:val="TableParagraph"/>
              <w:spacing w:before="62"/>
              <w:ind w:left="179"/>
            </w:pPr>
            <w:r>
              <w:t>8.</w:t>
            </w:r>
            <w:r>
              <w:rPr>
                <w:spacing w:val="58"/>
                <w:w w:val="150"/>
              </w:rPr>
              <w:t xml:space="preserve"> </w:t>
            </w:r>
            <w:r>
              <w:t>Notify</w:t>
            </w:r>
            <w:r>
              <w:rPr>
                <w:spacing w:val="-1"/>
              </w:rPr>
              <w:t xml:space="preserve"> </w:t>
            </w:r>
            <w:r>
              <w:t>supervisor</w:t>
            </w:r>
            <w:r>
              <w:rPr>
                <w:spacing w:val="-2"/>
              </w:rPr>
              <w:t xml:space="preserve"> </w:t>
            </w:r>
            <w:r>
              <w:t>when</w:t>
            </w:r>
            <w:r>
              <w:rPr>
                <w:spacing w:val="-1"/>
              </w:rPr>
              <w:t xml:space="preserve"> </w:t>
            </w:r>
            <w:r>
              <w:t>work</w:t>
            </w:r>
            <w:r>
              <w:rPr>
                <w:spacing w:val="-2"/>
              </w:rPr>
              <w:t xml:space="preserve"> </w:t>
            </w:r>
            <w:r>
              <w:t>is</w:t>
            </w:r>
            <w:r>
              <w:rPr>
                <w:spacing w:val="-1"/>
              </w:rPr>
              <w:t xml:space="preserve"> </w:t>
            </w:r>
            <w:r>
              <w:rPr>
                <w:spacing w:val="-2"/>
              </w:rPr>
              <w:t>complete.</w:t>
            </w:r>
          </w:p>
        </w:tc>
      </w:tr>
      <w:tr w:rsidR="00832B82" w14:paraId="6D51745F" w14:textId="77777777">
        <w:trPr>
          <w:trHeight w:val="632"/>
        </w:trPr>
        <w:tc>
          <w:tcPr>
            <w:tcW w:w="10296" w:type="dxa"/>
            <w:tcBorders>
              <w:top w:val="single" w:sz="6" w:space="0" w:color="000000"/>
              <w:left w:val="single" w:sz="6" w:space="0" w:color="000000"/>
              <w:bottom w:val="single" w:sz="6" w:space="0" w:color="000000"/>
              <w:right w:val="single" w:sz="6" w:space="0" w:color="000000"/>
            </w:tcBorders>
          </w:tcPr>
          <w:p w14:paraId="6842FF85" w14:textId="77777777" w:rsidR="00832B82" w:rsidRDefault="00000000">
            <w:pPr>
              <w:pStyle w:val="TableParagraph"/>
              <w:spacing w:before="62" w:line="244" w:lineRule="auto"/>
              <w:ind w:left="467" w:right="126" w:hanging="289"/>
            </w:pPr>
            <w:r>
              <w:t>9.</w:t>
            </w:r>
            <w:r>
              <w:rPr>
                <w:spacing w:val="80"/>
              </w:rPr>
              <w:t xml:space="preserve"> </w:t>
            </w:r>
            <w:r>
              <w:t>If you find any errors in this procedure, or</w:t>
            </w:r>
            <w:r>
              <w:rPr>
                <w:spacing w:val="-1"/>
              </w:rPr>
              <w:t xml:space="preserve"> </w:t>
            </w:r>
            <w:r>
              <w:t>have suggestions on how</w:t>
            </w:r>
            <w:r>
              <w:rPr>
                <w:spacing w:val="-1"/>
              </w:rPr>
              <w:t xml:space="preserve"> </w:t>
            </w:r>
            <w:r>
              <w:t>to improve it, provide your comments to the equipment custodian.</w:t>
            </w:r>
          </w:p>
        </w:tc>
      </w:tr>
    </w:tbl>
    <w:p w14:paraId="68EA3F4B" w14:textId="77777777" w:rsidR="00832B82" w:rsidRDefault="00832B82">
      <w:pPr>
        <w:spacing w:line="244" w:lineRule="auto"/>
        <w:sectPr w:rsidR="00832B82">
          <w:pgSz w:w="12240" w:h="15840"/>
          <w:pgMar w:top="1340" w:right="320" w:bottom="920" w:left="300" w:header="727" w:footer="738" w:gutter="0"/>
          <w:cols w:space="720"/>
        </w:sectPr>
      </w:pPr>
    </w:p>
    <w:p w14:paraId="7D8B17E7" w14:textId="77777777" w:rsidR="00832B82" w:rsidRDefault="00832B82">
      <w:pPr>
        <w:pStyle w:val="BodyText"/>
        <w:rPr>
          <w:sz w:val="8"/>
        </w:r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77"/>
      </w:tblGrid>
      <w:tr w:rsidR="00832B82" w14:paraId="260BFEBC" w14:textId="77777777">
        <w:trPr>
          <w:trHeight w:val="726"/>
        </w:trPr>
        <w:tc>
          <w:tcPr>
            <w:tcW w:w="10277" w:type="dxa"/>
            <w:shd w:val="clear" w:color="auto" w:fill="CDCDCD"/>
          </w:tcPr>
          <w:p w14:paraId="5C20FC31" w14:textId="77777777" w:rsidR="00832B82" w:rsidRDefault="00832B82">
            <w:pPr>
              <w:pStyle w:val="TableParagraph"/>
              <w:spacing w:before="10"/>
              <w:rPr>
                <w:sz w:val="30"/>
              </w:rPr>
            </w:pPr>
          </w:p>
          <w:p w14:paraId="7877C6A1" w14:textId="77777777" w:rsidR="00832B82" w:rsidRDefault="00000000">
            <w:pPr>
              <w:pStyle w:val="TableParagraph"/>
              <w:spacing w:before="1" w:line="352" w:lineRule="exact"/>
              <w:ind w:left="467"/>
              <w:rPr>
                <w:sz w:val="32"/>
              </w:rPr>
            </w:pPr>
            <w:r>
              <w:rPr>
                <w:sz w:val="32"/>
              </w:rPr>
              <w:t>H.</w:t>
            </w:r>
            <w:r>
              <w:rPr>
                <w:spacing w:val="15"/>
                <w:sz w:val="32"/>
              </w:rPr>
              <w:t xml:space="preserve"> </w:t>
            </w:r>
            <w:bookmarkStart w:id="332" w:name="H._Startup_Procedure"/>
            <w:bookmarkEnd w:id="332"/>
            <w:r>
              <w:rPr>
                <w:sz w:val="32"/>
              </w:rPr>
              <w:t>Startup</w:t>
            </w:r>
            <w:r>
              <w:rPr>
                <w:spacing w:val="-7"/>
                <w:sz w:val="32"/>
              </w:rPr>
              <w:t xml:space="preserve"> </w:t>
            </w:r>
            <w:r>
              <w:rPr>
                <w:spacing w:val="-2"/>
                <w:sz w:val="32"/>
              </w:rPr>
              <w:t>Procedure</w:t>
            </w:r>
          </w:p>
        </w:tc>
      </w:tr>
      <w:tr w:rsidR="00832B82" w14:paraId="46A367E0" w14:textId="77777777">
        <w:trPr>
          <w:trHeight w:val="890"/>
        </w:trPr>
        <w:tc>
          <w:tcPr>
            <w:tcW w:w="10277" w:type="dxa"/>
          </w:tcPr>
          <w:p w14:paraId="353829AB" w14:textId="77777777" w:rsidR="00832B82" w:rsidRDefault="00000000">
            <w:pPr>
              <w:pStyle w:val="TableParagraph"/>
              <w:tabs>
                <w:tab w:val="left" w:pos="571"/>
              </w:tabs>
              <w:spacing w:before="62" w:line="244" w:lineRule="auto"/>
              <w:ind w:left="571" w:right="231" w:hanging="361"/>
            </w:pPr>
            <w:r>
              <w:rPr>
                <w:spacing w:val="-6"/>
              </w:rPr>
              <w:t>1.</w:t>
            </w:r>
            <w:r>
              <w:tab/>
              <w:t>Remove</w:t>
            </w:r>
            <w:r>
              <w:rPr>
                <w:spacing w:val="-1"/>
              </w:rPr>
              <w:t xml:space="preserve"> </w:t>
            </w:r>
            <w:r>
              <w:t>lock</w:t>
            </w:r>
            <w:r>
              <w:rPr>
                <w:spacing w:val="-1"/>
              </w:rPr>
              <w:t xml:space="preserve"> </w:t>
            </w:r>
            <w:r>
              <w:t>and</w:t>
            </w:r>
            <w:r>
              <w:rPr>
                <w:spacing w:val="-1"/>
              </w:rPr>
              <w:t xml:space="preserve"> </w:t>
            </w:r>
            <w:r>
              <w:t>tag</w:t>
            </w:r>
            <w:r>
              <w:rPr>
                <w:spacing w:val="-1"/>
              </w:rPr>
              <w:t xml:space="preserve"> </w:t>
            </w:r>
            <w:r>
              <w:t>from</w:t>
            </w:r>
            <w:r>
              <w:rPr>
                <w:spacing w:val="-1"/>
              </w:rPr>
              <w:t xml:space="preserve"> </w:t>
            </w:r>
            <w:r>
              <w:t>the</w:t>
            </w:r>
            <w:r>
              <w:rPr>
                <w:spacing w:val="-1"/>
              </w:rPr>
              <w:t xml:space="preserve"> </w:t>
            </w:r>
            <w:r>
              <w:t>12.47</w:t>
            </w:r>
            <w:r>
              <w:rPr>
                <w:spacing w:val="-1"/>
              </w:rPr>
              <w:t xml:space="preserve"> </w:t>
            </w:r>
            <w:r>
              <w:t>KVac</w:t>
            </w:r>
            <w:r>
              <w:rPr>
                <w:spacing w:val="-1"/>
              </w:rPr>
              <w:t xml:space="preserve"> </w:t>
            </w:r>
            <w:r>
              <w:t>disconnect</w:t>
            </w:r>
            <w:r>
              <w:rPr>
                <w:spacing w:val="-1"/>
              </w:rPr>
              <w:t xml:space="preserve"> </w:t>
            </w:r>
            <w:r>
              <w:t>switch.</w:t>
            </w:r>
            <w:r>
              <w:rPr>
                <w:spacing w:val="40"/>
              </w:rPr>
              <w:t xml:space="preserve"> </w:t>
            </w:r>
            <w:r>
              <w:t>Notify</w:t>
            </w:r>
            <w:r>
              <w:rPr>
                <w:spacing w:val="-1"/>
              </w:rPr>
              <w:t xml:space="preserve"> </w:t>
            </w:r>
            <w:r>
              <w:t>SPEAR</w:t>
            </w:r>
            <w:r>
              <w:rPr>
                <w:spacing w:val="-2"/>
              </w:rPr>
              <w:t xml:space="preserve"> </w:t>
            </w:r>
            <w:r>
              <w:t>Operations</w:t>
            </w:r>
            <w:r>
              <w:rPr>
                <w:spacing w:val="-1"/>
              </w:rPr>
              <w:t xml:space="preserve"> </w:t>
            </w:r>
            <w:r>
              <w:t>that</w:t>
            </w:r>
            <w:r>
              <w:rPr>
                <w:spacing w:val="-1"/>
              </w:rPr>
              <w:t xml:space="preserve"> </w:t>
            </w:r>
            <w:r>
              <w:t>the</w:t>
            </w:r>
            <w:r>
              <w:rPr>
                <w:spacing w:val="-1"/>
              </w:rPr>
              <w:t xml:space="preserve"> </w:t>
            </w:r>
            <w:r>
              <w:t>RF</w:t>
            </w:r>
            <w:r>
              <w:rPr>
                <w:spacing w:val="-2"/>
              </w:rPr>
              <w:t xml:space="preserve"> </w:t>
            </w:r>
            <w:r>
              <w:t>HVPS</w:t>
            </w:r>
            <w:r>
              <w:rPr>
                <w:spacing w:val="-2"/>
              </w:rPr>
              <w:t xml:space="preserve"> </w:t>
            </w:r>
            <w:r>
              <w:t>is</w:t>
            </w:r>
            <w:r>
              <w:rPr>
                <w:spacing w:val="-1"/>
              </w:rPr>
              <w:t xml:space="preserve"> </w:t>
            </w:r>
            <w:r>
              <w:t>ready</w:t>
            </w:r>
            <w:r>
              <w:rPr>
                <w:spacing w:val="-1"/>
              </w:rPr>
              <w:t xml:space="preserve"> </w:t>
            </w:r>
            <w:r>
              <w:t>to return to operation and ask them to contact the High Voltage Electricians to remove the grounds and close the disconnect switch.</w:t>
            </w:r>
          </w:p>
        </w:tc>
      </w:tr>
      <w:tr w:rsidR="00832B82" w14:paraId="537AF303" w14:textId="77777777">
        <w:trPr>
          <w:trHeight w:val="633"/>
        </w:trPr>
        <w:tc>
          <w:tcPr>
            <w:tcW w:w="10277" w:type="dxa"/>
          </w:tcPr>
          <w:p w14:paraId="05D4E5A7" w14:textId="77777777" w:rsidR="00832B82" w:rsidRDefault="00000000">
            <w:pPr>
              <w:pStyle w:val="TableParagraph"/>
              <w:tabs>
                <w:tab w:val="left" w:pos="571"/>
              </w:tabs>
              <w:spacing w:before="62" w:line="244" w:lineRule="auto"/>
              <w:ind w:left="571" w:right="109" w:hanging="361"/>
            </w:pPr>
            <w:r>
              <w:rPr>
                <w:spacing w:val="-6"/>
              </w:rPr>
              <w:t>2.</w:t>
            </w:r>
            <w:r>
              <w:tab/>
              <w:t>Once the High Voltage Electricians have restored the 12.47 kVac proceed to B117 to remove lock and tag and energize Panel LPB CB20.</w:t>
            </w:r>
          </w:p>
        </w:tc>
      </w:tr>
      <w:tr w:rsidR="00832B82" w14:paraId="056DEC73" w14:textId="77777777">
        <w:trPr>
          <w:trHeight w:val="376"/>
        </w:trPr>
        <w:tc>
          <w:tcPr>
            <w:tcW w:w="10277" w:type="dxa"/>
          </w:tcPr>
          <w:p w14:paraId="2EC98E89" w14:textId="77777777" w:rsidR="00832B82" w:rsidRDefault="00000000">
            <w:pPr>
              <w:pStyle w:val="TableParagraph"/>
              <w:tabs>
                <w:tab w:val="left" w:pos="571"/>
              </w:tabs>
              <w:spacing w:before="62"/>
              <w:ind w:left="211"/>
            </w:pPr>
            <w:r>
              <w:rPr>
                <w:spacing w:val="-5"/>
              </w:rPr>
              <w:t>3.</w:t>
            </w:r>
            <w:r>
              <w:tab/>
              <w:t>Proceed</w:t>
            </w:r>
            <w:r>
              <w:rPr>
                <w:spacing w:val="-1"/>
              </w:rPr>
              <w:t xml:space="preserve"> </w:t>
            </w:r>
            <w:r>
              <w:t>to B514.</w:t>
            </w:r>
            <w:r>
              <w:rPr>
                <w:spacing w:val="49"/>
              </w:rPr>
              <w:t xml:space="preserve"> </w:t>
            </w:r>
            <w:r>
              <w:t>Remove lock and</w:t>
            </w:r>
            <w:r>
              <w:rPr>
                <w:spacing w:val="-1"/>
              </w:rPr>
              <w:t xml:space="preserve"> </w:t>
            </w:r>
            <w:r>
              <w:t>tag and energize</w:t>
            </w:r>
            <w:r>
              <w:rPr>
                <w:spacing w:val="-1"/>
              </w:rPr>
              <w:t xml:space="preserve"> </w:t>
            </w:r>
            <w:r>
              <w:t>the 208</w:t>
            </w:r>
            <w:r>
              <w:rPr>
                <w:spacing w:val="-1"/>
              </w:rPr>
              <w:t xml:space="preserve"> </w:t>
            </w:r>
            <w:r>
              <w:t>Vac disconnect switch</w:t>
            </w:r>
            <w:r>
              <w:rPr>
                <w:spacing w:val="-1"/>
              </w:rPr>
              <w:t xml:space="preserve"> </w:t>
            </w:r>
            <w:r>
              <w:t>and the 120</w:t>
            </w:r>
            <w:r>
              <w:rPr>
                <w:spacing w:val="-1"/>
              </w:rPr>
              <w:t xml:space="preserve"> </w:t>
            </w:r>
            <w:r>
              <w:t xml:space="preserve">Vdc circuit </w:t>
            </w:r>
            <w:r>
              <w:rPr>
                <w:spacing w:val="-2"/>
              </w:rPr>
              <w:t>breaker.</w:t>
            </w:r>
          </w:p>
        </w:tc>
      </w:tr>
      <w:tr w:rsidR="00832B82" w14:paraId="636280A6" w14:textId="77777777">
        <w:trPr>
          <w:trHeight w:val="376"/>
        </w:trPr>
        <w:tc>
          <w:tcPr>
            <w:tcW w:w="10277" w:type="dxa"/>
          </w:tcPr>
          <w:p w14:paraId="6514A09D" w14:textId="77777777" w:rsidR="00832B82" w:rsidRDefault="00000000">
            <w:pPr>
              <w:pStyle w:val="TableParagraph"/>
              <w:tabs>
                <w:tab w:val="left" w:pos="571"/>
              </w:tabs>
              <w:spacing w:before="62"/>
              <w:ind w:left="211"/>
            </w:pPr>
            <w:r>
              <w:rPr>
                <w:spacing w:val="-5"/>
              </w:rPr>
              <w:t>4.</w:t>
            </w:r>
            <w:r>
              <w:tab/>
              <w:t>Proceed</w:t>
            </w:r>
            <w:r>
              <w:rPr>
                <w:spacing w:val="-1"/>
              </w:rPr>
              <w:t xml:space="preserve"> </w:t>
            </w:r>
            <w:r>
              <w:t>to B132.</w:t>
            </w:r>
            <w:r>
              <w:rPr>
                <w:spacing w:val="50"/>
              </w:rPr>
              <w:t xml:space="preserve"> </w:t>
            </w:r>
            <w:r>
              <w:t>Remove</w:t>
            </w:r>
            <w:r>
              <w:rPr>
                <w:spacing w:val="-1"/>
              </w:rPr>
              <w:t xml:space="preserve"> </w:t>
            </w:r>
            <w:r>
              <w:t>lock and tag</w:t>
            </w:r>
            <w:r>
              <w:rPr>
                <w:spacing w:val="-1"/>
              </w:rPr>
              <w:t xml:space="preserve"> </w:t>
            </w:r>
            <w:r>
              <w:t>and lift up the</w:t>
            </w:r>
            <w:r>
              <w:rPr>
                <w:spacing w:val="-1"/>
              </w:rPr>
              <w:t xml:space="preserve"> </w:t>
            </w:r>
            <w:r>
              <w:t xml:space="preserve">manual grounding </w:t>
            </w:r>
            <w:r>
              <w:rPr>
                <w:spacing w:val="-2"/>
              </w:rPr>
              <w:t>plunger.</w:t>
            </w:r>
          </w:p>
        </w:tc>
      </w:tr>
      <w:tr w:rsidR="00832B82" w14:paraId="539DDF13" w14:textId="77777777">
        <w:trPr>
          <w:trHeight w:val="376"/>
        </w:trPr>
        <w:tc>
          <w:tcPr>
            <w:tcW w:w="10277" w:type="dxa"/>
          </w:tcPr>
          <w:p w14:paraId="54EE436F" w14:textId="77777777" w:rsidR="00832B82" w:rsidRDefault="00000000">
            <w:pPr>
              <w:pStyle w:val="TableParagraph"/>
              <w:tabs>
                <w:tab w:val="left" w:pos="571"/>
              </w:tabs>
              <w:spacing w:before="62"/>
              <w:ind w:left="211"/>
            </w:pPr>
            <w:r>
              <w:rPr>
                <w:spacing w:val="-5"/>
              </w:rPr>
              <w:t>5.</w:t>
            </w:r>
            <w:r>
              <w:tab/>
              <w:t>Return</w:t>
            </w:r>
            <w:r>
              <w:rPr>
                <w:spacing w:val="-2"/>
              </w:rPr>
              <w:t xml:space="preserve"> </w:t>
            </w:r>
            <w:r>
              <w:t>control</w:t>
            </w:r>
            <w:r>
              <w:rPr>
                <w:spacing w:val="-1"/>
              </w:rPr>
              <w:t xml:space="preserve"> </w:t>
            </w:r>
            <w:r>
              <w:t>of</w:t>
            </w:r>
            <w:r>
              <w:rPr>
                <w:spacing w:val="-2"/>
              </w:rPr>
              <w:t xml:space="preserve"> </w:t>
            </w:r>
            <w:r>
              <w:t>the</w:t>
            </w:r>
            <w:r>
              <w:rPr>
                <w:spacing w:val="-1"/>
              </w:rPr>
              <w:t xml:space="preserve"> </w:t>
            </w:r>
            <w:r>
              <w:t>RF</w:t>
            </w:r>
            <w:r>
              <w:rPr>
                <w:spacing w:val="-3"/>
              </w:rPr>
              <w:t xml:space="preserve"> </w:t>
            </w:r>
            <w:r>
              <w:t>HVPS</w:t>
            </w:r>
            <w:r>
              <w:rPr>
                <w:spacing w:val="-2"/>
              </w:rPr>
              <w:t xml:space="preserve"> </w:t>
            </w:r>
            <w:r>
              <w:t>to</w:t>
            </w:r>
            <w:r>
              <w:rPr>
                <w:spacing w:val="-1"/>
              </w:rPr>
              <w:t xml:space="preserve"> </w:t>
            </w:r>
            <w:r>
              <w:rPr>
                <w:spacing w:val="-2"/>
              </w:rPr>
              <w:t>operations.</w:t>
            </w:r>
          </w:p>
        </w:tc>
      </w:tr>
    </w:tbl>
    <w:p w14:paraId="6A83CF5D" w14:textId="77777777" w:rsidR="00832B82" w:rsidRDefault="00832B82">
      <w:pPr>
        <w:pStyle w:val="BodyText"/>
        <w:rPr>
          <w:sz w:val="20"/>
        </w:rPr>
      </w:pPr>
    </w:p>
    <w:p w14:paraId="5DB71F77" w14:textId="77777777" w:rsidR="00832B82" w:rsidRDefault="00832B82">
      <w:pPr>
        <w:pStyle w:val="BodyText"/>
        <w:spacing w:before="5"/>
        <w:rPr>
          <w:sz w:val="23"/>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58"/>
      </w:tblGrid>
      <w:tr w:rsidR="00832B82" w14:paraId="559AD903" w14:textId="77777777">
        <w:trPr>
          <w:trHeight w:val="726"/>
        </w:trPr>
        <w:tc>
          <w:tcPr>
            <w:tcW w:w="10358" w:type="dxa"/>
            <w:shd w:val="clear" w:color="auto" w:fill="CDCDCD"/>
          </w:tcPr>
          <w:p w14:paraId="553EFBA9" w14:textId="77777777" w:rsidR="00832B82" w:rsidRDefault="00832B82">
            <w:pPr>
              <w:pStyle w:val="TableParagraph"/>
              <w:spacing w:before="10"/>
              <w:rPr>
                <w:sz w:val="30"/>
              </w:rPr>
            </w:pPr>
          </w:p>
          <w:p w14:paraId="6C495DA8" w14:textId="77777777" w:rsidR="00832B82" w:rsidRDefault="00000000">
            <w:pPr>
              <w:pStyle w:val="TableParagraph"/>
              <w:spacing w:before="1" w:line="352" w:lineRule="exact"/>
              <w:ind w:left="467"/>
              <w:rPr>
                <w:sz w:val="32"/>
              </w:rPr>
            </w:pPr>
            <w:bookmarkStart w:id="333" w:name="I.__Feedback_and_Improvements"/>
            <w:bookmarkEnd w:id="333"/>
            <w:r>
              <w:rPr>
                <w:sz w:val="32"/>
              </w:rPr>
              <w:t>I.</w:t>
            </w:r>
            <w:r>
              <w:rPr>
                <w:spacing w:val="60"/>
                <w:sz w:val="32"/>
              </w:rPr>
              <w:t xml:space="preserve"> </w:t>
            </w:r>
            <w:r>
              <w:rPr>
                <w:sz w:val="32"/>
              </w:rPr>
              <w:t>Feedback</w:t>
            </w:r>
            <w:r>
              <w:rPr>
                <w:spacing w:val="-4"/>
                <w:sz w:val="32"/>
              </w:rPr>
              <w:t xml:space="preserve"> </w:t>
            </w:r>
            <w:r>
              <w:rPr>
                <w:sz w:val="32"/>
              </w:rPr>
              <w:t>and</w:t>
            </w:r>
            <w:r>
              <w:rPr>
                <w:spacing w:val="-5"/>
                <w:sz w:val="32"/>
              </w:rPr>
              <w:t xml:space="preserve"> </w:t>
            </w:r>
            <w:r>
              <w:rPr>
                <w:spacing w:val="-2"/>
                <w:sz w:val="32"/>
              </w:rPr>
              <w:t>Improvements</w:t>
            </w:r>
          </w:p>
        </w:tc>
      </w:tr>
      <w:tr w:rsidR="00832B82" w14:paraId="3E0B2596" w14:textId="77777777">
        <w:trPr>
          <w:trHeight w:val="952"/>
        </w:trPr>
        <w:tc>
          <w:tcPr>
            <w:tcW w:w="10358" w:type="dxa"/>
          </w:tcPr>
          <w:p w14:paraId="30841FFB" w14:textId="77777777" w:rsidR="00832B82" w:rsidRDefault="00832B82">
            <w:pPr>
              <w:pStyle w:val="TableParagraph"/>
              <w:spacing w:before="5"/>
              <w:rPr>
                <w:sz w:val="24"/>
              </w:rPr>
            </w:pPr>
          </w:p>
          <w:p w14:paraId="57CBBC7E" w14:textId="77777777" w:rsidR="00832B82" w:rsidRDefault="00000000">
            <w:pPr>
              <w:pStyle w:val="TableParagraph"/>
              <w:tabs>
                <w:tab w:val="left" w:pos="827"/>
              </w:tabs>
              <w:spacing w:line="244" w:lineRule="auto"/>
              <w:ind w:left="827" w:right="585" w:hanging="361"/>
            </w:pPr>
            <w:r>
              <w:rPr>
                <w:spacing w:val="-6"/>
              </w:rPr>
              <w:t>1.</w:t>
            </w:r>
            <w:r>
              <w:tab/>
              <w:t>If you find any errors in this procedure, or</w:t>
            </w:r>
            <w:r>
              <w:rPr>
                <w:spacing w:val="-1"/>
              </w:rPr>
              <w:t xml:space="preserve"> </w:t>
            </w:r>
            <w:r>
              <w:t>have suggestions on how</w:t>
            </w:r>
            <w:r>
              <w:rPr>
                <w:spacing w:val="-1"/>
              </w:rPr>
              <w:t xml:space="preserve"> </w:t>
            </w:r>
            <w:r>
              <w:t>to improve it, provide your</w:t>
            </w:r>
            <w:r>
              <w:rPr>
                <w:spacing w:val="-1"/>
              </w:rPr>
              <w:t xml:space="preserve"> </w:t>
            </w:r>
            <w:r>
              <w:t>comments to the equipment custodian.</w:t>
            </w:r>
          </w:p>
        </w:tc>
      </w:tr>
    </w:tbl>
    <w:p w14:paraId="4CADAFFA" w14:textId="77777777" w:rsidR="00832B82" w:rsidRDefault="00832B82">
      <w:pPr>
        <w:spacing w:line="244" w:lineRule="auto"/>
        <w:sectPr w:rsidR="00832B82">
          <w:pgSz w:w="12240" w:h="15840"/>
          <w:pgMar w:top="1340" w:right="320" w:bottom="920" w:left="300" w:header="727" w:footer="738" w:gutter="0"/>
          <w:cols w:space="720"/>
        </w:sectPr>
      </w:pPr>
    </w:p>
    <w:p w14:paraId="3E44E469" w14:textId="77777777" w:rsidR="00832B82" w:rsidRDefault="00000000">
      <w:pPr>
        <w:pStyle w:val="BodyText"/>
        <w:rPr>
          <w:sz w:val="8"/>
        </w:rPr>
      </w:pPr>
      <w:r>
        <w:rPr>
          <w:noProof/>
        </w:rPr>
        <w:lastRenderedPageBreak/>
        <w:drawing>
          <wp:anchor distT="0" distB="0" distL="0" distR="0" simplePos="0" relativeHeight="15745536" behindDoc="0" locked="0" layoutInCell="1" allowOverlap="1" wp14:anchorId="173BBDCA" wp14:editId="69ECAFB8">
            <wp:simplePos x="0" y="0"/>
            <wp:positionH relativeFrom="page">
              <wp:posOffset>619504</wp:posOffset>
            </wp:positionH>
            <wp:positionV relativeFrom="page">
              <wp:posOffset>5628377</wp:posOffset>
            </wp:positionV>
            <wp:extent cx="6486523" cy="1657349"/>
            <wp:effectExtent l="0" t="0" r="0" b="0"/>
            <wp:wrapNone/>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25" cstate="print"/>
                    <a:stretch>
                      <a:fillRect/>
                    </a:stretch>
                  </pic:blipFill>
                  <pic:spPr>
                    <a:xfrm>
                      <a:off x="0" y="0"/>
                      <a:ext cx="6486523" cy="1657349"/>
                    </a:xfrm>
                    <a:prstGeom prst="rect">
                      <a:avLst/>
                    </a:prstGeom>
                  </pic:spPr>
                </pic:pic>
              </a:graphicData>
            </a:graphic>
          </wp:anchor>
        </w:drawing>
      </w: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1080"/>
        <w:gridCol w:w="1260"/>
        <w:gridCol w:w="1260"/>
        <w:gridCol w:w="3420"/>
      </w:tblGrid>
      <w:tr w:rsidR="00832B82" w14:paraId="0CD6347A" w14:textId="77777777">
        <w:trPr>
          <w:trHeight w:val="575"/>
        </w:trPr>
        <w:tc>
          <w:tcPr>
            <w:tcW w:w="10080" w:type="dxa"/>
            <w:gridSpan w:val="5"/>
            <w:shd w:val="clear" w:color="auto" w:fill="CDCDCD"/>
          </w:tcPr>
          <w:p w14:paraId="73FB5AC5" w14:textId="77777777" w:rsidR="00832B82" w:rsidRDefault="00000000">
            <w:pPr>
              <w:pStyle w:val="TableParagraph"/>
              <w:spacing w:before="98"/>
              <w:ind w:left="323"/>
              <w:rPr>
                <w:sz w:val="32"/>
              </w:rPr>
            </w:pPr>
            <w:r>
              <w:rPr>
                <w:sz w:val="32"/>
              </w:rPr>
              <w:t>K.</w:t>
            </w:r>
            <w:r>
              <w:rPr>
                <w:spacing w:val="66"/>
                <w:sz w:val="32"/>
              </w:rPr>
              <w:t xml:space="preserve"> </w:t>
            </w:r>
            <w:r>
              <w:rPr>
                <w:spacing w:val="-2"/>
                <w:sz w:val="32"/>
              </w:rPr>
              <w:t>Approval</w:t>
            </w:r>
          </w:p>
        </w:tc>
      </w:tr>
      <w:tr w:rsidR="00832B82" w14:paraId="461BBEE8" w14:textId="77777777">
        <w:trPr>
          <w:trHeight w:val="6892"/>
        </w:trPr>
        <w:tc>
          <w:tcPr>
            <w:tcW w:w="10080" w:type="dxa"/>
            <w:gridSpan w:val="5"/>
          </w:tcPr>
          <w:p w14:paraId="10A7D802" w14:textId="77777777" w:rsidR="00832B82" w:rsidRDefault="00832B82">
            <w:pPr>
              <w:pStyle w:val="TableParagraph"/>
              <w:spacing w:before="5"/>
              <w:rPr>
                <w:sz w:val="24"/>
              </w:rPr>
            </w:pPr>
          </w:p>
          <w:p w14:paraId="1216743C" w14:textId="77777777" w:rsidR="00832B82" w:rsidRDefault="00000000">
            <w:pPr>
              <w:pStyle w:val="TableParagraph"/>
              <w:ind w:left="107"/>
              <w:jc w:val="both"/>
              <w:rPr>
                <w:b/>
              </w:rPr>
            </w:pPr>
            <w:r>
              <w:rPr>
                <w:b/>
              </w:rPr>
              <w:t>Workers</w:t>
            </w:r>
            <w:r>
              <w:rPr>
                <w:b/>
                <w:spacing w:val="-2"/>
              </w:rPr>
              <w:t xml:space="preserve"> </w:t>
            </w:r>
            <w:r>
              <w:rPr>
                <w:b/>
              </w:rPr>
              <w:t>approved</w:t>
            </w:r>
            <w:r>
              <w:rPr>
                <w:b/>
                <w:spacing w:val="-3"/>
              </w:rPr>
              <w:t xml:space="preserve"> </w:t>
            </w:r>
            <w:r>
              <w:rPr>
                <w:b/>
              </w:rPr>
              <w:t>to</w:t>
            </w:r>
            <w:r>
              <w:rPr>
                <w:b/>
                <w:spacing w:val="-3"/>
              </w:rPr>
              <w:t xml:space="preserve"> </w:t>
            </w:r>
            <w:r>
              <w:rPr>
                <w:b/>
              </w:rPr>
              <w:t>use</w:t>
            </w:r>
            <w:r>
              <w:rPr>
                <w:b/>
                <w:spacing w:val="-2"/>
              </w:rPr>
              <w:t xml:space="preserve"> </w:t>
            </w:r>
            <w:r>
              <w:rPr>
                <w:b/>
              </w:rPr>
              <w:t>this</w:t>
            </w:r>
            <w:r>
              <w:rPr>
                <w:b/>
                <w:spacing w:val="-2"/>
              </w:rPr>
              <w:t xml:space="preserve"> </w:t>
            </w:r>
            <w:r>
              <w:rPr>
                <w:b/>
              </w:rPr>
              <w:t>procedure</w:t>
            </w:r>
            <w:r>
              <w:rPr>
                <w:b/>
                <w:spacing w:val="-2"/>
              </w:rPr>
              <w:t xml:space="preserve"> </w:t>
            </w:r>
            <w:r>
              <w:rPr>
                <w:b/>
              </w:rPr>
              <w:t>are</w:t>
            </w:r>
            <w:r>
              <w:rPr>
                <w:b/>
                <w:spacing w:val="-2"/>
              </w:rPr>
              <w:t xml:space="preserve"> </w:t>
            </w:r>
            <w:r>
              <w:rPr>
                <w:b/>
              </w:rPr>
              <w:t>listed</w:t>
            </w:r>
            <w:r>
              <w:rPr>
                <w:b/>
                <w:spacing w:val="-3"/>
              </w:rPr>
              <w:t xml:space="preserve"> </w:t>
            </w:r>
            <w:r>
              <w:rPr>
                <w:b/>
              </w:rPr>
              <w:t>below.</w:t>
            </w:r>
            <w:r>
              <w:rPr>
                <w:b/>
                <w:spacing w:val="47"/>
              </w:rPr>
              <w:t xml:space="preserve"> </w:t>
            </w:r>
            <w:r>
              <w:rPr>
                <w:b/>
              </w:rPr>
              <w:t>To</w:t>
            </w:r>
            <w:r>
              <w:rPr>
                <w:b/>
                <w:spacing w:val="-3"/>
              </w:rPr>
              <w:t xml:space="preserve"> </w:t>
            </w:r>
            <w:r>
              <w:rPr>
                <w:b/>
              </w:rPr>
              <w:t>be</w:t>
            </w:r>
            <w:r>
              <w:rPr>
                <w:b/>
                <w:spacing w:val="-2"/>
              </w:rPr>
              <w:t xml:space="preserve"> </w:t>
            </w:r>
            <w:r>
              <w:rPr>
                <w:b/>
              </w:rPr>
              <w:t>added</w:t>
            </w:r>
            <w:r>
              <w:rPr>
                <w:b/>
                <w:spacing w:val="-3"/>
              </w:rPr>
              <w:t xml:space="preserve"> </w:t>
            </w:r>
            <w:r>
              <w:rPr>
                <w:b/>
              </w:rPr>
              <w:t>to</w:t>
            </w:r>
            <w:r>
              <w:rPr>
                <w:b/>
                <w:spacing w:val="-3"/>
              </w:rPr>
              <w:t xml:space="preserve"> </w:t>
            </w:r>
            <w:r>
              <w:rPr>
                <w:b/>
              </w:rPr>
              <w:t>the</w:t>
            </w:r>
            <w:r>
              <w:rPr>
                <w:b/>
                <w:spacing w:val="-2"/>
              </w:rPr>
              <w:t xml:space="preserve"> </w:t>
            </w:r>
            <w:r>
              <w:rPr>
                <w:b/>
              </w:rPr>
              <w:t>list</w:t>
            </w:r>
            <w:r>
              <w:rPr>
                <w:b/>
                <w:spacing w:val="-3"/>
              </w:rPr>
              <w:t xml:space="preserve"> </w:t>
            </w:r>
            <w:r>
              <w:rPr>
                <w:b/>
              </w:rPr>
              <w:t>of</w:t>
            </w:r>
            <w:r>
              <w:rPr>
                <w:b/>
                <w:spacing w:val="-3"/>
              </w:rPr>
              <w:t xml:space="preserve"> </w:t>
            </w:r>
            <w:r>
              <w:rPr>
                <w:b/>
              </w:rPr>
              <w:t>approved</w:t>
            </w:r>
            <w:r>
              <w:rPr>
                <w:b/>
                <w:spacing w:val="-3"/>
              </w:rPr>
              <w:t xml:space="preserve"> </w:t>
            </w:r>
            <w:r>
              <w:rPr>
                <w:b/>
              </w:rPr>
              <w:t>workers</w:t>
            </w:r>
            <w:r>
              <w:rPr>
                <w:b/>
                <w:spacing w:val="-1"/>
              </w:rPr>
              <w:t xml:space="preserve"> </w:t>
            </w:r>
            <w:r>
              <w:rPr>
                <w:b/>
              </w:rPr>
              <w:t>you</w:t>
            </w:r>
            <w:r>
              <w:rPr>
                <w:b/>
                <w:spacing w:val="-3"/>
              </w:rPr>
              <w:t xml:space="preserve"> </w:t>
            </w:r>
            <w:r>
              <w:rPr>
                <w:b/>
                <w:spacing w:val="-2"/>
              </w:rPr>
              <w:t>must:</w:t>
            </w:r>
          </w:p>
          <w:p w14:paraId="0275DB6C" w14:textId="77777777" w:rsidR="00832B82" w:rsidRDefault="00832B82">
            <w:pPr>
              <w:pStyle w:val="TableParagraph"/>
              <w:spacing w:before="5"/>
            </w:pPr>
          </w:p>
          <w:p w14:paraId="7E6F657E" w14:textId="77777777" w:rsidR="00832B82" w:rsidRDefault="00000000">
            <w:pPr>
              <w:pStyle w:val="TableParagraph"/>
              <w:numPr>
                <w:ilvl w:val="0"/>
                <w:numId w:val="1"/>
              </w:numPr>
              <w:tabs>
                <w:tab w:val="left" w:pos="684"/>
              </w:tabs>
              <w:spacing w:line="291" w:lineRule="exact"/>
              <w:ind w:hanging="289"/>
            </w:pPr>
            <w:r>
              <w:t>Read</w:t>
            </w:r>
            <w:r>
              <w:rPr>
                <w:spacing w:val="-1"/>
              </w:rPr>
              <w:t xml:space="preserve"> </w:t>
            </w:r>
            <w:r>
              <w:t>the</w:t>
            </w:r>
            <w:r>
              <w:rPr>
                <w:spacing w:val="-1"/>
              </w:rPr>
              <w:t xml:space="preserve"> </w:t>
            </w:r>
            <w:r>
              <w:t>entire</w:t>
            </w:r>
            <w:r>
              <w:rPr>
                <w:spacing w:val="-1"/>
              </w:rPr>
              <w:t xml:space="preserve"> </w:t>
            </w:r>
            <w:r>
              <w:rPr>
                <w:spacing w:val="-2"/>
              </w:rPr>
              <w:t>procedure.</w:t>
            </w:r>
          </w:p>
          <w:p w14:paraId="129599E0" w14:textId="77777777" w:rsidR="00832B82" w:rsidRDefault="00000000">
            <w:pPr>
              <w:pStyle w:val="TableParagraph"/>
              <w:numPr>
                <w:ilvl w:val="0"/>
                <w:numId w:val="1"/>
              </w:numPr>
              <w:tabs>
                <w:tab w:val="left" w:pos="684"/>
              </w:tabs>
              <w:spacing w:line="237" w:lineRule="auto"/>
              <w:ind w:right="172"/>
            </w:pPr>
            <w:r>
              <w:t>Obtain instructions on the use of the procedure from an APSMD</w:t>
            </w:r>
            <w:r>
              <w:rPr>
                <w:spacing w:val="-1"/>
              </w:rPr>
              <w:t xml:space="preserve"> </w:t>
            </w:r>
            <w:r>
              <w:t>worker</w:t>
            </w:r>
            <w:r>
              <w:rPr>
                <w:spacing w:val="-1"/>
              </w:rPr>
              <w:t xml:space="preserve"> </w:t>
            </w:r>
            <w:r>
              <w:t>who is authorized, electrically qualified and knowledgeable with regard to the equipment</w:t>
            </w:r>
          </w:p>
          <w:p w14:paraId="103CDD9A" w14:textId="77777777" w:rsidR="00832B82" w:rsidRDefault="00000000">
            <w:pPr>
              <w:pStyle w:val="TableParagraph"/>
              <w:numPr>
                <w:ilvl w:val="0"/>
                <w:numId w:val="1"/>
              </w:numPr>
              <w:tabs>
                <w:tab w:val="left" w:pos="684"/>
              </w:tabs>
              <w:spacing w:before="1" w:line="291" w:lineRule="exact"/>
              <w:ind w:hanging="289"/>
            </w:pPr>
            <w:r>
              <w:t>Be</w:t>
            </w:r>
            <w:r>
              <w:rPr>
                <w:spacing w:val="-1"/>
              </w:rPr>
              <w:t xml:space="preserve"> </w:t>
            </w:r>
            <w:r>
              <w:t>authorized and</w:t>
            </w:r>
            <w:r>
              <w:rPr>
                <w:spacing w:val="-1"/>
              </w:rPr>
              <w:t xml:space="preserve"> </w:t>
            </w:r>
            <w:r>
              <w:t>electrically qualified</w:t>
            </w:r>
            <w:r>
              <w:rPr>
                <w:spacing w:val="-1"/>
              </w:rPr>
              <w:t xml:space="preserve"> </w:t>
            </w:r>
            <w:r>
              <w:t>to apply</w:t>
            </w:r>
            <w:r>
              <w:rPr>
                <w:spacing w:val="-1"/>
              </w:rPr>
              <w:t xml:space="preserve"> </w:t>
            </w:r>
            <w:r>
              <w:t xml:space="preserve">general </w:t>
            </w:r>
            <w:r>
              <w:rPr>
                <w:spacing w:val="-4"/>
              </w:rPr>
              <w:t>LOTO.</w:t>
            </w:r>
          </w:p>
          <w:p w14:paraId="0A0E0B68" w14:textId="77777777" w:rsidR="00832B82" w:rsidRDefault="00000000">
            <w:pPr>
              <w:pStyle w:val="TableParagraph"/>
              <w:numPr>
                <w:ilvl w:val="0"/>
                <w:numId w:val="1"/>
              </w:numPr>
              <w:tabs>
                <w:tab w:val="left" w:pos="684"/>
              </w:tabs>
              <w:spacing w:line="288" w:lineRule="exact"/>
              <w:ind w:hanging="289"/>
            </w:pPr>
            <w:r>
              <w:t>Demonstrate</w:t>
            </w:r>
            <w:r>
              <w:rPr>
                <w:spacing w:val="-3"/>
              </w:rPr>
              <w:t xml:space="preserve"> </w:t>
            </w:r>
            <w:r>
              <w:t>an</w:t>
            </w:r>
            <w:r>
              <w:rPr>
                <w:spacing w:val="-1"/>
              </w:rPr>
              <w:t xml:space="preserve"> </w:t>
            </w:r>
            <w:r>
              <w:t>understanding of</w:t>
            </w:r>
            <w:r>
              <w:rPr>
                <w:spacing w:val="-1"/>
              </w:rPr>
              <w:t xml:space="preserve"> </w:t>
            </w:r>
            <w:r>
              <w:t>the</w:t>
            </w:r>
            <w:r>
              <w:rPr>
                <w:spacing w:val="-1"/>
              </w:rPr>
              <w:t xml:space="preserve"> </w:t>
            </w:r>
            <w:r>
              <w:t>general LOTO</w:t>
            </w:r>
            <w:r>
              <w:rPr>
                <w:spacing w:val="-1"/>
              </w:rPr>
              <w:t xml:space="preserve"> </w:t>
            </w:r>
            <w:r>
              <w:t>process</w:t>
            </w:r>
            <w:r>
              <w:rPr>
                <w:spacing w:val="-1"/>
              </w:rPr>
              <w:t xml:space="preserve"> </w:t>
            </w:r>
            <w:r>
              <w:t>and the</w:t>
            </w:r>
            <w:r>
              <w:rPr>
                <w:spacing w:val="-1"/>
              </w:rPr>
              <w:t xml:space="preserve"> </w:t>
            </w:r>
            <w:r>
              <w:t>specific</w:t>
            </w:r>
            <w:r>
              <w:rPr>
                <w:spacing w:val="-1"/>
              </w:rPr>
              <w:t xml:space="preserve"> </w:t>
            </w:r>
            <w:r>
              <w:t>requirements of</w:t>
            </w:r>
            <w:r>
              <w:rPr>
                <w:spacing w:val="-1"/>
              </w:rPr>
              <w:t xml:space="preserve"> </w:t>
            </w:r>
            <w:r>
              <w:t xml:space="preserve">this </w:t>
            </w:r>
            <w:r>
              <w:rPr>
                <w:spacing w:val="-2"/>
              </w:rPr>
              <w:t>procedure.</w:t>
            </w:r>
          </w:p>
          <w:p w14:paraId="57D83992" w14:textId="77777777" w:rsidR="00832B82" w:rsidRDefault="00000000">
            <w:pPr>
              <w:pStyle w:val="TableParagraph"/>
              <w:numPr>
                <w:ilvl w:val="0"/>
                <w:numId w:val="1"/>
              </w:numPr>
              <w:tabs>
                <w:tab w:val="left" w:pos="684"/>
              </w:tabs>
              <w:spacing w:line="291" w:lineRule="exact"/>
              <w:ind w:hanging="289"/>
            </w:pPr>
            <w:r>
              <w:t>Be</w:t>
            </w:r>
            <w:r>
              <w:rPr>
                <w:spacing w:val="-3"/>
              </w:rPr>
              <w:t xml:space="preserve"> </w:t>
            </w:r>
            <w:r>
              <w:t>trained</w:t>
            </w:r>
            <w:r>
              <w:rPr>
                <w:spacing w:val="-1"/>
              </w:rPr>
              <w:t xml:space="preserve"> </w:t>
            </w:r>
            <w:r>
              <w:t>to</w:t>
            </w:r>
            <w:r>
              <w:rPr>
                <w:spacing w:val="-1"/>
              </w:rPr>
              <w:t xml:space="preserve"> </w:t>
            </w:r>
            <w:r>
              <w:t>perform</w:t>
            </w:r>
            <w:r>
              <w:rPr>
                <w:spacing w:val="-1"/>
              </w:rPr>
              <w:t xml:space="preserve"> </w:t>
            </w:r>
            <w:r>
              <w:t>the</w:t>
            </w:r>
            <w:r>
              <w:rPr>
                <w:spacing w:val="-1"/>
              </w:rPr>
              <w:t xml:space="preserve"> </w:t>
            </w:r>
            <w:r>
              <w:t>tasks</w:t>
            </w:r>
            <w:r>
              <w:rPr>
                <w:spacing w:val="-1"/>
              </w:rPr>
              <w:t xml:space="preserve"> </w:t>
            </w:r>
            <w:r>
              <w:t>required</w:t>
            </w:r>
            <w:r>
              <w:rPr>
                <w:spacing w:val="-1"/>
              </w:rPr>
              <w:t xml:space="preserve"> </w:t>
            </w:r>
            <w:r>
              <w:t>in this</w:t>
            </w:r>
            <w:r>
              <w:rPr>
                <w:spacing w:val="-1"/>
              </w:rPr>
              <w:t xml:space="preserve"> </w:t>
            </w:r>
            <w:r>
              <w:t>procedure</w:t>
            </w:r>
            <w:r>
              <w:rPr>
                <w:spacing w:val="-1"/>
              </w:rPr>
              <w:t xml:space="preserve"> </w:t>
            </w:r>
            <w:r>
              <w:t>using</w:t>
            </w:r>
            <w:r>
              <w:rPr>
                <w:spacing w:val="-1"/>
              </w:rPr>
              <w:t xml:space="preserve"> </w:t>
            </w:r>
            <w:r>
              <w:t>appropriate</w:t>
            </w:r>
            <w:r>
              <w:rPr>
                <w:spacing w:val="-1"/>
              </w:rPr>
              <w:t xml:space="preserve"> </w:t>
            </w:r>
            <w:r>
              <w:t>and</w:t>
            </w:r>
            <w:r>
              <w:rPr>
                <w:spacing w:val="-1"/>
              </w:rPr>
              <w:t xml:space="preserve"> </w:t>
            </w:r>
            <w:r>
              <w:t>specific</w:t>
            </w:r>
            <w:r>
              <w:rPr>
                <w:spacing w:val="-1"/>
              </w:rPr>
              <w:t xml:space="preserve"> </w:t>
            </w:r>
            <w:r>
              <w:t xml:space="preserve">work </w:t>
            </w:r>
            <w:r>
              <w:rPr>
                <w:spacing w:val="-2"/>
              </w:rPr>
              <w:t>methods</w:t>
            </w:r>
          </w:p>
          <w:p w14:paraId="1D257700" w14:textId="77777777" w:rsidR="00832B82" w:rsidRDefault="00832B82">
            <w:pPr>
              <w:pStyle w:val="TableParagraph"/>
              <w:spacing w:before="2"/>
            </w:pPr>
          </w:p>
          <w:p w14:paraId="4152F020" w14:textId="77777777" w:rsidR="00832B82" w:rsidRDefault="00000000">
            <w:pPr>
              <w:pStyle w:val="TableParagraph"/>
              <w:spacing w:line="244" w:lineRule="auto"/>
              <w:ind w:left="107" w:right="178"/>
              <w:jc w:val="both"/>
              <w:rPr>
                <w:b/>
              </w:rPr>
            </w:pPr>
            <w:r>
              <w:rPr>
                <w:b/>
              </w:rPr>
              <w:t>Workers who are authorized and qualified to apply general LOTO, but who are not on the list of approved workers in</w:t>
            </w:r>
            <w:r>
              <w:rPr>
                <w:b/>
                <w:spacing w:val="-2"/>
              </w:rPr>
              <w:t xml:space="preserve"> </w:t>
            </w:r>
            <w:r>
              <w:rPr>
                <w:b/>
              </w:rPr>
              <w:t>section</w:t>
            </w:r>
            <w:r>
              <w:rPr>
                <w:b/>
                <w:spacing w:val="-2"/>
              </w:rPr>
              <w:t xml:space="preserve"> </w:t>
            </w:r>
            <w:r>
              <w:rPr>
                <w:b/>
              </w:rPr>
              <w:t>K</w:t>
            </w:r>
            <w:r>
              <w:rPr>
                <w:b/>
                <w:spacing w:val="-2"/>
              </w:rPr>
              <w:t xml:space="preserve"> </w:t>
            </w:r>
            <w:r>
              <w:rPr>
                <w:b/>
              </w:rPr>
              <w:t>are</w:t>
            </w:r>
            <w:r>
              <w:rPr>
                <w:b/>
                <w:spacing w:val="-1"/>
              </w:rPr>
              <w:t xml:space="preserve"> </w:t>
            </w:r>
            <w:r>
              <w:rPr>
                <w:b/>
              </w:rPr>
              <w:t>considered</w:t>
            </w:r>
            <w:r>
              <w:rPr>
                <w:b/>
                <w:spacing w:val="-2"/>
              </w:rPr>
              <w:t xml:space="preserve"> </w:t>
            </w:r>
            <w:r>
              <w:rPr>
                <w:b/>
              </w:rPr>
              <w:t>not-approved</w:t>
            </w:r>
            <w:r>
              <w:rPr>
                <w:b/>
                <w:spacing w:val="-2"/>
              </w:rPr>
              <w:t xml:space="preserve"> </w:t>
            </w:r>
            <w:r>
              <w:rPr>
                <w:b/>
              </w:rPr>
              <w:t>workers</w:t>
            </w:r>
            <w:r>
              <w:rPr>
                <w:b/>
                <w:spacing w:val="-1"/>
              </w:rPr>
              <w:t xml:space="preserve"> </w:t>
            </w:r>
            <w:r>
              <w:rPr>
                <w:b/>
              </w:rPr>
              <w:t>for</w:t>
            </w:r>
            <w:r>
              <w:rPr>
                <w:b/>
                <w:spacing w:val="-2"/>
              </w:rPr>
              <w:t xml:space="preserve"> </w:t>
            </w:r>
            <w:r>
              <w:rPr>
                <w:b/>
              </w:rPr>
              <w:t>the</w:t>
            </w:r>
            <w:r>
              <w:rPr>
                <w:b/>
                <w:spacing w:val="-1"/>
              </w:rPr>
              <w:t xml:space="preserve"> </w:t>
            </w:r>
            <w:r>
              <w:rPr>
                <w:b/>
              </w:rPr>
              <w:t>purposes</w:t>
            </w:r>
            <w:r>
              <w:rPr>
                <w:b/>
                <w:spacing w:val="-1"/>
              </w:rPr>
              <w:t xml:space="preserve"> </w:t>
            </w:r>
            <w:r>
              <w:rPr>
                <w:b/>
              </w:rPr>
              <w:t>of</w:t>
            </w:r>
            <w:r>
              <w:rPr>
                <w:b/>
                <w:spacing w:val="-2"/>
              </w:rPr>
              <w:t xml:space="preserve"> </w:t>
            </w:r>
            <w:r>
              <w:rPr>
                <w:b/>
              </w:rPr>
              <w:t>implementing</w:t>
            </w:r>
            <w:r>
              <w:rPr>
                <w:b/>
                <w:spacing w:val="-2"/>
              </w:rPr>
              <w:t xml:space="preserve"> </w:t>
            </w:r>
            <w:r>
              <w:rPr>
                <w:b/>
              </w:rPr>
              <w:t>this</w:t>
            </w:r>
            <w:r>
              <w:rPr>
                <w:b/>
                <w:spacing w:val="-1"/>
              </w:rPr>
              <w:t xml:space="preserve"> </w:t>
            </w:r>
            <w:r>
              <w:rPr>
                <w:b/>
              </w:rPr>
              <w:t>ELP.</w:t>
            </w:r>
            <w:r>
              <w:rPr>
                <w:b/>
                <w:spacing w:val="40"/>
              </w:rPr>
              <w:t xml:space="preserve"> </w:t>
            </w:r>
            <w:r>
              <w:rPr>
                <w:b/>
              </w:rPr>
              <w:t>To</w:t>
            </w:r>
            <w:r>
              <w:rPr>
                <w:b/>
                <w:spacing w:val="-2"/>
              </w:rPr>
              <w:t xml:space="preserve"> </w:t>
            </w:r>
            <w:r>
              <w:rPr>
                <w:b/>
              </w:rPr>
              <w:t>perform</w:t>
            </w:r>
            <w:r>
              <w:rPr>
                <w:b/>
                <w:spacing w:val="-2"/>
              </w:rPr>
              <w:t xml:space="preserve"> </w:t>
            </w:r>
            <w:r>
              <w:rPr>
                <w:b/>
              </w:rPr>
              <w:t>service or maintenance work on this equipment, not-approved workers can:</w:t>
            </w:r>
          </w:p>
          <w:p w14:paraId="25D2CD26" w14:textId="77777777" w:rsidR="00832B82" w:rsidRDefault="00832B82">
            <w:pPr>
              <w:pStyle w:val="TableParagraph"/>
              <w:spacing w:before="1"/>
            </w:pPr>
          </w:p>
          <w:p w14:paraId="2314F642" w14:textId="77777777" w:rsidR="00832B82" w:rsidRDefault="00000000">
            <w:pPr>
              <w:pStyle w:val="TableParagraph"/>
              <w:numPr>
                <w:ilvl w:val="0"/>
                <w:numId w:val="1"/>
              </w:numPr>
              <w:tabs>
                <w:tab w:val="left" w:pos="684"/>
              </w:tabs>
              <w:spacing w:line="237" w:lineRule="auto"/>
              <w:ind w:right="533"/>
              <w:rPr>
                <w:b/>
              </w:rPr>
            </w:pPr>
            <w:r>
              <w:t>Request</w:t>
            </w:r>
            <w:r>
              <w:rPr>
                <w:spacing w:val="-1"/>
              </w:rPr>
              <w:t xml:space="preserve"> </w:t>
            </w:r>
            <w:r>
              <w:t>approval</w:t>
            </w:r>
            <w:r>
              <w:rPr>
                <w:spacing w:val="-1"/>
              </w:rPr>
              <w:t xml:space="preserve"> </w:t>
            </w:r>
            <w:r>
              <w:t>from</w:t>
            </w:r>
            <w:r>
              <w:rPr>
                <w:spacing w:val="-1"/>
              </w:rPr>
              <w:t xml:space="preserve"> </w:t>
            </w:r>
            <w:r>
              <w:t>the</w:t>
            </w:r>
            <w:r>
              <w:rPr>
                <w:spacing w:val="-1"/>
              </w:rPr>
              <w:t xml:space="preserve"> </w:t>
            </w:r>
            <w:r>
              <w:t>Equipment</w:t>
            </w:r>
            <w:r>
              <w:rPr>
                <w:spacing w:val="-1"/>
              </w:rPr>
              <w:t xml:space="preserve"> </w:t>
            </w:r>
            <w:r>
              <w:t>Custodian,</w:t>
            </w:r>
            <w:r>
              <w:rPr>
                <w:spacing w:val="-1"/>
              </w:rPr>
              <w:t xml:space="preserve"> </w:t>
            </w:r>
            <w:r>
              <w:t>APSMD</w:t>
            </w:r>
            <w:r>
              <w:rPr>
                <w:spacing w:val="-2"/>
              </w:rPr>
              <w:t xml:space="preserve"> </w:t>
            </w:r>
            <w:r>
              <w:t>Shift</w:t>
            </w:r>
            <w:r>
              <w:rPr>
                <w:spacing w:val="-1"/>
              </w:rPr>
              <w:t xml:space="preserve"> </w:t>
            </w:r>
            <w:r>
              <w:t>Supervisor,</w:t>
            </w:r>
            <w:r>
              <w:rPr>
                <w:spacing w:val="-1"/>
              </w:rPr>
              <w:t xml:space="preserve"> </w:t>
            </w:r>
            <w:r>
              <w:t>APSED/MD</w:t>
            </w:r>
            <w:r>
              <w:rPr>
                <w:spacing w:val="-2"/>
              </w:rPr>
              <w:t xml:space="preserve"> </w:t>
            </w:r>
            <w:r>
              <w:t>Safety</w:t>
            </w:r>
            <w:r>
              <w:rPr>
                <w:spacing w:val="-1"/>
              </w:rPr>
              <w:t xml:space="preserve"> </w:t>
            </w:r>
            <w:r>
              <w:t>Coordinator,</w:t>
            </w:r>
            <w:r>
              <w:rPr>
                <w:spacing w:val="-1"/>
              </w:rPr>
              <w:t xml:space="preserve"> </w:t>
            </w:r>
            <w:r>
              <w:t>or APSMD Department Head.</w:t>
            </w:r>
            <w:r>
              <w:rPr>
                <w:spacing w:val="40"/>
              </w:rPr>
              <w:t xml:space="preserve"> </w:t>
            </w:r>
            <w:r>
              <w:t xml:space="preserve">ONLY electrically qualified workers can be approved to use this ELP, </w:t>
            </w:r>
            <w:r>
              <w:rPr>
                <w:b/>
              </w:rPr>
              <w:t>or</w:t>
            </w:r>
          </w:p>
          <w:p w14:paraId="76381871" w14:textId="77777777" w:rsidR="00832B82" w:rsidRDefault="00000000">
            <w:pPr>
              <w:pStyle w:val="TableParagraph"/>
              <w:numPr>
                <w:ilvl w:val="0"/>
                <w:numId w:val="1"/>
              </w:numPr>
              <w:tabs>
                <w:tab w:val="left" w:pos="684"/>
              </w:tabs>
              <w:spacing w:before="1" w:line="242" w:lineRule="auto"/>
              <w:ind w:right="160"/>
            </w:pPr>
            <w:r>
              <w:t>Lock out the equipment in cooperation with a worker</w:t>
            </w:r>
            <w:r>
              <w:rPr>
                <w:spacing w:val="-1"/>
              </w:rPr>
              <w:t xml:space="preserve"> </w:t>
            </w:r>
            <w:r>
              <w:t>approved to use this ELP. If selecting this option, an approved worker locks out the equipment using this ELP.</w:t>
            </w:r>
            <w:r>
              <w:rPr>
                <w:spacing w:val="40"/>
              </w:rPr>
              <w:t xml:space="preserve"> </w:t>
            </w:r>
            <w:r>
              <w:t>The not-approved worker also applies his/her own red locks to the lockout devices.</w:t>
            </w:r>
            <w:r>
              <w:rPr>
                <w:spacing w:val="40"/>
              </w:rPr>
              <w:t xml:space="preserve"> </w:t>
            </w:r>
            <w:r>
              <w:t>The approved worker demonstrates to the satisfaction of the not-approved worker that the equipment is in the electrically safe condition. The locks of both workers must remain in place when the not- approved worker is working on the equipment.</w:t>
            </w:r>
          </w:p>
          <w:p w14:paraId="610E986A" w14:textId="77777777" w:rsidR="00832B82" w:rsidRDefault="00832B82">
            <w:pPr>
              <w:pStyle w:val="TableParagraph"/>
              <w:spacing w:before="7"/>
            </w:pPr>
          </w:p>
          <w:p w14:paraId="07FA13F8" w14:textId="77777777" w:rsidR="00832B82" w:rsidRDefault="00000000">
            <w:pPr>
              <w:pStyle w:val="TableParagraph"/>
              <w:ind w:left="2044" w:right="2036"/>
              <w:jc w:val="center"/>
              <w:rPr>
                <w:b/>
                <w:sz w:val="14"/>
              </w:rPr>
            </w:pPr>
            <w:r>
              <w:rPr>
                <w:b/>
              </w:rPr>
              <w:t>List</w:t>
            </w:r>
            <w:r>
              <w:rPr>
                <w:b/>
                <w:spacing w:val="-4"/>
              </w:rPr>
              <w:t xml:space="preserve"> </w:t>
            </w:r>
            <w:r>
              <w:rPr>
                <w:b/>
              </w:rPr>
              <w:t>of</w:t>
            </w:r>
            <w:r>
              <w:rPr>
                <w:b/>
                <w:spacing w:val="-4"/>
              </w:rPr>
              <w:t xml:space="preserve"> </w:t>
            </w:r>
            <w:r>
              <w:rPr>
                <w:b/>
              </w:rPr>
              <w:t>Approved</w:t>
            </w:r>
            <w:r>
              <w:rPr>
                <w:b/>
                <w:spacing w:val="-3"/>
              </w:rPr>
              <w:t xml:space="preserve"> </w:t>
            </w:r>
            <w:r>
              <w:rPr>
                <w:b/>
              </w:rPr>
              <w:t>Electrically</w:t>
            </w:r>
            <w:r>
              <w:rPr>
                <w:b/>
                <w:spacing w:val="-3"/>
              </w:rPr>
              <w:t xml:space="preserve"> </w:t>
            </w:r>
            <w:r>
              <w:rPr>
                <w:b/>
              </w:rPr>
              <w:t>Qualified</w:t>
            </w:r>
            <w:r>
              <w:rPr>
                <w:b/>
                <w:spacing w:val="-3"/>
              </w:rPr>
              <w:t xml:space="preserve"> </w:t>
            </w:r>
            <w:r>
              <w:rPr>
                <w:b/>
                <w:spacing w:val="-2"/>
              </w:rPr>
              <w:t>Workers</w:t>
            </w:r>
            <w:hyperlink w:anchor="_bookmark0" w:history="1">
              <w:r>
                <w:rPr>
                  <w:b/>
                  <w:spacing w:val="-2"/>
                  <w:position w:val="6"/>
                  <w:sz w:val="14"/>
                </w:rPr>
                <w:t>1</w:t>
              </w:r>
            </w:hyperlink>
          </w:p>
          <w:p w14:paraId="1FDCD56E" w14:textId="77777777" w:rsidR="00832B82" w:rsidRDefault="00832B82">
            <w:pPr>
              <w:pStyle w:val="TableParagraph"/>
              <w:spacing w:before="9"/>
            </w:pPr>
          </w:p>
          <w:p w14:paraId="75F4A99C" w14:textId="77777777" w:rsidR="00832B82" w:rsidRDefault="00000000">
            <w:pPr>
              <w:pStyle w:val="TableParagraph"/>
              <w:ind w:left="2095" w:right="2036"/>
              <w:jc w:val="center"/>
              <w:rPr>
                <w:b/>
                <w:i/>
              </w:rPr>
            </w:pPr>
            <w:r>
              <w:rPr>
                <w:b/>
                <w:i/>
              </w:rPr>
              <w:t>Workers</w:t>
            </w:r>
            <w:r>
              <w:rPr>
                <w:b/>
                <w:i/>
                <w:spacing w:val="-2"/>
              </w:rPr>
              <w:t xml:space="preserve"> </w:t>
            </w:r>
            <w:r>
              <w:rPr>
                <w:b/>
                <w:i/>
              </w:rPr>
              <w:t>must</w:t>
            </w:r>
            <w:r>
              <w:rPr>
                <w:b/>
                <w:i/>
                <w:spacing w:val="-2"/>
              </w:rPr>
              <w:t xml:space="preserve"> </w:t>
            </w:r>
            <w:r>
              <w:rPr>
                <w:b/>
                <w:i/>
              </w:rPr>
              <w:t>be</w:t>
            </w:r>
            <w:r>
              <w:rPr>
                <w:b/>
                <w:i/>
                <w:spacing w:val="-2"/>
              </w:rPr>
              <w:t xml:space="preserve"> </w:t>
            </w:r>
            <w:r>
              <w:rPr>
                <w:b/>
                <w:i/>
              </w:rPr>
              <w:t>current</w:t>
            </w:r>
            <w:r>
              <w:rPr>
                <w:b/>
                <w:i/>
                <w:spacing w:val="-2"/>
              </w:rPr>
              <w:t xml:space="preserve"> </w:t>
            </w:r>
            <w:r>
              <w:rPr>
                <w:b/>
                <w:i/>
              </w:rPr>
              <w:t>in</w:t>
            </w:r>
            <w:r>
              <w:rPr>
                <w:b/>
                <w:i/>
                <w:spacing w:val="-3"/>
              </w:rPr>
              <w:t xml:space="preserve"> </w:t>
            </w:r>
            <w:r>
              <w:rPr>
                <w:b/>
                <w:i/>
              </w:rPr>
              <w:t>Courses</w:t>
            </w:r>
            <w:r>
              <w:rPr>
                <w:b/>
                <w:i/>
                <w:spacing w:val="-1"/>
              </w:rPr>
              <w:t xml:space="preserve"> </w:t>
            </w:r>
            <w:r>
              <w:rPr>
                <w:b/>
                <w:i/>
              </w:rPr>
              <w:t>157,</w:t>
            </w:r>
            <w:r>
              <w:rPr>
                <w:b/>
                <w:i/>
                <w:spacing w:val="-2"/>
              </w:rPr>
              <w:t xml:space="preserve"> </w:t>
            </w:r>
            <w:r>
              <w:rPr>
                <w:b/>
                <w:i/>
              </w:rPr>
              <w:t>157R</w:t>
            </w:r>
            <w:r>
              <w:rPr>
                <w:b/>
                <w:i/>
                <w:spacing w:val="-2"/>
              </w:rPr>
              <w:t xml:space="preserve"> </w:t>
            </w:r>
            <w:r>
              <w:rPr>
                <w:b/>
                <w:i/>
              </w:rPr>
              <w:t>&amp;</w:t>
            </w:r>
            <w:r>
              <w:rPr>
                <w:b/>
                <w:i/>
                <w:spacing w:val="-3"/>
              </w:rPr>
              <w:t xml:space="preserve"> </w:t>
            </w:r>
            <w:r>
              <w:rPr>
                <w:b/>
                <w:i/>
              </w:rPr>
              <w:t>138,</w:t>
            </w:r>
            <w:r>
              <w:rPr>
                <w:b/>
                <w:i/>
                <w:spacing w:val="-1"/>
              </w:rPr>
              <w:t xml:space="preserve"> </w:t>
            </w:r>
            <w:r>
              <w:rPr>
                <w:b/>
                <w:i/>
              </w:rPr>
              <w:t>plus</w:t>
            </w:r>
            <w:r>
              <w:rPr>
                <w:b/>
                <w:i/>
                <w:spacing w:val="-2"/>
              </w:rPr>
              <w:t xml:space="preserve"> </w:t>
            </w:r>
            <w:r>
              <w:rPr>
                <w:b/>
                <w:i/>
              </w:rPr>
              <w:t>274</w:t>
            </w:r>
            <w:r>
              <w:rPr>
                <w:b/>
                <w:i/>
                <w:spacing w:val="-1"/>
              </w:rPr>
              <w:t xml:space="preserve"> </w:t>
            </w:r>
            <w:r>
              <w:rPr>
                <w:b/>
                <w:i/>
              </w:rPr>
              <w:t xml:space="preserve">or </w:t>
            </w:r>
            <w:r>
              <w:rPr>
                <w:b/>
                <w:i/>
                <w:spacing w:val="-5"/>
              </w:rPr>
              <w:t>251</w:t>
            </w:r>
          </w:p>
        </w:tc>
      </w:tr>
      <w:tr w:rsidR="00832B82" w14:paraId="59AB766F" w14:textId="77777777">
        <w:trPr>
          <w:trHeight w:val="719"/>
        </w:trPr>
        <w:tc>
          <w:tcPr>
            <w:tcW w:w="3060" w:type="dxa"/>
          </w:tcPr>
          <w:p w14:paraId="3177A03A" w14:textId="77777777" w:rsidR="00832B82" w:rsidRDefault="00832B82">
            <w:pPr>
              <w:pStyle w:val="TableParagraph"/>
              <w:spacing w:before="1"/>
              <w:rPr>
                <w:sz w:val="21"/>
              </w:rPr>
            </w:pPr>
          </w:p>
          <w:p w14:paraId="554A91A8" w14:textId="77777777" w:rsidR="00832B82" w:rsidRDefault="00000000">
            <w:pPr>
              <w:pStyle w:val="TableParagraph"/>
              <w:ind w:left="318"/>
              <w:rPr>
                <w:b/>
                <w:sz w:val="20"/>
              </w:rPr>
            </w:pPr>
            <w:r>
              <w:rPr>
                <w:b/>
                <w:sz w:val="20"/>
              </w:rPr>
              <w:t>Approved</w:t>
            </w:r>
            <w:r>
              <w:rPr>
                <w:b/>
                <w:spacing w:val="-4"/>
                <w:sz w:val="20"/>
              </w:rPr>
              <w:t xml:space="preserve"> </w:t>
            </w:r>
            <w:r>
              <w:rPr>
                <w:b/>
                <w:sz w:val="20"/>
              </w:rPr>
              <w:t>Persons</w:t>
            </w:r>
            <w:r>
              <w:rPr>
                <w:b/>
                <w:spacing w:val="-5"/>
                <w:sz w:val="20"/>
              </w:rPr>
              <w:t xml:space="preserve"> </w:t>
            </w:r>
            <w:r>
              <w:rPr>
                <w:b/>
                <w:sz w:val="20"/>
              </w:rPr>
              <w:t>for</w:t>
            </w:r>
            <w:r>
              <w:rPr>
                <w:b/>
                <w:spacing w:val="-6"/>
                <w:sz w:val="20"/>
              </w:rPr>
              <w:t xml:space="preserve"> </w:t>
            </w:r>
            <w:r>
              <w:rPr>
                <w:b/>
                <w:sz w:val="20"/>
              </w:rPr>
              <w:t>this</w:t>
            </w:r>
            <w:r>
              <w:rPr>
                <w:b/>
                <w:spacing w:val="-5"/>
                <w:sz w:val="20"/>
              </w:rPr>
              <w:t xml:space="preserve"> ELP</w:t>
            </w:r>
          </w:p>
        </w:tc>
        <w:tc>
          <w:tcPr>
            <w:tcW w:w="1080" w:type="dxa"/>
          </w:tcPr>
          <w:p w14:paraId="28C2C9E7" w14:textId="77777777" w:rsidR="00832B82" w:rsidRDefault="00832B82">
            <w:pPr>
              <w:pStyle w:val="TableParagraph"/>
              <w:spacing w:before="1"/>
              <w:rPr>
                <w:sz w:val="21"/>
              </w:rPr>
            </w:pPr>
          </w:p>
          <w:p w14:paraId="53C85DA9" w14:textId="77777777" w:rsidR="00832B82" w:rsidRDefault="00000000">
            <w:pPr>
              <w:pStyle w:val="TableParagraph"/>
              <w:ind w:left="362"/>
              <w:rPr>
                <w:b/>
                <w:sz w:val="20"/>
              </w:rPr>
            </w:pPr>
            <w:r>
              <w:rPr>
                <w:b/>
                <w:spacing w:val="-4"/>
                <w:sz w:val="20"/>
              </w:rPr>
              <w:t>Date</w:t>
            </w:r>
          </w:p>
        </w:tc>
        <w:tc>
          <w:tcPr>
            <w:tcW w:w="1260" w:type="dxa"/>
          </w:tcPr>
          <w:p w14:paraId="48BE05D2" w14:textId="77777777" w:rsidR="00832B82" w:rsidRDefault="00000000">
            <w:pPr>
              <w:pStyle w:val="TableParagraph"/>
              <w:spacing w:before="127" w:line="242" w:lineRule="auto"/>
              <w:ind w:left="265" w:firstLine="175"/>
              <w:rPr>
                <w:b/>
                <w:sz w:val="20"/>
              </w:rPr>
            </w:pPr>
            <w:r>
              <w:rPr>
                <w:b/>
                <w:spacing w:val="-4"/>
                <w:sz w:val="20"/>
              </w:rPr>
              <w:t xml:space="preserve">Non- </w:t>
            </w:r>
            <w:r>
              <w:rPr>
                <w:b/>
                <w:spacing w:val="-2"/>
                <w:sz w:val="20"/>
              </w:rPr>
              <w:t>Electrical</w:t>
            </w:r>
          </w:p>
        </w:tc>
        <w:tc>
          <w:tcPr>
            <w:tcW w:w="1260" w:type="dxa"/>
          </w:tcPr>
          <w:p w14:paraId="3CF21292" w14:textId="77777777" w:rsidR="00832B82" w:rsidRDefault="00832B82">
            <w:pPr>
              <w:pStyle w:val="TableParagraph"/>
              <w:spacing w:before="1"/>
              <w:rPr>
                <w:sz w:val="21"/>
              </w:rPr>
            </w:pPr>
          </w:p>
          <w:p w14:paraId="2DBF373E" w14:textId="77777777" w:rsidR="00832B82" w:rsidRDefault="00000000">
            <w:pPr>
              <w:pStyle w:val="TableParagraph"/>
              <w:ind w:left="254" w:right="245"/>
              <w:jc w:val="center"/>
              <w:rPr>
                <w:b/>
                <w:sz w:val="20"/>
              </w:rPr>
            </w:pPr>
            <w:r>
              <w:rPr>
                <w:b/>
                <w:spacing w:val="-2"/>
                <w:sz w:val="20"/>
              </w:rPr>
              <w:t>Electrical</w:t>
            </w:r>
          </w:p>
        </w:tc>
        <w:tc>
          <w:tcPr>
            <w:tcW w:w="3420" w:type="dxa"/>
          </w:tcPr>
          <w:p w14:paraId="1BB714F3" w14:textId="77777777" w:rsidR="00832B82" w:rsidRDefault="00000000">
            <w:pPr>
              <w:pStyle w:val="TableParagraph"/>
              <w:spacing w:before="127" w:line="242" w:lineRule="auto"/>
              <w:ind w:left="827" w:right="802" w:firstLine="379"/>
              <w:rPr>
                <w:b/>
                <w:sz w:val="20"/>
              </w:rPr>
            </w:pPr>
            <w:r>
              <w:rPr>
                <w:b/>
                <w:sz w:val="20"/>
              </w:rPr>
              <w:t>Approved by (print</w:t>
            </w:r>
            <w:r>
              <w:rPr>
                <w:b/>
                <w:spacing w:val="-11"/>
                <w:sz w:val="20"/>
              </w:rPr>
              <w:t xml:space="preserve"> </w:t>
            </w:r>
            <w:r>
              <w:rPr>
                <w:b/>
                <w:sz w:val="20"/>
              </w:rPr>
              <w:t>name</w:t>
            </w:r>
            <w:r>
              <w:rPr>
                <w:b/>
                <w:spacing w:val="-11"/>
                <w:sz w:val="20"/>
              </w:rPr>
              <w:t xml:space="preserve"> </w:t>
            </w:r>
            <w:r>
              <w:rPr>
                <w:b/>
                <w:sz w:val="20"/>
              </w:rPr>
              <w:t>and</w:t>
            </w:r>
            <w:r>
              <w:rPr>
                <w:b/>
                <w:spacing w:val="-11"/>
                <w:sz w:val="20"/>
              </w:rPr>
              <w:t xml:space="preserve"> </w:t>
            </w:r>
            <w:r>
              <w:rPr>
                <w:b/>
                <w:sz w:val="20"/>
              </w:rPr>
              <w:t>initial)</w:t>
            </w:r>
          </w:p>
        </w:tc>
      </w:tr>
      <w:tr w:rsidR="00832B82" w14:paraId="74A08EB8" w14:textId="77777777">
        <w:trPr>
          <w:trHeight w:val="546"/>
        </w:trPr>
        <w:tc>
          <w:tcPr>
            <w:tcW w:w="3060" w:type="dxa"/>
          </w:tcPr>
          <w:p w14:paraId="21EB5718" w14:textId="77777777" w:rsidR="00832B82" w:rsidRDefault="00000000">
            <w:pPr>
              <w:pStyle w:val="TableParagraph"/>
              <w:spacing w:before="19" w:line="250" w:lineRule="atLeast"/>
              <w:ind w:left="107" w:right="65"/>
              <w:rPr>
                <w:b/>
              </w:rPr>
            </w:pPr>
            <w:r>
              <w:rPr>
                <w:b/>
              </w:rPr>
              <w:t>Authorized &amp; Electrically Qualified</w:t>
            </w:r>
            <w:r>
              <w:rPr>
                <w:b/>
                <w:spacing w:val="-13"/>
              </w:rPr>
              <w:t xml:space="preserve"> </w:t>
            </w:r>
            <w:r>
              <w:rPr>
                <w:b/>
              </w:rPr>
              <w:t>APSMD</w:t>
            </w:r>
            <w:r>
              <w:rPr>
                <w:b/>
                <w:spacing w:val="-13"/>
              </w:rPr>
              <w:t xml:space="preserve"> </w:t>
            </w:r>
            <w:r>
              <w:rPr>
                <w:b/>
              </w:rPr>
              <w:t>Workers</w:t>
            </w:r>
          </w:p>
        </w:tc>
        <w:tc>
          <w:tcPr>
            <w:tcW w:w="1080" w:type="dxa"/>
          </w:tcPr>
          <w:p w14:paraId="5C78F43B" w14:textId="77777777" w:rsidR="00832B82" w:rsidRDefault="00832B82">
            <w:pPr>
              <w:pStyle w:val="TableParagraph"/>
              <w:rPr>
                <w:rFonts w:ascii="Times New Roman"/>
              </w:rPr>
            </w:pPr>
          </w:p>
        </w:tc>
        <w:tc>
          <w:tcPr>
            <w:tcW w:w="1260" w:type="dxa"/>
          </w:tcPr>
          <w:p w14:paraId="273E6456" w14:textId="77777777" w:rsidR="00832B82" w:rsidRDefault="00832B82">
            <w:pPr>
              <w:pStyle w:val="TableParagraph"/>
              <w:rPr>
                <w:rFonts w:ascii="Times New Roman"/>
              </w:rPr>
            </w:pPr>
          </w:p>
        </w:tc>
        <w:tc>
          <w:tcPr>
            <w:tcW w:w="1260" w:type="dxa"/>
          </w:tcPr>
          <w:p w14:paraId="1F9BF61C" w14:textId="77777777" w:rsidR="00832B82" w:rsidRDefault="00000000">
            <w:pPr>
              <w:pStyle w:val="TableParagraph"/>
              <w:spacing w:before="146"/>
              <w:ind w:left="7"/>
              <w:jc w:val="center"/>
              <w:rPr>
                <w:b/>
              </w:rPr>
            </w:pPr>
            <w:r>
              <w:rPr>
                <w:b/>
              </w:rPr>
              <w:t>X</w:t>
            </w:r>
          </w:p>
        </w:tc>
        <w:tc>
          <w:tcPr>
            <w:tcW w:w="3420" w:type="dxa"/>
          </w:tcPr>
          <w:p w14:paraId="3D3D52DC" w14:textId="77777777" w:rsidR="00832B82" w:rsidRDefault="00000000">
            <w:pPr>
              <w:pStyle w:val="TableParagraph"/>
              <w:spacing w:before="132"/>
              <w:ind w:left="107"/>
              <w:rPr>
                <w:i/>
                <w:sz w:val="24"/>
              </w:rPr>
            </w:pPr>
            <w:r>
              <w:rPr>
                <w:i/>
                <w:sz w:val="24"/>
              </w:rPr>
              <w:t>Jim</w:t>
            </w:r>
            <w:r>
              <w:rPr>
                <w:i/>
                <w:spacing w:val="-6"/>
                <w:sz w:val="24"/>
              </w:rPr>
              <w:t xml:space="preserve"> </w:t>
            </w:r>
            <w:r>
              <w:rPr>
                <w:i/>
                <w:spacing w:val="-2"/>
                <w:sz w:val="24"/>
              </w:rPr>
              <w:t>Sebek</w:t>
            </w:r>
          </w:p>
        </w:tc>
      </w:tr>
      <w:tr w:rsidR="00832B82" w14:paraId="3645136A" w14:textId="77777777">
        <w:trPr>
          <w:trHeight w:val="546"/>
        </w:trPr>
        <w:tc>
          <w:tcPr>
            <w:tcW w:w="3060" w:type="dxa"/>
          </w:tcPr>
          <w:p w14:paraId="4E903004" w14:textId="77777777" w:rsidR="00832B82" w:rsidRDefault="00000000">
            <w:pPr>
              <w:pStyle w:val="TableParagraph"/>
              <w:spacing w:before="19" w:line="250" w:lineRule="atLeast"/>
              <w:ind w:left="107" w:right="65"/>
              <w:rPr>
                <w:b/>
              </w:rPr>
            </w:pPr>
            <w:r>
              <w:rPr>
                <w:b/>
              </w:rPr>
              <w:t>Authorized &amp; Electrically Qualified</w:t>
            </w:r>
            <w:r>
              <w:rPr>
                <w:b/>
                <w:spacing w:val="-13"/>
              </w:rPr>
              <w:t xml:space="preserve"> </w:t>
            </w:r>
            <w:r>
              <w:rPr>
                <w:b/>
              </w:rPr>
              <w:t>APSMD</w:t>
            </w:r>
            <w:r>
              <w:rPr>
                <w:b/>
                <w:spacing w:val="-13"/>
              </w:rPr>
              <w:t xml:space="preserve"> </w:t>
            </w:r>
            <w:r>
              <w:rPr>
                <w:b/>
              </w:rPr>
              <w:t>Workers</w:t>
            </w:r>
          </w:p>
        </w:tc>
        <w:tc>
          <w:tcPr>
            <w:tcW w:w="1080" w:type="dxa"/>
          </w:tcPr>
          <w:p w14:paraId="0C8ED702" w14:textId="77777777" w:rsidR="00832B82" w:rsidRDefault="00832B82">
            <w:pPr>
              <w:pStyle w:val="TableParagraph"/>
              <w:rPr>
                <w:rFonts w:ascii="Times New Roman"/>
              </w:rPr>
            </w:pPr>
          </w:p>
        </w:tc>
        <w:tc>
          <w:tcPr>
            <w:tcW w:w="1260" w:type="dxa"/>
          </w:tcPr>
          <w:p w14:paraId="5EDB1B20" w14:textId="77777777" w:rsidR="00832B82" w:rsidRDefault="00832B82">
            <w:pPr>
              <w:pStyle w:val="TableParagraph"/>
              <w:rPr>
                <w:rFonts w:ascii="Times New Roman"/>
              </w:rPr>
            </w:pPr>
          </w:p>
        </w:tc>
        <w:tc>
          <w:tcPr>
            <w:tcW w:w="1260" w:type="dxa"/>
          </w:tcPr>
          <w:p w14:paraId="16AC8BB2" w14:textId="77777777" w:rsidR="00832B82" w:rsidRDefault="00000000">
            <w:pPr>
              <w:pStyle w:val="TableParagraph"/>
              <w:spacing w:before="146"/>
              <w:ind w:left="7"/>
              <w:jc w:val="center"/>
              <w:rPr>
                <w:b/>
              </w:rPr>
            </w:pPr>
            <w:r>
              <w:rPr>
                <w:b/>
              </w:rPr>
              <w:t>X</w:t>
            </w:r>
          </w:p>
        </w:tc>
        <w:tc>
          <w:tcPr>
            <w:tcW w:w="3420" w:type="dxa"/>
          </w:tcPr>
          <w:p w14:paraId="7477E2CF" w14:textId="77777777" w:rsidR="00832B82" w:rsidRDefault="00000000">
            <w:pPr>
              <w:pStyle w:val="TableParagraph"/>
              <w:spacing w:before="132"/>
              <w:ind w:left="107"/>
              <w:rPr>
                <w:i/>
                <w:sz w:val="24"/>
              </w:rPr>
            </w:pPr>
            <w:r>
              <w:rPr>
                <w:i/>
                <w:sz w:val="24"/>
              </w:rPr>
              <w:t>Marc</w:t>
            </w:r>
            <w:r>
              <w:rPr>
                <w:i/>
                <w:spacing w:val="-7"/>
                <w:sz w:val="24"/>
              </w:rPr>
              <w:t xml:space="preserve"> </w:t>
            </w:r>
            <w:r>
              <w:rPr>
                <w:i/>
                <w:spacing w:val="-2"/>
                <w:sz w:val="24"/>
              </w:rPr>
              <w:t>Larrus</w:t>
            </w:r>
          </w:p>
        </w:tc>
      </w:tr>
      <w:tr w:rsidR="00832B82" w14:paraId="50513D42" w14:textId="77777777">
        <w:trPr>
          <w:trHeight w:val="546"/>
        </w:trPr>
        <w:tc>
          <w:tcPr>
            <w:tcW w:w="3060" w:type="dxa"/>
          </w:tcPr>
          <w:p w14:paraId="130698DC" w14:textId="77777777" w:rsidR="00832B82" w:rsidRDefault="00000000">
            <w:pPr>
              <w:pStyle w:val="TableParagraph"/>
              <w:spacing w:before="19" w:line="250" w:lineRule="atLeast"/>
              <w:ind w:left="107" w:right="65"/>
              <w:rPr>
                <w:b/>
              </w:rPr>
            </w:pPr>
            <w:r>
              <w:rPr>
                <w:b/>
              </w:rPr>
              <w:t>Authorized &amp; Electrically Qualified</w:t>
            </w:r>
            <w:r>
              <w:rPr>
                <w:b/>
                <w:spacing w:val="-13"/>
              </w:rPr>
              <w:t xml:space="preserve"> </w:t>
            </w:r>
            <w:r>
              <w:rPr>
                <w:b/>
              </w:rPr>
              <w:t>APSMD</w:t>
            </w:r>
            <w:r>
              <w:rPr>
                <w:b/>
                <w:spacing w:val="-13"/>
              </w:rPr>
              <w:t xml:space="preserve"> </w:t>
            </w:r>
            <w:r>
              <w:rPr>
                <w:b/>
              </w:rPr>
              <w:t>Workers</w:t>
            </w:r>
          </w:p>
        </w:tc>
        <w:tc>
          <w:tcPr>
            <w:tcW w:w="1080" w:type="dxa"/>
          </w:tcPr>
          <w:p w14:paraId="7F22F11B" w14:textId="77777777" w:rsidR="00832B82" w:rsidRDefault="00832B82">
            <w:pPr>
              <w:pStyle w:val="TableParagraph"/>
              <w:rPr>
                <w:rFonts w:ascii="Times New Roman"/>
              </w:rPr>
            </w:pPr>
          </w:p>
        </w:tc>
        <w:tc>
          <w:tcPr>
            <w:tcW w:w="1260" w:type="dxa"/>
          </w:tcPr>
          <w:p w14:paraId="7A889A0F" w14:textId="77777777" w:rsidR="00832B82" w:rsidRDefault="00832B82">
            <w:pPr>
              <w:pStyle w:val="TableParagraph"/>
              <w:rPr>
                <w:rFonts w:ascii="Times New Roman"/>
              </w:rPr>
            </w:pPr>
          </w:p>
        </w:tc>
        <w:tc>
          <w:tcPr>
            <w:tcW w:w="1260" w:type="dxa"/>
          </w:tcPr>
          <w:p w14:paraId="658B1806" w14:textId="77777777" w:rsidR="00832B82" w:rsidRDefault="00000000">
            <w:pPr>
              <w:pStyle w:val="TableParagraph"/>
              <w:spacing w:before="146"/>
              <w:ind w:left="7"/>
              <w:jc w:val="center"/>
              <w:rPr>
                <w:b/>
              </w:rPr>
            </w:pPr>
            <w:r>
              <w:rPr>
                <w:b/>
              </w:rPr>
              <w:t>X</w:t>
            </w:r>
          </w:p>
        </w:tc>
        <w:tc>
          <w:tcPr>
            <w:tcW w:w="3420" w:type="dxa"/>
          </w:tcPr>
          <w:p w14:paraId="242591A5" w14:textId="77777777" w:rsidR="00832B82" w:rsidRDefault="00000000">
            <w:pPr>
              <w:pStyle w:val="TableParagraph"/>
              <w:spacing w:before="132"/>
              <w:ind w:left="107"/>
              <w:rPr>
                <w:i/>
                <w:sz w:val="24"/>
              </w:rPr>
            </w:pPr>
            <w:r>
              <w:rPr>
                <w:i/>
                <w:sz w:val="24"/>
              </w:rPr>
              <w:t>Phil</w:t>
            </w:r>
            <w:r>
              <w:rPr>
                <w:i/>
                <w:spacing w:val="-3"/>
                <w:sz w:val="24"/>
              </w:rPr>
              <w:t xml:space="preserve"> </w:t>
            </w:r>
            <w:r>
              <w:rPr>
                <w:i/>
                <w:spacing w:val="-2"/>
                <w:sz w:val="24"/>
              </w:rPr>
              <w:t>Seward</w:t>
            </w:r>
          </w:p>
        </w:tc>
      </w:tr>
    </w:tbl>
    <w:p w14:paraId="57A7F068" w14:textId="77777777" w:rsidR="00832B82" w:rsidRDefault="00832B82">
      <w:pPr>
        <w:pStyle w:val="BodyText"/>
        <w:rPr>
          <w:sz w:val="20"/>
        </w:rPr>
      </w:pPr>
    </w:p>
    <w:p w14:paraId="60BEA10B" w14:textId="77777777" w:rsidR="00832B82" w:rsidRDefault="00832B82">
      <w:pPr>
        <w:pStyle w:val="BodyText"/>
        <w:rPr>
          <w:sz w:val="20"/>
        </w:rPr>
      </w:pPr>
    </w:p>
    <w:p w14:paraId="0C3505FB" w14:textId="77777777" w:rsidR="00832B82" w:rsidRDefault="00832B82">
      <w:pPr>
        <w:pStyle w:val="BodyText"/>
        <w:rPr>
          <w:sz w:val="20"/>
        </w:rPr>
      </w:pPr>
    </w:p>
    <w:p w14:paraId="69331FA2" w14:textId="77777777" w:rsidR="00832B82" w:rsidRDefault="00832B82">
      <w:pPr>
        <w:pStyle w:val="BodyText"/>
        <w:rPr>
          <w:sz w:val="20"/>
        </w:rPr>
      </w:pPr>
    </w:p>
    <w:p w14:paraId="6951858E" w14:textId="77777777" w:rsidR="00832B82" w:rsidRDefault="00832B82">
      <w:pPr>
        <w:pStyle w:val="BodyText"/>
        <w:rPr>
          <w:sz w:val="20"/>
        </w:rPr>
      </w:pPr>
    </w:p>
    <w:p w14:paraId="777D9484" w14:textId="77777777" w:rsidR="00832B82" w:rsidRDefault="00832B82">
      <w:pPr>
        <w:pStyle w:val="BodyText"/>
        <w:rPr>
          <w:sz w:val="20"/>
        </w:rPr>
      </w:pPr>
    </w:p>
    <w:p w14:paraId="27B7766E" w14:textId="77777777" w:rsidR="00832B82" w:rsidRDefault="00832B82">
      <w:pPr>
        <w:pStyle w:val="BodyText"/>
        <w:rPr>
          <w:sz w:val="20"/>
        </w:rPr>
      </w:pPr>
    </w:p>
    <w:p w14:paraId="444711C8" w14:textId="77777777" w:rsidR="00832B82" w:rsidRDefault="00832B82">
      <w:pPr>
        <w:pStyle w:val="BodyText"/>
        <w:rPr>
          <w:sz w:val="20"/>
        </w:rPr>
      </w:pPr>
    </w:p>
    <w:p w14:paraId="75820BDB" w14:textId="77777777" w:rsidR="00832B82" w:rsidRDefault="00832B82">
      <w:pPr>
        <w:pStyle w:val="BodyText"/>
        <w:rPr>
          <w:sz w:val="20"/>
        </w:rPr>
      </w:pPr>
    </w:p>
    <w:p w14:paraId="190DC779" w14:textId="77777777" w:rsidR="00832B82" w:rsidRDefault="00832B82">
      <w:pPr>
        <w:pStyle w:val="BodyText"/>
        <w:rPr>
          <w:sz w:val="20"/>
        </w:rPr>
      </w:pPr>
    </w:p>
    <w:p w14:paraId="40AA2AA0" w14:textId="3434296C" w:rsidR="00832B82" w:rsidRDefault="00836CF7">
      <w:pPr>
        <w:pStyle w:val="BodyText"/>
        <w:spacing w:before="2"/>
        <w:rPr>
          <w:sz w:val="11"/>
        </w:rPr>
      </w:pPr>
      <w:r>
        <w:rPr>
          <w:noProof/>
        </w:rPr>
        <mc:AlternateContent>
          <mc:Choice Requires="wps">
            <w:drawing>
              <wp:anchor distT="0" distB="0" distL="0" distR="0" simplePos="0" relativeHeight="487604224" behindDoc="1" locked="0" layoutInCell="1" allowOverlap="1" wp14:anchorId="381E0EAB" wp14:editId="14E87098">
                <wp:simplePos x="0" y="0"/>
                <wp:positionH relativeFrom="page">
                  <wp:posOffset>685800</wp:posOffset>
                </wp:positionH>
                <wp:positionV relativeFrom="paragraph">
                  <wp:posOffset>96520</wp:posOffset>
                </wp:positionV>
                <wp:extent cx="1828800" cy="7620"/>
                <wp:effectExtent l="0" t="0" r="0" b="0"/>
                <wp:wrapTopAndBottom/>
                <wp:docPr id="12" name="docshape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3B259" id="docshape59" o:spid="_x0000_s1026" style="position:absolute;margin-left:54pt;margin-top:7.6pt;width:2in;height:.6pt;z-index:-15712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" fillcolor="black" stroked="f">
                <w10:wrap type="topAndBottom" anchorx="page"/>
              </v:rect>
            </w:pict>
          </mc:Fallback>
        </mc:AlternateContent>
      </w:r>
      <w:bookmarkStart w:id="334" w:name="_bookmark0"/>
      <w:bookmarkEnd w:id="334"/>
    </w:p>
    <w:sectPr w:rsidR="00832B82">
      <w:pgSz w:w="12240" w:h="15840"/>
      <w:pgMar w:top="1340" w:right="320" w:bottom="920" w:left="300" w:header="727" w:footer="7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E8468" w14:textId="77777777" w:rsidR="00840729" w:rsidRDefault="00840729">
      <w:r>
        <w:separator/>
      </w:r>
    </w:p>
  </w:endnote>
  <w:endnote w:type="continuationSeparator" w:id="0">
    <w:p w14:paraId="6A8B31B2" w14:textId="77777777" w:rsidR="00840729" w:rsidRDefault="008407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0921A" w14:textId="4E610BE6" w:rsidR="00832B82" w:rsidRDefault="00836CF7">
    <w:pPr>
      <w:pStyle w:val="BodyText"/>
      <w:spacing w:line="14" w:lineRule="auto"/>
      <w:rPr>
        <w:sz w:val="20"/>
      </w:rPr>
    </w:pPr>
    <w:r>
      <w:rPr>
        <w:noProof/>
      </w:rPr>
      <mc:AlternateContent>
        <mc:Choice Requires="wps">
          <w:drawing>
            <wp:anchor distT="0" distB="0" distL="114300" distR="114300" simplePos="0" relativeHeight="487270400" behindDoc="1" locked="0" layoutInCell="1" allowOverlap="1" wp14:anchorId="7E43DFE9" wp14:editId="1CE43187">
              <wp:simplePos x="0" y="0"/>
              <wp:positionH relativeFrom="page">
                <wp:posOffset>667385</wp:posOffset>
              </wp:positionH>
              <wp:positionV relativeFrom="page">
                <wp:posOffset>9462770</wp:posOffset>
              </wp:positionV>
              <wp:extent cx="6437630" cy="8890"/>
              <wp:effectExtent l="0" t="0" r="0" b="0"/>
              <wp:wrapNone/>
              <wp:docPr id="8"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763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84517" id="docshape3" o:spid="_x0000_s1026" style="position:absolute;margin-left:52.55pt;margin-top:745.1pt;width:506.9pt;height:.7pt;z-index:-1604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" fillcolor="black" stroked="f">
              <w10:wrap anchorx="page" anchory="page"/>
            </v:rect>
          </w:pict>
        </mc:Fallback>
      </mc:AlternateContent>
    </w:r>
    <w:r>
      <w:rPr>
        <w:noProof/>
      </w:rPr>
      <mc:AlternateContent>
        <mc:Choice Requires="wps">
          <w:drawing>
            <wp:anchor distT="0" distB="0" distL="114300" distR="114300" simplePos="0" relativeHeight="487270912" behindDoc="1" locked="0" layoutInCell="1" allowOverlap="1" wp14:anchorId="0CF1FC63" wp14:editId="30225999">
              <wp:simplePos x="0" y="0"/>
              <wp:positionH relativeFrom="page">
                <wp:posOffset>673100</wp:posOffset>
              </wp:positionH>
              <wp:positionV relativeFrom="page">
                <wp:posOffset>9462135</wp:posOffset>
              </wp:positionV>
              <wp:extent cx="545465" cy="152400"/>
              <wp:effectExtent l="0" t="0" r="0" b="0"/>
              <wp:wrapNone/>
              <wp:docPr id="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6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4C04E" w14:textId="77777777" w:rsidR="00832B82" w:rsidRDefault="00000000">
                          <w:pPr>
                            <w:spacing w:before="12"/>
                            <w:ind w:left="20"/>
                            <w:rPr>
                              <w:rFonts w:ascii="Times New Roman"/>
                              <w:b/>
                              <w:sz w:val="18"/>
                            </w:rPr>
                          </w:pPr>
                          <w:r>
                            <w:rPr>
                              <w:rFonts w:ascii="Times New Roman"/>
                              <w:b/>
                              <w:sz w:val="18"/>
                            </w:rPr>
                            <w:t>April</w:t>
                          </w:r>
                          <w:r>
                            <w:rPr>
                              <w:rFonts w:ascii="Times New Roman"/>
                              <w:b/>
                              <w:spacing w:val="-7"/>
                              <w:sz w:val="18"/>
                            </w:rPr>
                            <w:t xml:space="preserve"> </w:t>
                          </w:r>
                          <w:r>
                            <w:rPr>
                              <w:rFonts w:ascii="Times New Roman"/>
                              <w:b/>
                              <w:spacing w:val="-4"/>
                              <w:sz w:val="18"/>
                            </w:rPr>
                            <w:t>2012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F1FC63" id="_x0000_t202" coordsize="21600,21600" o:spt="202" path="m,l,21600r21600,l21600,xe">
              <v:stroke joinstyle="miter"/>
              <v:path gradientshapeok="t" o:connecttype="rect"/>
            </v:shapetype>
            <v:shape id="docshape4" o:spid="_x0000_s1032" type="#_x0000_t202" style="position:absolute;margin-left:53pt;margin-top:745.05pt;width:42.95pt;height:12pt;z-index:-16045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" filled="f" stroked="f">
              <v:textbox inset="0,0,0,0">
                <w:txbxContent>
                  <w:p w14:paraId="1974C04E" w14:textId="77777777" w:rsidR="00832B82" w:rsidRDefault="00000000">
                    <w:pPr>
                      <w:spacing w:before="12"/>
                      <w:ind w:left="20"/>
                      <w:rPr>
                        <w:rFonts w:ascii="Times New Roman"/>
                        <w:b/>
                        <w:sz w:val="18"/>
                      </w:rPr>
                    </w:pPr>
                    <w:r>
                      <w:rPr>
                        <w:rFonts w:ascii="Times New Roman"/>
                        <w:b/>
                        <w:sz w:val="18"/>
                      </w:rPr>
                      <w:t>April</w:t>
                    </w:r>
                    <w:r>
                      <w:rPr>
                        <w:rFonts w:ascii="Times New Roman"/>
                        <w:b/>
                        <w:spacing w:val="-7"/>
                        <w:sz w:val="18"/>
                      </w:rPr>
                      <w:t xml:space="preserve"> </w:t>
                    </w:r>
                    <w:r>
                      <w:rPr>
                        <w:rFonts w:ascii="Times New Roman"/>
                        <w:b/>
                        <w:spacing w:val="-4"/>
                        <w:sz w:val="18"/>
                      </w:rPr>
                      <w:t>2012</w:t>
                    </w:r>
                  </w:p>
                </w:txbxContent>
              </v:textbox>
              <w10:wrap anchorx="page" anchory="page"/>
            </v:shape>
          </w:pict>
        </mc:Fallback>
      </mc:AlternateContent>
    </w:r>
    <w:r>
      <w:rPr>
        <w:noProof/>
      </w:rPr>
      <mc:AlternateContent>
        <mc:Choice Requires="wps">
          <w:drawing>
            <wp:anchor distT="0" distB="0" distL="114300" distR="114300" simplePos="0" relativeHeight="487271424" behindDoc="1" locked="0" layoutInCell="1" allowOverlap="1" wp14:anchorId="3A6C167E" wp14:editId="66D69686">
              <wp:simplePos x="0" y="0"/>
              <wp:positionH relativeFrom="page">
                <wp:posOffset>3437255</wp:posOffset>
              </wp:positionH>
              <wp:positionV relativeFrom="page">
                <wp:posOffset>9462135</wp:posOffset>
              </wp:positionV>
              <wp:extent cx="927100" cy="152400"/>
              <wp:effectExtent l="0" t="0" r="0" b="0"/>
              <wp:wrapNone/>
              <wp:docPr id="4" name="docshape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A6DD4" w14:textId="77777777" w:rsidR="00832B82" w:rsidRDefault="00000000">
                          <w:pPr>
                            <w:spacing w:before="12"/>
                            <w:ind w:left="20"/>
                            <w:rPr>
                              <w:rFonts w:ascii="Times New Roman"/>
                              <w:b/>
                              <w:sz w:val="18"/>
                            </w:rPr>
                          </w:pPr>
                          <w:r>
                            <w:rPr>
                              <w:rFonts w:ascii="Times New Roman"/>
                              <w:b/>
                              <w:spacing w:val="-2"/>
                              <w:sz w:val="18"/>
                            </w:rPr>
                            <w:t>SR-444-636-01-</w:t>
                          </w:r>
                          <w:r>
                            <w:rPr>
                              <w:rFonts w:ascii="Times New Roman"/>
                              <w:b/>
                              <w:spacing w:val="-5"/>
                              <w:sz w:val="18"/>
                            </w:rPr>
                            <w:t>R3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C167E" id="docshape5" o:spid="_x0000_s1033" type="#_x0000_t202" style="position:absolute;margin-left:270.65pt;margin-top:745.05pt;width:73pt;height:12pt;z-index:-1604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" filled="f" stroked="f">
              <v:textbox inset="0,0,0,0">
                <w:txbxContent>
                  <w:p w14:paraId="037A6DD4" w14:textId="77777777" w:rsidR="00832B82" w:rsidRDefault="00000000">
                    <w:pPr>
                      <w:spacing w:before="12"/>
                      <w:ind w:left="20"/>
                      <w:rPr>
                        <w:rFonts w:ascii="Times New Roman"/>
                        <w:b/>
                        <w:sz w:val="18"/>
                      </w:rPr>
                    </w:pPr>
                    <w:r>
                      <w:rPr>
                        <w:rFonts w:ascii="Times New Roman"/>
                        <w:b/>
                        <w:spacing w:val="-2"/>
                        <w:sz w:val="18"/>
                      </w:rPr>
                      <w:t>SR-444-636-01-</w:t>
                    </w:r>
                    <w:r>
                      <w:rPr>
                        <w:rFonts w:ascii="Times New Roman"/>
                        <w:b/>
                        <w:spacing w:val="-5"/>
                        <w:sz w:val="18"/>
                      </w:rPr>
                      <w:t>R3</w:t>
                    </w:r>
                  </w:p>
                </w:txbxContent>
              </v:textbox>
              <w10:wrap anchorx="page" anchory="page"/>
            </v:shape>
          </w:pict>
        </mc:Fallback>
      </mc:AlternateContent>
    </w:r>
    <w:r>
      <w:rPr>
        <w:noProof/>
      </w:rPr>
      <mc:AlternateContent>
        <mc:Choice Requires="wps">
          <w:drawing>
            <wp:anchor distT="0" distB="0" distL="114300" distR="114300" simplePos="0" relativeHeight="487271936" behindDoc="1" locked="0" layoutInCell="1" allowOverlap="1" wp14:anchorId="5FA79FE9" wp14:editId="1D494A8D">
              <wp:simplePos x="0" y="0"/>
              <wp:positionH relativeFrom="page">
                <wp:posOffset>6426200</wp:posOffset>
              </wp:positionH>
              <wp:positionV relativeFrom="page">
                <wp:posOffset>9462135</wp:posOffset>
              </wp:positionV>
              <wp:extent cx="673735" cy="152400"/>
              <wp:effectExtent l="0" t="0" r="0" b="0"/>
              <wp:wrapNone/>
              <wp:docPr id="2" name="docshape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B7AE3" w14:textId="77777777" w:rsidR="00832B82" w:rsidRDefault="00000000">
                          <w:pPr>
                            <w:spacing w:before="12"/>
                            <w:ind w:left="20"/>
                            <w:rPr>
                              <w:rFonts w:ascii="Times New Roman"/>
                              <w:b/>
                              <w:sz w:val="18"/>
                            </w:rPr>
                          </w:pPr>
                          <w:r>
                            <w:rPr>
                              <w:rFonts w:ascii="Times New Roman"/>
                              <w:b/>
                              <w:sz w:val="18"/>
                            </w:rPr>
                            <w:t>Page</w:t>
                          </w:r>
                          <w:r>
                            <w:rPr>
                              <w:rFonts w:ascii="Times New Roman"/>
                              <w:b/>
                              <w:spacing w:val="-3"/>
                              <w:sz w:val="18"/>
                            </w:rPr>
                            <w:t xml:space="preserve"> </w:t>
                          </w:r>
                          <w:r>
                            <w:rPr>
                              <w:rFonts w:ascii="Times New Roman"/>
                              <w:b/>
                              <w:sz w:val="18"/>
                            </w:rPr>
                            <w:fldChar w:fldCharType="begin"/>
                          </w:r>
                          <w:r>
                            <w:rPr>
                              <w:rFonts w:ascii="Times New Roman"/>
                              <w:b/>
                              <w:sz w:val="18"/>
                            </w:rPr>
                            <w:instrText xml:space="preserve"> PAGE </w:instrText>
                          </w:r>
                          <w:r>
                            <w:rPr>
                              <w:rFonts w:ascii="Times New Roman"/>
                              <w:b/>
                              <w:sz w:val="18"/>
                            </w:rPr>
                            <w:fldChar w:fldCharType="separate"/>
                          </w:r>
                          <w:r>
                            <w:rPr>
                              <w:rFonts w:ascii="Times New Roman"/>
                              <w:b/>
                              <w:sz w:val="18"/>
                            </w:rPr>
                            <w:t>10</w:t>
                          </w:r>
                          <w:r>
                            <w:rPr>
                              <w:rFonts w:ascii="Times New Roman"/>
                              <w:b/>
                              <w:sz w:val="18"/>
                            </w:rPr>
                            <w:fldChar w:fldCharType="end"/>
                          </w:r>
                          <w:r>
                            <w:rPr>
                              <w:rFonts w:ascii="Times New Roman"/>
                              <w:b/>
                              <w:sz w:val="18"/>
                            </w:rPr>
                            <w:t xml:space="preserve"> of</w:t>
                          </w:r>
                          <w:r>
                            <w:rPr>
                              <w:rFonts w:ascii="Times New Roman"/>
                              <w:b/>
                              <w:spacing w:val="-1"/>
                              <w:sz w:val="18"/>
                            </w:rPr>
                            <w:t xml:space="preserve"> </w:t>
                          </w:r>
                          <w:r>
                            <w:rPr>
                              <w:rFonts w:ascii="Times New Roman"/>
                              <w:b/>
                              <w:spacing w:val="-5"/>
                              <w:sz w:val="18"/>
                            </w:rPr>
                            <w:fldChar w:fldCharType="begin"/>
                          </w:r>
                          <w:r>
                            <w:rPr>
                              <w:rFonts w:ascii="Times New Roman"/>
                              <w:b/>
                              <w:spacing w:val="-5"/>
                              <w:sz w:val="18"/>
                            </w:rPr>
                            <w:instrText xml:space="preserve"> NUMPAGES </w:instrText>
                          </w:r>
                          <w:r>
                            <w:rPr>
                              <w:rFonts w:ascii="Times New Roman"/>
                              <w:b/>
                              <w:spacing w:val="-5"/>
                              <w:sz w:val="18"/>
                            </w:rPr>
                            <w:fldChar w:fldCharType="separate"/>
                          </w:r>
                          <w:r>
                            <w:rPr>
                              <w:rFonts w:ascii="Times New Roman"/>
                              <w:b/>
                              <w:spacing w:val="-5"/>
                              <w:sz w:val="18"/>
                            </w:rPr>
                            <w:t>10</w:t>
                          </w:r>
                          <w:r>
                            <w:rPr>
                              <w:rFonts w:ascii="Times New Roman"/>
                              <w:b/>
                              <w:spacing w:val="-5"/>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A79FE9" id="docshape6" o:spid="_x0000_s1034" type="#_x0000_t202" style="position:absolute;margin-left:506pt;margin-top:745.05pt;width:53.05pt;height:12pt;z-index:-16044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" filled="f" stroked="f">
              <v:textbox inset="0,0,0,0">
                <w:txbxContent>
                  <w:p w14:paraId="052B7AE3" w14:textId="77777777" w:rsidR="00832B82" w:rsidRDefault="00000000">
                    <w:pPr>
                      <w:spacing w:before="12"/>
                      <w:ind w:left="20"/>
                      <w:rPr>
                        <w:rFonts w:ascii="Times New Roman"/>
                        <w:b/>
                        <w:sz w:val="18"/>
                      </w:rPr>
                    </w:pPr>
                    <w:r>
                      <w:rPr>
                        <w:rFonts w:ascii="Times New Roman"/>
                        <w:b/>
                        <w:sz w:val="18"/>
                      </w:rPr>
                      <w:t>Page</w:t>
                    </w:r>
                    <w:r>
                      <w:rPr>
                        <w:rFonts w:ascii="Times New Roman"/>
                        <w:b/>
                        <w:spacing w:val="-3"/>
                        <w:sz w:val="18"/>
                      </w:rPr>
                      <w:t xml:space="preserve"> </w:t>
                    </w:r>
                    <w:r>
                      <w:rPr>
                        <w:rFonts w:ascii="Times New Roman"/>
                        <w:b/>
                        <w:sz w:val="18"/>
                      </w:rPr>
                      <w:fldChar w:fldCharType="begin"/>
                    </w:r>
                    <w:r>
                      <w:rPr>
                        <w:rFonts w:ascii="Times New Roman"/>
                        <w:b/>
                        <w:sz w:val="18"/>
                      </w:rPr>
                      <w:instrText xml:space="preserve"> PAGE </w:instrText>
                    </w:r>
                    <w:r>
                      <w:rPr>
                        <w:rFonts w:ascii="Times New Roman"/>
                        <w:b/>
                        <w:sz w:val="18"/>
                      </w:rPr>
                      <w:fldChar w:fldCharType="separate"/>
                    </w:r>
                    <w:r>
                      <w:rPr>
                        <w:rFonts w:ascii="Times New Roman"/>
                        <w:b/>
                        <w:sz w:val="18"/>
                      </w:rPr>
                      <w:t>10</w:t>
                    </w:r>
                    <w:r>
                      <w:rPr>
                        <w:rFonts w:ascii="Times New Roman"/>
                        <w:b/>
                        <w:sz w:val="18"/>
                      </w:rPr>
                      <w:fldChar w:fldCharType="end"/>
                    </w:r>
                    <w:r>
                      <w:rPr>
                        <w:rFonts w:ascii="Times New Roman"/>
                        <w:b/>
                        <w:sz w:val="18"/>
                      </w:rPr>
                      <w:t xml:space="preserve"> of</w:t>
                    </w:r>
                    <w:r>
                      <w:rPr>
                        <w:rFonts w:ascii="Times New Roman"/>
                        <w:b/>
                        <w:spacing w:val="-1"/>
                        <w:sz w:val="18"/>
                      </w:rPr>
                      <w:t xml:space="preserve"> </w:t>
                    </w:r>
                    <w:r>
                      <w:rPr>
                        <w:rFonts w:ascii="Times New Roman"/>
                        <w:b/>
                        <w:spacing w:val="-5"/>
                        <w:sz w:val="18"/>
                      </w:rPr>
                      <w:fldChar w:fldCharType="begin"/>
                    </w:r>
                    <w:r>
                      <w:rPr>
                        <w:rFonts w:ascii="Times New Roman"/>
                        <w:b/>
                        <w:spacing w:val="-5"/>
                        <w:sz w:val="18"/>
                      </w:rPr>
                      <w:instrText xml:space="preserve"> NUMPAGES </w:instrText>
                    </w:r>
                    <w:r>
                      <w:rPr>
                        <w:rFonts w:ascii="Times New Roman"/>
                        <w:b/>
                        <w:spacing w:val="-5"/>
                        <w:sz w:val="18"/>
                      </w:rPr>
                      <w:fldChar w:fldCharType="separate"/>
                    </w:r>
                    <w:r>
                      <w:rPr>
                        <w:rFonts w:ascii="Times New Roman"/>
                        <w:b/>
                        <w:spacing w:val="-5"/>
                        <w:sz w:val="18"/>
                      </w:rPr>
                      <w:t>10</w:t>
                    </w:r>
                    <w:r>
                      <w:rPr>
                        <w:rFonts w:ascii="Times New Roman"/>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F5835" w14:textId="77777777" w:rsidR="00840729" w:rsidRDefault="00840729">
      <w:r>
        <w:separator/>
      </w:r>
    </w:p>
  </w:footnote>
  <w:footnote w:type="continuationSeparator" w:id="0">
    <w:p w14:paraId="52C4E334" w14:textId="77777777" w:rsidR="00840729" w:rsidRDefault="008407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8743C" w14:textId="2D14B748" w:rsidR="00832B82" w:rsidRDefault="00836CF7">
    <w:pPr>
      <w:pStyle w:val="BodyText"/>
      <w:spacing w:line="14" w:lineRule="auto"/>
      <w:rPr>
        <w:sz w:val="20"/>
      </w:rPr>
    </w:pPr>
    <w:r>
      <w:rPr>
        <w:noProof/>
      </w:rPr>
      <mc:AlternateContent>
        <mc:Choice Requires="wps">
          <w:drawing>
            <wp:anchor distT="0" distB="0" distL="114300" distR="114300" simplePos="0" relativeHeight="487269376" behindDoc="1" locked="0" layoutInCell="1" allowOverlap="1" wp14:anchorId="1983C475" wp14:editId="4D901F7C">
              <wp:simplePos x="0" y="0"/>
              <wp:positionH relativeFrom="page">
                <wp:posOffset>667385</wp:posOffset>
              </wp:positionH>
              <wp:positionV relativeFrom="page">
                <wp:posOffset>671830</wp:posOffset>
              </wp:positionV>
              <wp:extent cx="6437630" cy="8890"/>
              <wp:effectExtent l="0" t="0" r="0" b="0"/>
              <wp:wrapNone/>
              <wp:docPr id="11"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763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62DE6" id="docshape1" o:spid="_x0000_s1026" style="position:absolute;margin-left:52.55pt;margin-top:52.9pt;width:506.9pt;height:.7pt;z-index:-1604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" fillcolor="black" stroked="f">
              <w10:wrap anchorx="page" anchory="page"/>
            </v:rect>
          </w:pict>
        </mc:Fallback>
      </mc:AlternateContent>
    </w:r>
    <w:r>
      <w:rPr>
        <w:noProof/>
      </w:rPr>
      <mc:AlternateContent>
        <mc:Choice Requires="wps">
          <w:drawing>
            <wp:anchor distT="0" distB="0" distL="114300" distR="114300" simplePos="0" relativeHeight="487269888" behindDoc="1" locked="0" layoutInCell="1" allowOverlap="1" wp14:anchorId="6F14711A" wp14:editId="120178A8">
              <wp:simplePos x="0" y="0"/>
              <wp:positionH relativeFrom="page">
                <wp:posOffset>1011555</wp:posOffset>
              </wp:positionH>
              <wp:positionV relativeFrom="page">
                <wp:posOffset>448945</wp:posOffset>
              </wp:positionV>
              <wp:extent cx="5749290" cy="222885"/>
              <wp:effectExtent l="0" t="0" r="0" b="0"/>
              <wp:wrapNone/>
              <wp:docPr id="10"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88F48" w14:textId="77777777" w:rsidR="00832B82" w:rsidRDefault="00000000">
                          <w:pPr>
                            <w:spacing w:before="9"/>
                            <w:ind w:left="20"/>
                            <w:rPr>
                              <w:rFonts w:ascii="Times New Roman"/>
                              <w:b/>
                              <w:sz w:val="28"/>
                            </w:rPr>
                          </w:pPr>
                          <w:r>
                            <w:rPr>
                              <w:rFonts w:ascii="Times New Roman"/>
                              <w:b/>
                              <w:sz w:val="28"/>
                            </w:rPr>
                            <w:t>Accelerator</w:t>
                          </w:r>
                          <w:r>
                            <w:rPr>
                              <w:rFonts w:ascii="Times New Roman"/>
                              <w:b/>
                              <w:spacing w:val="-12"/>
                              <w:sz w:val="28"/>
                            </w:rPr>
                            <w:t xml:space="preserve"> </w:t>
                          </w:r>
                          <w:r>
                            <w:rPr>
                              <w:rFonts w:ascii="Times New Roman"/>
                              <w:b/>
                              <w:sz w:val="28"/>
                            </w:rPr>
                            <w:t>Power</w:t>
                          </w:r>
                          <w:r>
                            <w:rPr>
                              <w:rFonts w:ascii="Times New Roman"/>
                              <w:b/>
                              <w:spacing w:val="-9"/>
                              <w:sz w:val="28"/>
                            </w:rPr>
                            <w:t xml:space="preserve"> </w:t>
                          </w:r>
                          <w:r>
                            <w:rPr>
                              <w:rFonts w:ascii="Times New Roman"/>
                              <w:b/>
                              <w:sz w:val="28"/>
                            </w:rPr>
                            <w:t>Systems</w:t>
                          </w:r>
                          <w:r>
                            <w:rPr>
                              <w:rFonts w:ascii="Times New Roman"/>
                              <w:b/>
                              <w:spacing w:val="-3"/>
                              <w:sz w:val="28"/>
                            </w:rPr>
                            <w:t xml:space="preserve"> </w:t>
                          </w:r>
                          <w:r>
                            <w:rPr>
                              <w:rFonts w:ascii="Times New Roman"/>
                              <w:b/>
                              <w:sz w:val="28"/>
                            </w:rPr>
                            <w:t>Engineering</w:t>
                          </w:r>
                          <w:r>
                            <w:rPr>
                              <w:rFonts w:ascii="Times New Roman"/>
                              <w:b/>
                              <w:spacing w:val="-2"/>
                              <w:sz w:val="28"/>
                            </w:rPr>
                            <w:t xml:space="preserve"> </w:t>
                          </w:r>
                          <w:r>
                            <w:rPr>
                              <w:rFonts w:ascii="Times New Roman"/>
                              <w:b/>
                              <w:sz w:val="28"/>
                            </w:rPr>
                            <w:t>Equipment</w:t>
                          </w:r>
                          <w:r>
                            <w:rPr>
                              <w:rFonts w:ascii="Times New Roman"/>
                              <w:b/>
                              <w:spacing w:val="-5"/>
                              <w:sz w:val="28"/>
                            </w:rPr>
                            <w:t xml:space="preserve"> </w:t>
                          </w:r>
                          <w:r>
                            <w:rPr>
                              <w:rFonts w:ascii="Times New Roman"/>
                              <w:b/>
                              <w:sz w:val="28"/>
                            </w:rPr>
                            <w:t>Lock</w:t>
                          </w:r>
                          <w:r>
                            <w:rPr>
                              <w:rFonts w:ascii="Times New Roman"/>
                              <w:b/>
                              <w:spacing w:val="-9"/>
                              <w:sz w:val="28"/>
                            </w:rPr>
                            <w:t xml:space="preserve"> </w:t>
                          </w:r>
                          <w:r>
                            <w:rPr>
                              <w:rFonts w:ascii="Times New Roman"/>
                              <w:b/>
                              <w:sz w:val="28"/>
                            </w:rPr>
                            <w:t>&amp;</w:t>
                          </w:r>
                          <w:r>
                            <w:rPr>
                              <w:rFonts w:ascii="Times New Roman"/>
                              <w:b/>
                              <w:spacing w:val="-10"/>
                              <w:sz w:val="28"/>
                            </w:rPr>
                            <w:t xml:space="preserve"> </w:t>
                          </w:r>
                          <w:r>
                            <w:rPr>
                              <w:rFonts w:ascii="Times New Roman"/>
                              <w:b/>
                              <w:sz w:val="28"/>
                            </w:rPr>
                            <w:t>Tag</w:t>
                          </w:r>
                          <w:r>
                            <w:rPr>
                              <w:rFonts w:ascii="Times New Roman"/>
                              <w:b/>
                              <w:spacing w:val="-3"/>
                              <w:sz w:val="28"/>
                            </w:rPr>
                            <w:t xml:space="preserve"> </w:t>
                          </w:r>
                          <w:r>
                            <w:rPr>
                              <w:rFonts w:ascii="Times New Roman"/>
                              <w:b/>
                              <w:spacing w:val="-2"/>
                              <w:sz w:val="28"/>
                            </w:rPr>
                            <w:t>Procedure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14711A" id="_x0000_t202" coordsize="21600,21600" o:spt="202" path="m,l,21600r21600,l21600,xe">
              <v:stroke joinstyle="miter"/>
              <v:path gradientshapeok="t" o:connecttype="rect"/>
            </v:shapetype>
            <v:shape id="docshape2" o:spid="_x0000_s1031" type="#_x0000_t202" style="position:absolute;margin-left:79.65pt;margin-top:35.35pt;width:452.7pt;height:17.55pt;z-index:-1604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" filled="f" stroked="f">
              <v:textbox inset="0,0,0,0">
                <w:txbxContent>
                  <w:p w14:paraId="29F88F48" w14:textId="77777777" w:rsidR="00832B82" w:rsidRDefault="00000000">
                    <w:pPr>
                      <w:spacing w:before="9"/>
                      <w:ind w:left="20"/>
                      <w:rPr>
                        <w:rFonts w:ascii="Times New Roman"/>
                        <w:b/>
                        <w:sz w:val="28"/>
                      </w:rPr>
                    </w:pPr>
                    <w:r>
                      <w:rPr>
                        <w:rFonts w:ascii="Times New Roman"/>
                        <w:b/>
                        <w:sz w:val="28"/>
                      </w:rPr>
                      <w:t>Accelerator</w:t>
                    </w:r>
                    <w:r>
                      <w:rPr>
                        <w:rFonts w:ascii="Times New Roman"/>
                        <w:b/>
                        <w:spacing w:val="-12"/>
                        <w:sz w:val="28"/>
                      </w:rPr>
                      <w:t xml:space="preserve"> </w:t>
                    </w:r>
                    <w:r>
                      <w:rPr>
                        <w:rFonts w:ascii="Times New Roman"/>
                        <w:b/>
                        <w:sz w:val="28"/>
                      </w:rPr>
                      <w:t>Power</w:t>
                    </w:r>
                    <w:r>
                      <w:rPr>
                        <w:rFonts w:ascii="Times New Roman"/>
                        <w:b/>
                        <w:spacing w:val="-9"/>
                        <w:sz w:val="28"/>
                      </w:rPr>
                      <w:t xml:space="preserve"> </w:t>
                    </w:r>
                    <w:r>
                      <w:rPr>
                        <w:rFonts w:ascii="Times New Roman"/>
                        <w:b/>
                        <w:sz w:val="28"/>
                      </w:rPr>
                      <w:t>Systems</w:t>
                    </w:r>
                    <w:r>
                      <w:rPr>
                        <w:rFonts w:ascii="Times New Roman"/>
                        <w:b/>
                        <w:spacing w:val="-3"/>
                        <w:sz w:val="28"/>
                      </w:rPr>
                      <w:t xml:space="preserve"> </w:t>
                    </w:r>
                    <w:r>
                      <w:rPr>
                        <w:rFonts w:ascii="Times New Roman"/>
                        <w:b/>
                        <w:sz w:val="28"/>
                      </w:rPr>
                      <w:t>Engineering</w:t>
                    </w:r>
                    <w:r>
                      <w:rPr>
                        <w:rFonts w:ascii="Times New Roman"/>
                        <w:b/>
                        <w:spacing w:val="-2"/>
                        <w:sz w:val="28"/>
                      </w:rPr>
                      <w:t xml:space="preserve"> </w:t>
                    </w:r>
                    <w:r>
                      <w:rPr>
                        <w:rFonts w:ascii="Times New Roman"/>
                        <w:b/>
                        <w:sz w:val="28"/>
                      </w:rPr>
                      <w:t>Equipment</w:t>
                    </w:r>
                    <w:r>
                      <w:rPr>
                        <w:rFonts w:ascii="Times New Roman"/>
                        <w:b/>
                        <w:spacing w:val="-5"/>
                        <w:sz w:val="28"/>
                      </w:rPr>
                      <w:t xml:space="preserve"> </w:t>
                    </w:r>
                    <w:r>
                      <w:rPr>
                        <w:rFonts w:ascii="Times New Roman"/>
                        <w:b/>
                        <w:sz w:val="28"/>
                      </w:rPr>
                      <w:t>Lock</w:t>
                    </w:r>
                    <w:r>
                      <w:rPr>
                        <w:rFonts w:ascii="Times New Roman"/>
                        <w:b/>
                        <w:spacing w:val="-9"/>
                        <w:sz w:val="28"/>
                      </w:rPr>
                      <w:t xml:space="preserve"> </w:t>
                    </w:r>
                    <w:r>
                      <w:rPr>
                        <w:rFonts w:ascii="Times New Roman"/>
                        <w:b/>
                        <w:sz w:val="28"/>
                      </w:rPr>
                      <w:t>&amp;</w:t>
                    </w:r>
                    <w:r>
                      <w:rPr>
                        <w:rFonts w:ascii="Times New Roman"/>
                        <w:b/>
                        <w:spacing w:val="-10"/>
                        <w:sz w:val="28"/>
                      </w:rPr>
                      <w:t xml:space="preserve"> </w:t>
                    </w:r>
                    <w:r>
                      <w:rPr>
                        <w:rFonts w:ascii="Times New Roman"/>
                        <w:b/>
                        <w:sz w:val="28"/>
                      </w:rPr>
                      <w:t>Tag</w:t>
                    </w:r>
                    <w:r>
                      <w:rPr>
                        <w:rFonts w:ascii="Times New Roman"/>
                        <w:b/>
                        <w:spacing w:val="-3"/>
                        <w:sz w:val="28"/>
                      </w:rPr>
                      <w:t xml:space="preserve"> </w:t>
                    </w:r>
                    <w:r>
                      <w:rPr>
                        <w:rFonts w:ascii="Times New Roman"/>
                        <w:b/>
                        <w:spacing w:val="-2"/>
                        <w:sz w:val="28"/>
                      </w:rPr>
                      <w:t>Procedure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99059F"/>
    <w:multiLevelType w:val="hybridMultilevel"/>
    <w:tmpl w:val="CD0E1A02"/>
    <w:lvl w:ilvl="0" w:tplc="1F9C0414">
      <w:numFmt w:val="bullet"/>
      <w:lvlText w:val=""/>
      <w:lvlJc w:val="left"/>
      <w:pPr>
        <w:ind w:left="683" w:hanging="288"/>
      </w:pPr>
      <w:rPr>
        <w:rFonts w:ascii="Symbol" w:eastAsia="Symbol" w:hAnsi="Symbol" w:cs="Symbol" w:hint="default"/>
        <w:b w:val="0"/>
        <w:bCs w:val="0"/>
        <w:i w:val="0"/>
        <w:iCs w:val="0"/>
        <w:w w:val="100"/>
        <w:sz w:val="24"/>
        <w:szCs w:val="24"/>
        <w:lang w:val="en-US" w:eastAsia="en-US" w:bidi="ar-SA"/>
      </w:rPr>
    </w:lvl>
    <w:lvl w:ilvl="1" w:tplc="F4FC1C02">
      <w:numFmt w:val="bullet"/>
      <w:lvlText w:val="•"/>
      <w:lvlJc w:val="left"/>
      <w:pPr>
        <w:ind w:left="1619" w:hanging="288"/>
      </w:pPr>
      <w:rPr>
        <w:rFonts w:hint="default"/>
        <w:lang w:val="en-US" w:eastAsia="en-US" w:bidi="ar-SA"/>
      </w:rPr>
    </w:lvl>
    <w:lvl w:ilvl="2" w:tplc="D428A152">
      <w:numFmt w:val="bullet"/>
      <w:lvlText w:val="•"/>
      <w:lvlJc w:val="left"/>
      <w:pPr>
        <w:ind w:left="2558" w:hanging="288"/>
      </w:pPr>
      <w:rPr>
        <w:rFonts w:hint="default"/>
        <w:lang w:val="en-US" w:eastAsia="en-US" w:bidi="ar-SA"/>
      </w:rPr>
    </w:lvl>
    <w:lvl w:ilvl="3" w:tplc="6C4AF3F8">
      <w:numFmt w:val="bullet"/>
      <w:lvlText w:val="•"/>
      <w:lvlJc w:val="left"/>
      <w:pPr>
        <w:ind w:left="3497" w:hanging="288"/>
      </w:pPr>
      <w:rPr>
        <w:rFonts w:hint="default"/>
        <w:lang w:val="en-US" w:eastAsia="en-US" w:bidi="ar-SA"/>
      </w:rPr>
    </w:lvl>
    <w:lvl w:ilvl="4" w:tplc="F30E0960">
      <w:numFmt w:val="bullet"/>
      <w:lvlText w:val="•"/>
      <w:lvlJc w:val="left"/>
      <w:pPr>
        <w:ind w:left="4436" w:hanging="288"/>
      </w:pPr>
      <w:rPr>
        <w:rFonts w:hint="default"/>
        <w:lang w:val="en-US" w:eastAsia="en-US" w:bidi="ar-SA"/>
      </w:rPr>
    </w:lvl>
    <w:lvl w:ilvl="5" w:tplc="E6364382">
      <w:numFmt w:val="bullet"/>
      <w:lvlText w:val="•"/>
      <w:lvlJc w:val="left"/>
      <w:pPr>
        <w:ind w:left="5375" w:hanging="288"/>
      </w:pPr>
      <w:rPr>
        <w:rFonts w:hint="default"/>
        <w:lang w:val="en-US" w:eastAsia="en-US" w:bidi="ar-SA"/>
      </w:rPr>
    </w:lvl>
    <w:lvl w:ilvl="6" w:tplc="34BED782">
      <w:numFmt w:val="bullet"/>
      <w:lvlText w:val="•"/>
      <w:lvlJc w:val="left"/>
      <w:pPr>
        <w:ind w:left="6314" w:hanging="288"/>
      </w:pPr>
      <w:rPr>
        <w:rFonts w:hint="default"/>
        <w:lang w:val="en-US" w:eastAsia="en-US" w:bidi="ar-SA"/>
      </w:rPr>
    </w:lvl>
    <w:lvl w:ilvl="7" w:tplc="55BC6A82">
      <w:numFmt w:val="bullet"/>
      <w:lvlText w:val="•"/>
      <w:lvlJc w:val="left"/>
      <w:pPr>
        <w:ind w:left="7253" w:hanging="288"/>
      </w:pPr>
      <w:rPr>
        <w:rFonts w:hint="default"/>
        <w:lang w:val="en-US" w:eastAsia="en-US" w:bidi="ar-SA"/>
      </w:rPr>
    </w:lvl>
    <w:lvl w:ilvl="8" w:tplc="67500690">
      <w:numFmt w:val="bullet"/>
      <w:lvlText w:val="•"/>
      <w:lvlJc w:val="left"/>
      <w:pPr>
        <w:ind w:left="8192" w:hanging="288"/>
      </w:pPr>
      <w:rPr>
        <w:rFonts w:hint="default"/>
        <w:lang w:val="en-US" w:eastAsia="en-US" w:bidi="ar-SA"/>
      </w:rPr>
    </w:lvl>
  </w:abstractNum>
  <w:num w:numId="1" w16cid:durableId="8195424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bek, Jim">
    <w15:presenceInfo w15:providerId="AD" w15:userId="S::sebek@slac.stanford.edu::3067f811-ac32-41b3-a6bf-a6d12dc0a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B82"/>
    <w:rsid w:val="00150EE8"/>
    <w:rsid w:val="00165909"/>
    <w:rsid w:val="00192184"/>
    <w:rsid w:val="001D241E"/>
    <w:rsid w:val="001E0EBA"/>
    <w:rsid w:val="001E11DA"/>
    <w:rsid w:val="00206D6B"/>
    <w:rsid w:val="003020D2"/>
    <w:rsid w:val="003A6D19"/>
    <w:rsid w:val="004C5328"/>
    <w:rsid w:val="004D5AA3"/>
    <w:rsid w:val="005449B0"/>
    <w:rsid w:val="006121D7"/>
    <w:rsid w:val="00832B82"/>
    <w:rsid w:val="00836CF7"/>
    <w:rsid w:val="00840729"/>
    <w:rsid w:val="00937E5E"/>
    <w:rsid w:val="00AA30A7"/>
    <w:rsid w:val="00D50D93"/>
    <w:rsid w:val="00E86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CCB81"/>
  <w15:docId w15:val="{2056A386-422B-48F0-9028-0B5484D7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8"/>
      <w:ind w:left="4425" w:right="4323"/>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Revision">
    <w:name w:val="Revision"/>
    <w:hidden/>
    <w:uiPriority w:val="99"/>
    <w:semiHidden/>
    <w:rsid w:val="003020D2"/>
    <w:pPr>
      <w:widowControl/>
      <w:autoSpaceDE/>
      <w:autoSpaceDN/>
    </w:pPr>
    <w:rPr>
      <w:rFonts w:ascii="Arial Narrow" w:eastAsia="Arial Narrow" w:hAnsi="Arial Narrow" w:cs="Arial Narrow"/>
    </w:rPr>
  </w:style>
  <w:style w:type="paragraph" w:styleId="Header">
    <w:name w:val="header"/>
    <w:basedOn w:val="Normal"/>
    <w:link w:val="HeaderChar"/>
    <w:uiPriority w:val="99"/>
    <w:unhideWhenUsed/>
    <w:rsid w:val="004D5AA3"/>
    <w:pPr>
      <w:tabs>
        <w:tab w:val="center" w:pos="4680"/>
        <w:tab w:val="right" w:pos="9360"/>
      </w:tabs>
    </w:pPr>
  </w:style>
  <w:style w:type="character" w:customStyle="1" w:styleId="HeaderChar">
    <w:name w:val="Header Char"/>
    <w:basedOn w:val="DefaultParagraphFont"/>
    <w:link w:val="Header"/>
    <w:uiPriority w:val="99"/>
    <w:rsid w:val="004D5AA3"/>
    <w:rPr>
      <w:rFonts w:ascii="Arial Narrow" w:eastAsia="Arial Narrow" w:hAnsi="Arial Narrow" w:cs="Arial Narrow"/>
    </w:rPr>
  </w:style>
  <w:style w:type="paragraph" w:styleId="Footer">
    <w:name w:val="footer"/>
    <w:basedOn w:val="Normal"/>
    <w:link w:val="FooterChar"/>
    <w:uiPriority w:val="99"/>
    <w:unhideWhenUsed/>
    <w:rsid w:val="004D5AA3"/>
    <w:pPr>
      <w:tabs>
        <w:tab w:val="center" w:pos="4680"/>
        <w:tab w:val="right" w:pos="9360"/>
      </w:tabs>
    </w:pPr>
  </w:style>
  <w:style w:type="character" w:customStyle="1" w:styleId="FooterChar">
    <w:name w:val="Footer Char"/>
    <w:basedOn w:val="DefaultParagraphFont"/>
    <w:link w:val="Footer"/>
    <w:uiPriority w:val="99"/>
    <w:rsid w:val="004D5AA3"/>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microsoft.com/office/2011/relationships/people" Target="peop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F1D96D-6C73-44B0-81F8-C05F9846AEB3}"/>
</file>

<file path=customXml/itemProps2.xml><?xml version="1.0" encoding="utf-8"?>
<ds:datastoreItem xmlns:ds="http://schemas.openxmlformats.org/officeDocument/2006/customXml" ds:itemID="{20480777-6269-4224-81E0-C30019523361}"/>
</file>

<file path=customXml/itemProps3.xml><?xml version="1.0" encoding="utf-8"?>
<ds:datastoreItem xmlns:ds="http://schemas.openxmlformats.org/officeDocument/2006/customXml" ds:itemID="{6D88CD4D-06A7-4967-A1E1-D2535A379688}"/>
</file>

<file path=docProps/app.xml><?xml version="1.0" encoding="utf-8"?>
<Properties xmlns="http://schemas.openxmlformats.org/officeDocument/2006/extended-properties" xmlns:vt="http://schemas.openxmlformats.org/officeDocument/2006/docPropsVTypes">
  <Template>Normal.dotm</Template>
  <TotalTime>1249</TotalTime>
  <Pages>10</Pages>
  <Words>1416</Words>
  <Characters>8076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SPEAR3 RF HVPS1 ELP</vt:lpstr>
    </vt:vector>
  </TitlesOfParts>
  <Company>Stanford Linear Accelerator Center</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17-99-32-00</dc:title>
  <dc:creator>CPE</dc:creator>
  <dc:description/>
  <cp:lastModifiedBy>Sebek, Jim</cp:lastModifiedBy>
  <cp:revision>9</cp:revision>
  <dcterms:created xsi:type="dcterms:W3CDTF">2023-01-18T00:48:00Z</dcterms:created>
  <dcterms:modified xsi:type="dcterms:W3CDTF">2023-01-18T21:33:00Z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2012-06-18T00:00:00Z</vt:filetime>
  </property>
  <property fmtid="{D5CDD505-2E9C-101B-9397-08002B2CF9AE}" pid="3" name="Creator">
    <vt:lpwstr>Acrobat PDFMaker 10.1 for Word</vt:lpwstr>
  </property>
  <property fmtid="{D5CDD505-2E9C-101B-9397-08002B2CF9AE}" pid="4" name="LastSaved">
    <vt:filetime>2023-01-18T00:00:00Z</vt:filetime>
  </property>
  <property fmtid="{D5CDD505-2E9C-101B-9397-08002B2CF9AE}" pid="5" name="Producer">
    <vt:lpwstr>Adobe PDF Library 10.0</vt:lpwstr>
  </property>
  <property fmtid="{D5CDD505-2E9C-101B-9397-08002B2CF9AE}" pid="6" name="SourceModified">
    <vt:lpwstr>D:20120618225422</vt:lpwstr>
  </property>
  <property fmtid="{D5CDD505-2E9C-101B-9397-08002B2CF9AE}" pid="7" name="ContentTypeId">
    <vt:lpwstr>0x010100162E8B9B8F494F4F9FA5AC6115F8BAFC</vt:lpwstr>
  </property>
</Properties>
</file>