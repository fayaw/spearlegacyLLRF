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W w:w="0" w:type="auto"/>
        <w:tblLook w:val="01E0" w:firstRow="1" w:lastRow="1" w:firstColumn="1" w:lastColumn="1" w:noHBand="0" w:noVBand="0"/>
      </w:tblPr>
      <w:tblGrid>
        <w:gridCol w:w="3609"/>
        <w:gridCol w:w="10791"/>
      </w:tblGrid>
      <w:tr w:rsidR="008E2210" w:rsidTr="00864F19" w14:paraId="28923620" w14:textId="77777777">
        <w:tc>
          <w:tcPr>
            <w:tcW w:w="3624" w:type="dxa"/>
            <w:shd w:val="clear" w:color="auto" w:fill="auto"/>
          </w:tcPr>
          <w:p w:rsidR="008E2210" w:rsidP="00EA3820" w:rsidRDefault="00A62AFC" w14:paraId="1A1B110C" w14:textId="77777777">
            <w:pPr>
              <w:pStyle w:val="Header"/>
            </w:pPr>
            <w:r>
              <w:rPr>
                <w:noProof/>
              </w:rPr>
              <w:drawing>
                <wp:inline distT="0" distB="0" distL="0" distR="0" wp14:anchorId="73179399" wp14:editId="6A864400">
                  <wp:extent cx="1600200" cy="571500"/>
                  <wp:effectExtent l="0" t="0" r="0" b="0"/>
                  <wp:docPr id="1" name="Picture 1" descr="SLAC_Logo_hires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AC_Logo_hires_smal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0200" cy="571500"/>
                          </a:xfrm>
                          <a:prstGeom prst="rect">
                            <a:avLst/>
                          </a:prstGeom>
                          <a:noFill/>
                          <a:ln>
                            <a:noFill/>
                          </a:ln>
                        </pic:spPr>
                      </pic:pic>
                    </a:graphicData>
                  </a:graphic>
                </wp:inline>
              </w:drawing>
            </w:r>
          </w:p>
          <w:p w:rsidR="008E2210" w:rsidP="00864F19" w:rsidRDefault="00AE279E" w14:paraId="1B69ACD6" w14:textId="66622146">
            <w:pPr>
              <w:pStyle w:val="Office"/>
              <w:spacing w:before="300"/>
            </w:pPr>
            <w:r>
              <w:fldChar w:fldCharType="begin"/>
            </w:r>
            <w:r>
              <w:instrText>DOCPROPERTY  Office \* MERGEFORMAT</w:instrText>
            </w:r>
            <w:r>
              <w:fldChar w:fldCharType="separate"/>
            </w:r>
            <w:r w:rsidR="008D69B2">
              <w:t>Environment, Safety &amp; Health Division</w:t>
            </w:r>
            <w:r>
              <w:fldChar w:fldCharType="end"/>
            </w:r>
            <w:r w:rsidRPr="007763D3" w:rsidR="008E2210">
              <w:t xml:space="preserve"> </w:t>
            </w:r>
          </w:p>
        </w:tc>
        <w:tc>
          <w:tcPr>
            <w:tcW w:w="10884" w:type="dxa"/>
            <w:shd w:val="clear" w:color="auto" w:fill="auto"/>
          </w:tcPr>
          <w:p w:rsidR="008E2210" w:rsidP="008E2210" w:rsidRDefault="008E2210" w14:paraId="40185F6A" w14:textId="4ADD83E2">
            <w:pPr>
              <w:pStyle w:val="ChapterNumber"/>
            </w:pPr>
            <w:r>
              <w:t xml:space="preserve">Chapter </w:t>
            </w:r>
            <w:r>
              <w:fldChar w:fldCharType="begin"/>
            </w:r>
            <w:r>
              <w:instrText>DOCPROPERTY  ChapterNum  \* MERGEFORMAT</w:instrText>
            </w:r>
            <w:r>
              <w:fldChar w:fldCharType="separate"/>
            </w:r>
            <w:r w:rsidR="008D69B2">
              <w:t>8</w:t>
            </w:r>
            <w:r>
              <w:fldChar w:fldCharType="end"/>
            </w:r>
            <w:r>
              <w:t xml:space="preserve">: </w:t>
            </w:r>
            <w:r>
              <w:fldChar w:fldCharType="begin"/>
            </w:r>
            <w:r>
              <w:instrText>HYPERLINK "https://www-group.slac.stanford.edu/esh/hazardous_activities/electrical/"</w:instrText>
            </w:r>
            <w:r>
              <w:fldChar w:fldCharType="separate"/>
            </w:r>
            <w:r w:rsidRPr="00CD5725">
              <w:rPr>
                <w:rStyle w:val="Hyperlink"/>
              </w:rPr>
              <w:fldChar w:fldCharType="begin"/>
            </w:r>
            <w:r w:rsidRPr="00CD5725">
              <w:rPr>
                <w:rStyle w:val="Hyperlink"/>
              </w:rPr>
              <w:instrText xml:space="preserve"> DOCPROPERTY  ChapterTitle  \* MERGEFORMAT </w:instrText>
            </w:r>
            <w:r w:rsidRPr="00CD5725">
              <w:rPr>
                <w:rStyle w:val="Hyperlink"/>
              </w:rPr>
              <w:fldChar w:fldCharType="separate"/>
            </w:r>
            <w:r w:rsidR="008D69B2">
              <w:rPr>
                <w:rStyle w:val="Hyperlink"/>
              </w:rPr>
              <w:t>Electrical Safety</w:t>
            </w:r>
            <w:r w:rsidRPr="00CD5725">
              <w:rPr>
                <w:rStyle w:val="Hyperlink"/>
              </w:rPr>
              <w:fldChar w:fldCharType="end"/>
            </w:r>
            <w:r w:rsidRPr="00CD5725">
              <w:rPr>
                <w:rStyle w:val="Hyperlink"/>
              </w:rPr>
              <w:t xml:space="preserve"> </w:t>
            </w:r>
            <w:r>
              <w:fldChar w:fldCharType="end"/>
            </w:r>
          </w:p>
          <w:p w:rsidRPr="009469A3" w:rsidR="008E2210" w:rsidP="001D5E29" w:rsidRDefault="00AE279E" w14:paraId="02113EE7" w14:textId="68EE87B3">
            <w:pPr>
              <w:pStyle w:val="Title"/>
            </w:pPr>
            <w:r>
              <w:fldChar w:fldCharType="begin"/>
            </w:r>
            <w:r>
              <w:instrText>DOCPROPERTY  "Title"  \* MERGEFORMAT</w:instrText>
            </w:r>
            <w:r>
              <w:fldChar w:fldCharType="separate"/>
            </w:r>
            <w:r w:rsidR="008D69B2">
              <w:t>Electrical Work Plan Form</w:t>
            </w:r>
            <w:r>
              <w:fldChar w:fldCharType="end"/>
            </w:r>
            <w:r w:rsidRPr="009469A3" w:rsidR="008E2210">
              <w:t xml:space="preserve"> </w:t>
            </w:r>
          </w:p>
          <w:p w:rsidRPr="00014FC5" w:rsidR="008E2210" w:rsidP="001D5E29" w:rsidRDefault="008E2210" w14:paraId="6AA6CBC7" w14:textId="49913EDC">
            <w:pPr>
              <w:pStyle w:val="Metadata"/>
            </w:pPr>
            <w:r w:rsidRPr="00014FC5">
              <w:t xml:space="preserve">Product ID: </w:t>
            </w:r>
            <w:r>
              <w:fldChar w:fldCharType="begin"/>
            </w:r>
            <w:r>
              <w:instrText>HYPERLINK "https://www-internal.slac.stanford.edu/esh/docreview/reports/revisions.asp?ProductID=249"</w:instrText>
            </w:r>
            <w:r>
              <w:fldChar w:fldCharType="separate"/>
            </w:r>
            <w:r w:rsidRPr="00014FC5">
              <w:rPr>
                <w:rStyle w:val="Hyperlink"/>
              </w:rPr>
              <w:fldChar w:fldCharType="begin"/>
            </w:r>
            <w:r w:rsidRPr="00014FC5">
              <w:rPr>
                <w:rStyle w:val="Hyperlink"/>
              </w:rPr>
              <w:instrText xml:space="preserve"> DOCPROPERTY  "ProductID"  \* MERGEFORMAT </w:instrText>
            </w:r>
            <w:r w:rsidRPr="00014FC5">
              <w:rPr>
                <w:rStyle w:val="Hyperlink"/>
              </w:rPr>
              <w:fldChar w:fldCharType="separate"/>
            </w:r>
            <w:r w:rsidR="008D69B2">
              <w:rPr>
                <w:rStyle w:val="Hyperlink"/>
              </w:rPr>
              <w:t>249</w:t>
            </w:r>
            <w:r w:rsidRPr="00014FC5">
              <w:rPr>
                <w:rStyle w:val="Hyperlink"/>
              </w:rPr>
              <w:fldChar w:fldCharType="end"/>
            </w:r>
            <w:r>
              <w:fldChar w:fldCharType="end"/>
            </w:r>
            <w:r w:rsidRPr="00014FC5">
              <w:t xml:space="preserve"> </w:t>
            </w:r>
            <w:r>
              <w:t>|</w:t>
            </w:r>
            <w:r w:rsidRPr="00014FC5">
              <w:t xml:space="preserve"> Revision ID: </w:t>
            </w:r>
            <w:r>
              <w:fldChar w:fldCharType="begin"/>
            </w:r>
            <w:r>
              <w:instrText>DOCPROPERTY  RevisionID  \* MERGEFORMAT</w:instrText>
            </w:r>
            <w:r>
              <w:fldChar w:fldCharType="separate"/>
            </w:r>
            <w:r w:rsidR="008D69B2">
              <w:t>2312</w:t>
            </w:r>
            <w:r>
              <w:fldChar w:fldCharType="end"/>
            </w:r>
            <w:r w:rsidRPr="00014FC5">
              <w:t xml:space="preserve"> </w:t>
            </w:r>
            <w:r>
              <w:t>|</w:t>
            </w:r>
            <w:r w:rsidRPr="00014FC5">
              <w:t xml:space="preserve"> Date </w:t>
            </w:r>
            <w:r>
              <w:t>Published</w:t>
            </w:r>
            <w:r w:rsidRPr="00014FC5">
              <w:t xml:space="preserve">: </w:t>
            </w:r>
            <w:r w:rsidRPr="00014FC5">
              <w:fldChar w:fldCharType="begin"/>
            </w:r>
            <w:r w:rsidRPr="00014FC5">
              <w:instrText xml:space="preserve"> DOCPROPERTY  "Date</w:instrText>
            </w:r>
            <w:r>
              <w:instrText>Published</w:instrText>
            </w:r>
            <w:r w:rsidRPr="00014FC5">
              <w:instrText>"  \@ "d MMMM yyyy"</w:instrText>
            </w:r>
            <w:r w:rsidRPr="00014FC5">
              <w:fldChar w:fldCharType="separate"/>
            </w:r>
            <w:r w:rsidR="008D69B2">
              <w:t>15 June 2021</w:t>
            </w:r>
            <w:r w:rsidRPr="00014FC5">
              <w:fldChar w:fldCharType="end"/>
            </w:r>
            <w:r>
              <w:t xml:space="preserve"> | </w:t>
            </w:r>
            <w:r w:rsidRPr="00014FC5">
              <w:t xml:space="preserve">Date </w:t>
            </w:r>
            <w:r>
              <w:t>Effective</w:t>
            </w:r>
            <w:r w:rsidRPr="00014FC5">
              <w:t xml:space="preserve">: </w:t>
            </w:r>
            <w:r w:rsidRPr="00014FC5">
              <w:fldChar w:fldCharType="begin"/>
            </w:r>
            <w:r w:rsidRPr="00014FC5">
              <w:instrText xml:space="preserve"> DOCPROPERTY  "Date</w:instrText>
            </w:r>
            <w:r>
              <w:instrText>Effective</w:instrText>
            </w:r>
            <w:r w:rsidRPr="00014FC5">
              <w:instrText>"  \@ "d MMMM yyyy"</w:instrText>
            </w:r>
            <w:r w:rsidRPr="00014FC5">
              <w:fldChar w:fldCharType="separate"/>
            </w:r>
            <w:r w:rsidR="008D69B2">
              <w:t>15 June 2021</w:t>
            </w:r>
            <w:r w:rsidRPr="00014FC5">
              <w:fldChar w:fldCharType="end"/>
            </w:r>
          </w:p>
          <w:p w:rsidR="008E2210" w:rsidP="001D5E29" w:rsidRDefault="008E2210" w14:paraId="1BE4836A" w14:textId="2965B0AD">
            <w:pPr>
              <w:pStyle w:val="Metadata"/>
            </w:pPr>
            <w:r w:rsidRPr="00014FC5">
              <w:t xml:space="preserve">URL: </w:t>
            </w:r>
            <w:r>
              <w:fldChar w:fldCharType="begin"/>
            </w:r>
            <w:r>
              <w:instrText>HYPERLINK "https://www-group.slac.stanford.edu/esh/eshmanual/references/electricalFormEWP.pdf"</w:instrText>
            </w:r>
            <w:r>
              <w:fldChar w:fldCharType="separate"/>
            </w:r>
            <w:r w:rsidRPr="00014FC5">
              <w:rPr>
                <w:rStyle w:val="Hyperlink"/>
              </w:rPr>
              <w:fldChar w:fldCharType="begin"/>
            </w:r>
            <w:r w:rsidRPr="00014FC5">
              <w:rPr>
                <w:rStyle w:val="Hyperlink"/>
              </w:rPr>
              <w:instrText xml:space="preserve"> DOCPROPERTY  URL  \* MERGEFORMAT </w:instrText>
            </w:r>
            <w:r w:rsidRPr="00014FC5">
              <w:rPr>
                <w:rStyle w:val="Hyperlink"/>
              </w:rPr>
              <w:fldChar w:fldCharType="separate"/>
            </w:r>
            <w:r w:rsidR="008D69B2">
              <w:rPr>
                <w:rStyle w:val="Hyperlink"/>
              </w:rPr>
              <w:t>https://www-group.slac.stanford.edu/esh/eshmanual/references/electricalFormEWP.pdf</w:t>
            </w:r>
            <w:r w:rsidRPr="00014FC5">
              <w:rPr>
                <w:rStyle w:val="Hyperlink"/>
              </w:rPr>
              <w:fldChar w:fldCharType="end"/>
            </w:r>
            <w:r>
              <w:fldChar w:fldCharType="end"/>
            </w:r>
            <w:r w:rsidR="00A62AFC">
              <w:t xml:space="preserve"> | </w:t>
            </w:r>
            <w:hyperlink w:history="1" r:id="rId14">
              <w:r w:rsidRPr="00A62AFC" w:rsidR="00A62AFC">
                <w:rPr>
                  <w:rStyle w:val="Hyperlink"/>
                </w:rPr>
                <w:t>do</w:t>
              </w:r>
              <w:r w:rsidR="00A62AFC">
                <w:rPr>
                  <w:rStyle w:val="Hyperlink"/>
                </w:rPr>
                <w:t>c</w:t>
              </w:r>
              <w:r w:rsidRPr="00A62AFC" w:rsidR="00A62AFC">
                <w:rPr>
                  <w:rStyle w:val="Hyperlink"/>
                </w:rPr>
                <w:t>x</w:t>
              </w:r>
            </w:hyperlink>
          </w:p>
        </w:tc>
      </w:tr>
    </w:tbl>
    <w:p w:rsidR="00F73ED4" w:rsidP="008D69B2" w:rsidRDefault="00EF0DC0" w14:paraId="0C334172" w14:textId="1D908DCD">
      <w:pPr>
        <w:pStyle w:val="BodyText"/>
      </w:pPr>
      <w:r>
        <w:t>A</w:t>
      </w:r>
      <w:r w:rsidRPr="001323D6">
        <w:t xml:space="preserve">ll electrical work at SLAC requires the prior completion of an </w:t>
      </w:r>
      <w:r>
        <w:t>e</w:t>
      </w:r>
      <w:r w:rsidRPr="001323D6">
        <w:t xml:space="preserve">lectrical </w:t>
      </w:r>
      <w:r>
        <w:t>w</w:t>
      </w:r>
      <w:r w:rsidRPr="001323D6">
        <w:t xml:space="preserve">ork </w:t>
      </w:r>
      <w:r>
        <w:t>p</w:t>
      </w:r>
      <w:r w:rsidRPr="001323D6">
        <w:t xml:space="preserve">lan (EWP) or equivalent work planning and control (WPC) documentation. </w:t>
      </w:r>
      <w:r w:rsidRPr="00EF0DC0">
        <w:t xml:space="preserve">For certain energized work, an </w:t>
      </w:r>
      <w:hyperlink w:history="1" r:id="rId15">
        <w:r w:rsidRPr="00EF0DC0">
          <w:rPr>
            <w:rStyle w:val="Hyperlink"/>
          </w:rPr>
          <w:t>energized electrical work permit (EEWP)</w:t>
        </w:r>
      </w:hyperlink>
      <w:r w:rsidRPr="00EF0DC0">
        <w:t xml:space="preserve"> </w:t>
      </w:r>
      <w:r>
        <w:t xml:space="preserve">is also required. (See </w:t>
      </w:r>
      <w:hyperlink w:history="1" r:id="rId16">
        <w:r w:rsidRPr="00454E3B">
          <w:rPr>
            <w:rStyle w:val="Hyperlink"/>
          </w:rPr>
          <w:t>Chapter 8, “Electrical Safety”,</w:t>
        </w:r>
      </w:hyperlink>
      <w:r>
        <w:t xml:space="preserve"> Section 10.3</w:t>
      </w:r>
      <w:r w:rsidRPr="003E6A0D">
        <w:t>.</w:t>
      </w:r>
      <w:r>
        <w:t>)</w:t>
      </w:r>
    </w:p>
    <w:p w:rsidR="00F73ED4" w:rsidP="003A7AB1" w:rsidRDefault="00F73ED4" w14:paraId="25626165" w14:textId="77777777">
      <w:pPr>
        <w:pStyle w:val="TableText"/>
      </w:pPr>
    </w:p>
    <w:tbl>
      <w:tblPr>
        <w:tblW w:w="0" w:type="auto"/>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115" w:type="dxa"/>
          <w:right w:w="0" w:type="dxa"/>
        </w:tblCellMar>
        <w:tblLook w:val="0000" w:firstRow="0" w:lastRow="0" w:firstColumn="0" w:lastColumn="0" w:noHBand="0" w:noVBand="0"/>
      </w:tblPr>
      <w:tblGrid>
        <w:gridCol w:w="5857"/>
        <w:gridCol w:w="3617"/>
        <w:gridCol w:w="2225"/>
        <w:gridCol w:w="2681"/>
      </w:tblGrid>
      <w:tr w:rsidRPr="006429F2" w:rsidR="00410C4C" w:rsidTr="008D69B2" w14:paraId="3D75BFB3" w14:textId="77777777">
        <w:tc>
          <w:tcPr>
            <w:tcW w:w="9648" w:type="dxa"/>
            <w:gridSpan w:val="2"/>
          </w:tcPr>
          <w:p w:rsidRPr="003A7AB1" w:rsidR="00410C4C" w:rsidP="003A7AB1" w:rsidRDefault="00410C4C" w14:paraId="4A3F3542" w14:textId="2145B85F">
            <w:pPr>
              <w:pStyle w:val="TableText"/>
              <w:rPr>
                <w:color w:val="000000" w:themeColor="text1"/>
                <w:rPrChange w:author="Beukers, Tony" w:date="2023-09-12T15:40:00Z" w:id="1">
                  <w:rPr/>
                </w:rPrChange>
              </w:rPr>
            </w:pPr>
            <w:r w:rsidRPr="003A7AB1">
              <w:rPr>
                <w:color w:val="000000" w:themeColor="text1"/>
                <w:rPrChange w:author="Beukers, Tony" w:date="2023-09-12T15:40:00Z" w:id="2">
                  <w:rPr/>
                </w:rPrChange>
              </w:rPr>
              <w:t xml:space="preserve">Job / activity: </w:t>
            </w:r>
            <w:ins w:author="Beukers, Tony" w:date="2023-09-11T13:30:00Z" w:id="3">
              <w:r w:rsidRPr="003A7AB1" w:rsidR="00B8156F">
                <w:rPr>
                  <w:color w:val="000000" w:themeColor="text1"/>
                  <w:rPrChange w:author="Beukers, Tony" w:date="2023-09-12T15:40:00Z" w:id="4">
                    <w:rPr/>
                  </w:rPrChange>
                </w:rPr>
                <w:t xml:space="preserve">Work within SPEAR HVPS </w:t>
              </w:r>
            </w:ins>
            <w:ins w:author="Beukers, Tony" w:date="2023-09-11T13:33:00Z" w:id="5">
              <w:r w:rsidRPr="003A7AB1" w:rsidR="00B8156F">
                <w:rPr>
                  <w:color w:val="000000" w:themeColor="text1"/>
                  <w:rPrChange w:author="Beukers, Tony" w:date="2023-09-12T15:40:00Z" w:id="6">
                    <w:rPr/>
                  </w:rPrChange>
                </w:rPr>
                <w:t>cro</w:t>
              </w:r>
            </w:ins>
            <w:ins w:author="Beukers, Tony" w:date="2023-09-11T13:34:00Z" w:id="7">
              <w:r w:rsidRPr="003A7AB1" w:rsidR="00B8156F">
                <w:rPr>
                  <w:color w:val="000000" w:themeColor="text1"/>
                  <w:rPrChange w:author="Beukers, Tony" w:date="2023-09-12T15:40:00Z" w:id="8">
                    <w:rPr/>
                  </w:rPrChange>
                </w:rPr>
                <w:t>wbar</w:t>
              </w:r>
            </w:ins>
            <w:ins w:author="Beukers, Tony" w:date="2023-09-11T13:30:00Z" w:id="9">
              <w:r w:rsidRPr="003A7AB1" w:rsidR="00B8156F">
                <w:rPr>
                  <w:color w:val="000000" w:themeColor="text1"/>
                  <w:rPrChange w:author="Beukers, Tony" w:date="2023-09-12T15:40:00Z" w:id="10">
                    <w:rPr/>
                  </w:rPrChange>
                </w:rPr>
                <w:t xml:space="preserve"> tank</w:t>
              </w:r>
            </w:ins>
          </w:p>
        </w:tc>
        <w:tc>
          <w:tcPr>
            <w:tcW w:w="2250" w:type="dxa"/>
          </w:tcPr>
          <w:p w:rsidRPr="003A7AB1" w:rsidR="00410C4C" w:rsidP="003A7AB1" w:rsidRDefault="006204E8" w14:paraId="75EB0F72" w14:textId="2D326E4E">
            <w:pPr>
              <w:pStyle w:val="TableText"/>
              <w:rPr>
                <w:color w:val="000000" w:themeColor="text1"/>
                <w:rPrChange w:author="Beukers, Tony" w:date="2023-09-12T15:40:00Z" w:id="11">
                  <w:rPr/>
                </w:rPrChange>
              </w:rPr>
            </w:pPr>
            <w:ins w:author="Beukers, Tony" w:date="2023-09-11T14:53:00Z" w:id="12">
              <w:r w:rsidRPr="003A7AB1">
                <w:rPr>
                  <w:color w:val="000000" w:themeColor="text1"/>
                  <w:rPrChange w:author="Beukers, Tony" w:date="2023-09-12T15:40:00Z" w:id="13">
                    <w:rPr/>
                  </w:rPrChange>
                </w:rPr>
                <w:t>S</w:t>
              </w:r>
            </w:ins>
            <w:del w:author="Beukers, Tony" w:date="2023-09-11T14:53:00Z" w:id="14">
              <w:r w:rsidRPr="003A7AB1" w:rsidDel="00D31A57" w:rsidR="00410C4C">
                <w:rPr>
                  <w:color w:val="000000" w:themeColor="text1"/>
                  <w:rPrChange w:author="Beukers, Tony" w:date="2023-09-12T15:40:00Z" w:id="15">
                    <w:rPr/>
                  </w:rPrChange>
                </w:rPr>
                <w:delText>S</w:delText>
              </w:r>
            </w:del>
            <w:r w:rsidRPr="003A7AB1" w:rsidR="00410C4C">
              <w:rPr>
                <w:color w:val="000000" w:themeColor="text1"/>
                <w:rPrChange w:author="Beukers, Tony" w:date="2023-09-12T15:40:00Z" w:id="16">
                  <w:rPr/>
                </w:rPrChange>
              </w:rPr>
              <w:t>tart date:</w:t>
            </w:r>
            <w:ins w:author="Beukers, Tony" w:date="2023-09-11T13:30:00Z" w:id="17">
              <w:r w:rsidRPr="003A7AB1" w:rsidR="00B8156F">
                <w:rPr>
                  <w:color w:val="000000" w:themeColor="text1"/>
                  <w:rPrChange w:author="Beukers, Tony" w:date="2023-09-12T15:40:00Z" w:id="18">
                    <w:rPr/>
                  </w:rPrChange>
                </w:rPr>
                <w:t xml:space="preserve"> 9/11/2023</w:t>
              </w:r>
            </w:ins>
          </w:p>
        </w:tc>
        <w:tc>
          <w:tcPr>
            <w:tcW w:w="2718" w:type="dxa"/>
          </w:tcPr>
          <w:p w:rsidRPr="003A7AB1" w:rsidR="00410C4C" w:rsidP="003A7AB1" w:rsidRDefault="00410C4C" w14:paraId="55BC8CE3" w14:textId="77777777">
            <w:pPr>
              <w:pStyle w:val="TableText"/>
              <w:rPr>
                <w:color w:val="000000" w:themeColor="text1"/>
                <w:rPrChange w:author="Beukers, Tony" w:date="2023-09-12T15:40:00Z" w:id="19">
                  <w:rPr/>
                </w:rPrChange>
              </w:rPr>
            </w:pPr>
            <w:r w:rsidRPr="003A7AB1">
              <w:rPr>
                <w:color w:val="000000" w:themeColor="text1"/>
                <w:rPrChange w:author="Beukers, Tony" w:date="2023-09-12T15:40:00Z" w:id="20">
                  <w:rPr/>
                </w:rPrChange>
              </w:rPr>
              <w:t xml:space="preserve">Valid through: </w:t>
            </w:r>
            <w:r w:rsidRPr="003A7AB1" w:rsidR="006A6DF2">
              <w:rPr>
                <w:color w:val="000000" w:themeColor="text1"/>
                <w:rPrChange w:author="Beukers, Tony" w:date="2023-09-12T15:40:00Z" w:id="21">
                  <w:rPr/>
                </w:rPrChange>
              </w:rPr>
              <w:br/>
            </w:r>
            <w:r w:rsidRPr="003A7AB1">
              <w:rPr>
                <w:color w:val="000000" w:themeColor="text1"/>
                <w:rPrChange w:author="Beukers, Tony" w:date="2023-09-12T15:40:00Z" w:id="22">
                  <w:rPr/>
                </w:rPrChange>
              </w:rPr>
              <w:t>(1 year max)</w:t>
            </w:r>
          </w:p>
        </w:tc>
      </w:tr>
      <w:tr w:rsidRPr="00E508E3" w:rsidR="00885422" w:rsidTr="008D69B2" w14:paraId="49635CF2" w14:textId="77777777">
        <w:tc>
          <w:tcPr>
            <w:tcW w:w="5958" w:type="dxa"/>
          </w:tcPr>
          <w:p w:rsidRPr="003A7AB1" w:rsidR="00885422" w:rsidP="003A7AB1" w:rsidRDefault="006A6DF2" w14:paraId="69480AB2" w14:textId="694CDACA">
            <w:pPr>
              <w:pStyle w:val="TableText"/>
              <w:rPr>
                <w:color w:val="000000" w:themeColor="text1"/>
                <w:rPrChange w:author="Beukers, Tony" w:date="2023-09-12T15:40:00Z" w:id="23">
                  <w:rPr/>
                </w:rPrChange>
              </w:rPr>
            </w:pPr>
            <w:r w:rsidRPr="003A7AB1">
              <w:rPr>
                <w:color w:val="000000" w:themeColor="text1"/>
                <w:rPrChange w:author="Beukers, Tony" w:date="2023-09-12T15:40:00Z" w:id="24">
                  <w:rPr/>
                </w:rPrChange>
              </w:rPr>
              <w:t>Prepared by</w:t>
            </w:r>
            <w:r w:rsidRPr="003A7AB1" w:rsidR="00885422">
              <w:rPr>
                <w:color w:val="000000" w:themeColor="text1"/>
                <w:rPrChange w:author="Beukers, Tony" w:date="2023-09-12T15:40:00Z" w:id="25">
                  <w:rPr/>
                </w:rPrChange>
              </w:rPr>
              <w:t xml:space="preserve"> (print):</w:t>
            </w:r>
            <w:ins w:author="Beukers, Tony" w:date="2023-09-11T13:30:00Z" w:id="26">
              <w:r w:rsidRPr="003A7AB1" w:rsidR="00B8156F">
                <w:rPr>
                  <w:color w:val="000000" w:themeColor="text1"/>
                  <w:rPrChange w:author="Beukers, Tony" w:date="2023-09-12T15:40:00Z" w:id="27">
                    <w:rPr/>
                  </w:rPrChange>
                </w:rPr>
                <w:t xml:space="preserve"> Tony Beukers</w:t>
              </w:r>
            </w:ins>
          </w:p>
        </w:tc>
        <w:tc>
          <w:tcPr>
            <w:tcW w:w="5940" w:type="dxa"/>
            <w:gridSpan w:val="2"/>
          </w:tcPr>
          <w:p w:rsidRPr="003A7AB1" w:rsidR="00885422" w:rsidP="003A7AB1" w:rsidRDefault="00885422" w14:paraId="0BCF323F" w14:textId="77777777">
            <w:pPr>
              <w:pStyle w:val="TableText"/>
              <w:rPr>
                <w:color w:val="000000" w:themeColor="text1"/>
                <w:rPrChange w:author="Beukers, Tony" w:date="2023-09-12T15:40:00Z" w:id="28">
                  <w:rPr/>
                </w:rPrChange>
              </w:rPr>
            </w:pPr>
            <w:r w:rsidRPr="003A7AB1">
              <w:rPr>
                <w:color w:val="000000" w:themeColor="text1"/>
                <w:rPrChange w:author="Beukers, Tony" w:date="2023-09-12T15:40:00Z" w:id="29">
                  <w:rPr/>
                </w:rPrChange>
              </w:rPr>
              <w:t xml:space="preserve">Signature: </w:t>
            </w:r>
          </w:p>
        </w:tc>
        <w:tc>
          <w:tcPr>
            <w:tcW w:w="2718" w:type="dxa"/>
          </w:tcPr>
          <w:p w:rsidRPr="003A7AB1" w:rsidR="00885422" w:rsidP="003A7AB1" w:rsidRDefault="00885422" w14:paraId="26C75DBA" w14:textId="77777777">
            <w:pPr>
              <w:pStyle w:val="TableText"/>
              <w:rPr>
                <w:color w:val="000000" w:themeColor="text1"/>
                <w:rPrChange w:author="Beukers, Tony" w:date="2023-09-12T15:40:00Z" w:id="30">
                  <w:rPr/>
                </w:rPrChange>
              </w:rPr>
            </w:pPr>
            <w:r w:rsidRPr="003A7AB1">
              <w:rPr>
                <w:color w:val="000000" w:themeColor="text1"/>
                <w:rPrChange w:author="Beukers, Tony" w:date="2023-09-12T15:40:00Z" w:id="31">
                  <w:rPr/>
                </w:rPrChange>
              </w:rPr>
              <w:t>Date:</w:t>
            </w:r>
          </w:p>
        </w:tc>
      </w:tr>
      <w:tr w:rsidRPr="00E508E3" w:rsidR="006A6DF2" w:rsidTr="008D69B2" w14:paraId="7B8560EB" w14:textId="77777777">
        <w:tc>
          <w:tcPr>
            <w:tcW w:w="5958" w:type="dxa"/>
          </w:tcPr>
          <w:p w:rsidRPr="003A7AB1" w:rsidR="006A6DF2" w:rsidP="003A7AB1" w:rsidRDefault="006A6DF2" w14:paraId="03F1887C" w14:textId="1D7F6A3C">
            <w:pPr>
              <w:pStyle w:val="TableText"/>
              <w:rPr>
                <w:color w:val="000000" w:themeColor="text1"/>
                <w:rPrChange w:author="Beukers, Tony" w:date="2023-09-12T15:40:00Z" w:id="32">
                  <w:rPr/>
                </w:rPrChange>
              </w:rPr>
            </w:pPr>
            <w:r w:rsidRPr="003A7AB1">
              <w:rPr>
                <w:color w:val="000000" w:themeColor="text1"/>
                <w:rPrChange w:author="Beukers, Tony" w:date="2023-09-12T15:40:00Z" w:id="33">
                  <w:rPr/>
                </w:rPrChange>
              </w:rPr>
              <w:t>Person in charge (print):</w:t>
            </w:r>
            <w:ins w:author="Beukers, Tony" w:date="2023-09-11T13:31:00Z" w:id="34">
              <w:r w:rsidRPr="003A7AB1" w:rsidR="00B8156F">
                <w:rPr>
                  <w:color w:val="000000" w:themeColor="text1"/>
                  <w:rPrChange w:author="Beukers, Tony" w:date="2023-09-12T15:40:00Z" w:id="35">
                    <w:rPr/>
                  </w:rPrChange>
                </w:rPr>
                <w:t xml:space="preserve"> Marc Larrus</w:t>
              </w:r>
            </w:ins>
          </w:p>
        </w:tc>
        <w:tc>
          <w:tcPr>
            <w:tcW w:w="5940" w:type="dxa"/>
            <w:gridSpan w:val="2"/>
          </w:tcPr>
          <w:p w:rsidRPr="003A7AB1" w:rsidR="006A6DF2" w:rsidP="003A7AB1" w:rsidRDefault="006A6DF2" w14:paraId="640DA4FB" w14:textId="77777777">
            <w:pPr>
              <w:pStyle w:val="TableText"/>
              <w:rPr>
                <w:color w:val="000000" w:themeColor="text1"/>
                <w:rPrChange w:author="Beukers, Tony" w:date="2023-09-12T15:40:00Z" w:id="36">
                  <w:rPr/>
                </w:rPrChange>
              </w:rPr>
            </w:pPr>
            <w:r w:rsidRPr="003A7AB1">
              <w:rPr>
                <w:color w:val="000000" w:themeColor="text1"/>
                <w:rPrChange w:author="Beukers, Tony" w:date="2023-09-12T15:40:00Z" w:id="37">
                  <w:rPr/>
                </w:rPrChange>
              </w:rPr>
              <w:t xml:space="preserve">Signature: </w:t>
            </w:r>
          </w:p>
        </w:tc>
        <w:tc>
          <w:tcPr>
            <w:tcW w:w="2718" w:type="dxa"/>
          </w:tcPr>
          <w:p w:rsidRPr="003A7AB1" w:rsidR="006A6DF2" w:rsidP="003A7AB1" w:rsidRDefault="006A6DF2" w14:paraId="7A7F2A44" w14:textId="77777777">
            <w:pPr>
              <w:pStyle w:val="TableText"/>
              <w:rPr>
                <w:color w:val="000000" w:themeColor="text1"/>
                <w:rPrChange w:author="Beukers, Tony" w:date="2023-09-12T15:40:00Z" w:id="38">
                  <w:rPr/>
                </w:rPrChange>
              </w:rPr>
            </w:pPr>
            <w:r w:rsidRPr="003A7AB1">
              <w:rPr>
                <w:color w:val="000000" w:themeColor="text1"/>
                <w:rPrChange w:author="Beukers, Tony" w:date="2023-09-12T15:40:00Z" w:id="39">
                  <w:rPr/>
                </w:rPrChange>
              </w:rPr>
              <w:t>Date:</w:t>
            </w:r>
          </w:p>
        </w:tc>
      </w:tr>
      <w:tr w:rsidRPr="00E508E3" w:rsidR="006A6DF2" w:rsidTr="008D69B2" w14:paraId="754B47A3" w14:textId="77777777">
        <w:tc>
          <w:tcPr>
            <w:tcW w:w="5958" w:type="dxa"/>
          </w:tcPr>
          <w:p w:rsidRPr="003A7AB1" w:rsidR="006A6DF2" w:rsidP="003A7AB1" w:rsidRDefault="006A6DF2" w14:paraId="46E41F11" w14:textId="3627CEC6">
            <w:pPr>
              <w:pStyle w:val="TableText"/>
              <w:rPr>
                <w:color w:val="000000" w:themeColor="text1"/>
                <w:rPrChange w:author="Beukers, Tony" w:date="2023-09-12T15:40:00Z" w:id="40">
                  <w:rPr/>
                </w:rPrChange>
              </w:rPr>
            </w:pPr>
            <w:r w:rsidRPr="003A7AB1">
              <w:rPr>
                <w:color w:val="000000" w:themeColor="text1"/>
                <w:rPrChange w:author="Beukers, Tony" w:date="2023-09-12T15:40:00Z" w:id="41">
                  <w:rPr/>
                </w:rPrChange>
              </w:rPr>
              <w:t>Other reviewer (print):</w:t>
            </w:r>
            <w:ins w:author="Beukers, Tony" w:date="2023-09-11T13:31:00Z" w:id="42">
              <w:r w:rsidRPr="003A7AB1" w:rsidR="00B8156F">
                <w:rPr>
                  <w:color w:val="000000" w:themeColor="text1"/>
                  <w:rPrChange w:author="Beukers, Tony" w:date="2023-09-12T15:40:00Z" w:id="43">
                    <w:rPr/>
                  </w:rPrChange>
                </w:rPr>
                <w:t xml:space="preserve"> Jim Sebek</w:t>
              </w:r>
            </w:ins>
          </w:p>
        </w:tc>
        <w:tc>
          <w:tcPr>
            <w:tcW w:w="5940" w:type="dxa"/>
            <w:gridSpan w:val="2"/>
          </w:tcPr>
          <w:p w:rsidRPr="003A7AB1" w:rsidR="006A6DF2" w:rsidP="003A7AB1" w:rsidRDefault="006A6DF2" w14:paraId="3888A738" w14:textId="77777777">
            <w:pPr>
              <w:pStyle w:val="TableText"/>
              <w:rPr>
                <w:color w:val="000000" w:themeColor="text1"/>
                <w:rPrChange w:author="Beukers, Tony" w:date="2023-09-12T15:40:00Z" w:id="44">
                  <w:rPr/>
                </w:rPrChange>
              </w:rPr>
            </w:pPr>
            <w:r w:rsidRPr="003A7AB1">
              <w:rPr>
                <w:color w:val="000000" w:themeColor="text1"/>
                <w:rPrChange w:author="Beukers, Tony" w:date="2023-09-12T15:40:00Z" w:id="45">
                  <w:rPr/>
                </w:rPrChange>
              </w:rPr>
              <w:t xml:space="preserve">Signature: </w:t>
            </w:r>
          </w:p>
        </w:tc>
        <w:tc>
          <w:tcPr>
            <w:tcW w:w="2718" w:type="dxa"/>
          </w:tcPr>
          <w:p w:rsidRPr="003A7AB1" w:rsidR="006A6DF2" w:rsidP="003A7AB1" w:rsidRDefault="006A6DF2" w14:paraId="6D83D33A" w14:textId="77777777">
            <w:pPr>
              <w:pStyle w:val="TableText"/>
              <w:rPr>
                <w:color w:val="000000" w:themeColor="text1"/>
                <w:rPrChange w:author="Beukers, Tony" w:date="2023-09-12T15:40:00Z" w:id="46">
                  <w:rPr/>
                </w:rPrChange>
              </w:rPr>
            </w:pPr>
            <w:r w:rsidRPr="003A7AB1">
              <w:rPr>
                <w:color w:val="000000" w:themeColor="text1"/>
                <w:rPrChange w:author="Beukers, Tony" w:date="2023-09-12T15:40:00Z" w:id="47">
                  <w:rPr/>
                </w:rPrChange>
              </w:rPr>
              <w:t>Date:</w:t>
            </w:r>
          </w:p>
        </w:tc>
      </w:tr>
      <w:tr w:rsidRPr="00E508E3" w:rsidR="00410C4C" w:rsidTr="008D69B2" w14:paraId="196A61B8" w14:textId="77777777">
        <w:trPr>
          <w:trHeight w:val="720"/>
        </w:trPr>
        <w:tc>
          <w:tcPr>
            <w:tcW w:w="14616" w:type="dxa"/>
            <w:gridSpan w:val="4"/>
          </w:tcPr>
          <w:p w:rsidRPr="00E508E3" w:rsidR="00410C4C" w:rsidP="003A7AB1" w:rsidRDefault="00410C4C" w14:paraId="640823E3" w14:textId="60AC42B3">
            <w:pPr>
              <w:pStyle w:val="TableText"/>
            </w:pPr>
            <w:r>
              <w:t xml:space="preserve">Scope of </w:t>
            </w:r>
            <w:r w:rsidR="00EF0DC0">
              <w:t>w</w:t>
            </w:r>
            <w:r>
              <w:t xml:space="preserve">ork </w:t>
            </w:r>
            <w:r w:rsidR="00EF0DC0">
              <w:t>s</w:t>
            </w:r>
            <w:r>
              <w:t>ummary:</w:t>
            </w:r>
            <w:ins w:author="Beukers, Tony" w:date="2023-09-11T13:31:00Z" w:id="48">
              <w:r w:rsidR="00B8156F">
                <w:t xml:space="preserve"> </w:t>
              </w:r>
            </w:ins>
          </w:p>
          <w:p w:rsidRPr="00E508E3" w:rsidR="00410C4C" w:rsidP="003A7AB1" w:rsidRDefault="00B8156F" w14:paraId="2755960E" w14:textId="1FE44121">
            <w:pPr>
              <w:pStyle w:val="TableText"/>
            </w:pPr>
            <w:ins w:author="Beukers, Tony" w:date="2023-09-11T13:32:00Z" w:id="49">
              <w:r w:rsidRPr="00505348">
                <w:t>Ac</w:t>
              </w:r>
            </w:ins>
            <w:ins w:author="Beukers, Tony" w:date="2023-09-11T13:31:00Z" w:id="50">
              <w:r w:rsidRPr="00505348">
                <w:t xml:space="preserve">cess and work within either SPEAR1 or SPEAR2 HVPS </w:t>
              </w:r>
            </w:ins>
            <w:ins w:author="Beukers, Tony" w:date="2023-09-11T13:33:00Z" w:id="51">
              <w:r w:rsidRPr="00505348">
                <w:t>crowbar</w:t>
              </w:r>
            </w:ins>
            <w:ins w:author="Beukers, Tony" w:date="2023-09-11T13:31:00Z" w:id="52">
              <w:r w:rsidRPr="00505348">
                <w:t xml:space="preserve"> tank.</w:t>
              </w:r>
            </w:ins>
          </w:p>
        </w:tc>
      </w:tr>
    </w:tbl>
    <w:p w:rsidR="00410C4C" w:rsidP="00A404EE" w:rsidRDefault="00A404EE" w14:paraId="21338006" w14:textId="3F7A5E61">
      <w:pPr>
        <w:pStyle w:val="Heading1"/>
      </w:pPr>
      <w:r>
        <w:t xml:space="preserve">Hazard Analysis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0" w:type="dxa"/>
        </w:tblCellMar>
        <w:tblLook w:val="01E0" w:firstRow="1" w:lastRow="1" w:firstColumn="1" w:lastColumn="1" w:noHBand="0" w:noVBand="0"/>
        <w:tblPrChange w:author="Beukers, Tony" w:date="2023-09-12T10:00:00Z" w:id="53">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0" w:type="dxa"/>
            </w:tblCellMar>
            <w:tblLook w:val="01E0" w:firstRow="1" w:lastRow="1" w:firstColumn="1" w:lastColumn="1" w:noHBand="0" w:noVBand="0"/>
          </w:tblPr>
        </w:tblPrChange>
      </w:tblPr>
      <w:tblGrid>
        <w:gridCol w:w="999"/>
        <w:gridCol w:w="3899"/>
        <w:gridCol w:w="4797"/>
        <w:gridCol w:w="4695"/>
        <w:tblGridChange w:id="54">
          <w:tblGrid>
            <w:gridCol w:w="360"/>
            <w:gridCol w:w="360"/>
            <w:gridCol w:w="360"/>
            <w:gridCol w:w="360"/>
          </w:tblGrid>
        </w:tblGridChange>
      </w:tblGrid>
      <w:tr w:rsidRPr="001C0A02" w:rsidR="006A6DF2" w:rsidTr="5EA9194A" w14:paraId="10A5400A" w14:textId="77777777">
        <w:tc>
          <w:tcPr>
            <w:tcW w:w="999" w:type="dxa"/>
            <w:shd w:val="clear" w:color="auto" w:fill="auto"/>
            <w:vAlign w:val="bottom"/>
            <w:tcPrChange w:author="Beukers, Tony" w:date="2023-09-12T10:00:00Z" w:id="55">
              <w:tcPr>
                <w:tcW w:w="913" w:type="dxa"/>
                <w:shd w:val="clear" w:color="auto" w:fill="auto"/>
                <w:vAlign w:val="bottom"/>
              </w:tcPr>
            </w:tcPrChange>
          </w:tcPr>
          <w:p w:rsidRPr="00374514" w:rsidR="006A6DF2" w:rsidP="003A7AB1" w:rsidRDefault="006A6DF2" w14:paraId="4FC33827" w14:textId="77777777">
            <w:pPr>
              <w:pStyle w:val="TableText"/>
            </w:pPr>
            <w:r>
              <w:t>Step or Task</w:t>
            </w:r>
          </w:p>
        </w:tc>
        <w:tc>
          <w:tcPr>
            <w:tcW w:w="3899" w:type="dxa"/>
            <w:shd w:val="clear" w:color="auto" w:fill="auto"/>
            <w:vAlign w:val="bottom"/>
            <w:tcPrChange w:author="Beukers, Tony" w:date="2023-09-12T10:00:00Z" w:id="56">
              <w:tcPr>
                <w:tcW w:w="3923" w:type="dxa"/>
                <w:shd w:val="clear" w:color="auto" w:fill="auto"/>
                <w:vAlign w:val="bottom"/>
              </w:tcPr>
            </w:tcPrChange>
          </w:tcPr>
          <w:p w:rsidRPr="00374514" w:rsidR="006A6DF2" w:rsidP="003A7AB1" w:rsidRDefault="006A6DF2" w14:paraId="0F4DFF12" w14:textId="77777777">
            <w:pPr>
              <w:pStyle w:val="TableText"/>
            </w:pPr>
            <w:r w:rsidRPr="00374514">
              <w:t>Step or Task</w:t>
            </w:r>
            <w:r>
              <w:t xml:space="preserve"> Description</w:t>
            </w:r>
          </w:p>
        </w:tc>
        <w:tc>
          <w:tcPr>
            <w:tcW w:w="4797" w:type="dxa"/>
            <w:vAlign w:val="bottom"/>
            <w:tcPrChange w:author="Beukers, Tony" w:date="2023-09-12T10:00:00Z" w:id="57">
              <w:tcPr>
                <w:tcW w:w="4830" w:type="dxa"/>
                <w:vAlign w:val="bottom"/>
              </w:tcPr>
            </w:tcPrChange>
          </w:tcPr>
          <w:p w:rsidRPr="001C0A02" w:rsidR="006A6DF2" w:rsidP="003A7AB1" w:rsidRDefault="006A6DF2" w14:paraId="3E3F1348" w14:textId="77777777">
            <w:pPr>
              <w:pStyle w:val="TableText"/>
            </w:pPr>
            <w:r w:rsidRPr="00374514">
              <w:rPr>
                <w:b/>
              </w:rPr>
              <w:t>Hazard</w:t>
            </w:r>
            <w:r>
              <w:t xml:space="preserve"> (include shock and arc flash hazard information from the hazard label affixed to the equipment or from the electrical analysis engineer)</w:t>
            </w:r>
          </w:p>
        </w:tc>
        <w:tc>
          <w:tcPr>
            <w:tcW w:w="4695" w:type="dxa"/>
            <w:vAlign w:val="bottom"/>
            <w:tcPrChange w:author="Beukers, Tony" w:date="2023-09-12T10:00:00Z" w:id="58">
              <w:tcPr>
                <w:tcW w:w="4724" w:type="dxa"/>
                <w:vAlign w:val="bottom"/>
              </w:tcPr>
            </w:tcPrChange>
          </w:tcPr>
          <w:p w:rsidRPr="001C0A02" w:rsidR="006A6DF2" w:rsidP="003A7AB1" w:rsidRDefault="006A6DF2" w14:paraId="14D37E69" w14:textId="77777777">
            <w:pPr>
              <w:pStyle w:val="TableText"/>
            </w:pPr>
            <w:r w:rsidRPr="00374514">
              <w:rPr>
                <w:b/>
              </w:rPr>
              <w:t>Control</w:t>
            </w:r>
            <w:r>
              <w:t xml:space="preserve"> (include electrical safety PPE based on the electrical hazard information)</w:t>
            </w:r>
          </w:p>
        </w:tc>
      </w:tr>
      <w:tr w:rsidRPr="001C0A02" w:rsidR="006A6DF2" w:rsidTr="5EA9194A" w14:paraId="3A47B133" w14:textId="77777777">
        <w:tc>
          <w:tcPr>
            <w:tcW w:w="999" w:type="dxa"/>
            <w:shd w:val="clear" w:color="auto" w:fill="auto"/>
            <w:tcPrChange w:author="Beukers, Tony" w:date="2023-09-12T10:00:00Z" w:id="59">
              <w:tcPr>
                <w:tcW w:w="913" w:type="dxa"/>
                <w:shd w:val="clear" w:color="auto" w:fill="auto"/>
              </w:tcPr>
            </w:tcPrChange>
          </w:tcPr>
          <w:p w:rsidRPr="001C0A02" w:rsidR="006A6DF2" w:rsidP="003A7AB1" w:rsidRDefault="006A6DF2" w14:paraId="2E967475" w14:textId="4121C4A2">
            <w:pPr>
              <w:pStyle w:val="TableListNumber"/>
              <w:numPr>
                <w:ilvl w:val="0"/>
                <w:numId w:val="30"/>
              </w:numPr>
            </w:pPr>
          </w:p>
        </w:tc>
        <w:tc>
          <w:tcPr>
            <w:tcW w:w="3899" w:type="dxa"/>
            <w:shd w:val="clear" w:color="auto" w:fill="auto"/>
            <w:tcPrChange w:author="Beukers, Tony" w:date="2023-09-12T10:00:00Z" w:id="60">
              <w:tcPr>
                <w:tcW w:w="3923" w:type="dxa"/>
                <w:shd w:val="clear" w:color="auto" w:fill="auto"/>
              </w:tcPr>
            </w:tcPrChange>
          </w:tcPr>
          <w:p w:rsidRPr="00FB3290" w:rsidR="006A6DF2" w:rsidP="003A7AB1" w:rsidRDefault="00A57812" w14:paraId="5CFE8884" w14:textId="398051D2">
            <w:pPr>
              <w:pStyle w:val="TableText"/>
            </w:pPr>
            <w:ins w:author="Beukers, Tony" w:date="2023-09-11T13:51:00Z" w:id="61">
              <w:r w:rsidRPr="00DF465A">
                <w:rPr>
                  <w:b/>
                  <w:bCs/>
                  <w:rPrChange w:author="Beukers, Tony" w:date="2023-09-12T09:42:00Z" w:id="62">
                    <w:rPr/>
                  </w:rPrChange>
                </w:rPr>
                <w:t>Electrical:</w:t>
              </w:r>
            </w:ins>
            <w:ins w:author="Beukers, Tony" w:date="2023-09-11T14:22:00Z" w:id="63">
              <w:r w:rsidR="00965D6B">
                <w:t xml:space="preserve"> Isolate </w:t>
              </w:r>
            </w:ins>
            <w:ins w:author="Beukers, Tony" w:date="2023-09-11T14:23:00Z" w:id="64">
              <w:r w:rsidR="003F7AED">
                <w:t>e</w:t>
              </w:r>
            </w:ins>
            <w:ins w:author="Beukers, Tony" w:date="2023-09-11T14:22:00Z" w:id="65">
              <w:r w:rsidR="00965D6B">
                <w:t xml:space="preserve">nergy </w:t>
              </w:r>
            </w:ins>
            <w:ins w:author="Beukers, Tony" w:date="2023-09-11T14:23:00Z" w:id="66">
              <w:r w:rsidR="003F7AED">
                <w:t>s</w:t>
              </w:r>
            </w:ins>
            <w:ins w:author="Beukers, Tony" w:date="2023-09-11T14:22:00Z" w:id="67">
              <w:r w:rsidR="00965D6B">
                <w:t>ources</w:t>
              </w:r>
            </w:ins>
            <w:ins w:author="Beukers, Tony" w:date="2023-09-11T14:23:00Z" w:id="68">
              <w:r w:rsidR="003F7AED">
                <w:t xml:space="preserve"> to both SPEAR HVPSs.</w:t>
              </w:r>
            </w:ins>
          </w:p>
        </w:tc>
        <w:tc>
          <w:tcPr>
            <w:tcW w:w="4797" w:type="dxa"/>
            <w:tcPrChange w:author="Beukers, Tony" w:date="2023-09-12T10:00:00Z" w:id="69">
              <w:tcPr>
                <w:tcW w:w="4830" w:type="dxa"/>
              </w:tcPr>
            </w:tcPrChange>
          </w:tcPr>
          <w:p w:rsidR="00F62549" w:rsidP="003A7AB1" w:rsidRDefault="00F62549" w14:paraId="23ECDAD8" w14:textId="77777777">
            <w:pPr>
              <w:pStyle w:val="TableText"/>
              <w:rPr>
                <w:ins w:author="Beukers, Tony" w:date="2023-09-12T11:18:00Z" w:id="70"/>
              </w:rPr>
            </w:pPr>
            <w:ins w:author="Beukers, Tony" w:date="2023-09-12T11:18:00Z" w:id="71">
              <w:r>
                <w:t>90 kV / 27 A, DC</w:t>
              </w:r>
            </w:ins>
          </w:p>
          <w:p w:rsidRPr="001C0A02" w:rsidR="006A6DF2" w:rsidP="003A7AB1" w:rsidRDefault="00F62549" w14:paraId="2BC80BE4" w14:textId="50946523">
            <w:pPr>
              <w:pStyle w:val="TableText"/>
            </w:pPr>
            <w:ins w:author="Beukers, Tony" w:date="2023-09-12T11:18:00Z" w:id="72">
              <w:r>
                <w:t>8 kJ stored in capacitors, 90 kV</w:t>
              </w:r>
            </w:ins>
          </w:p>
        </w:tc>
        <w:tc>
          <w:tcPr>
            <w:tcW w:w="4695" w:type="dxa"/>
            <w:tcPrChange w:author="Beukers, Tony" w:date="2023-09-12T10:00:00Z" w:id="73">
              <w:tcPr>
                <w:tcW w:w="4724" w:type="dxa"/>
              </w:tcPr>
            </w:tcPrChange>
          </w:tcPr>
          <w:p w:rsidR="006A6DF2" w:rsidP="003A7AB1" w:rsidRDefault="0001144C" w14:paraId="2E8C62D1" w14:textId="145CE90A">
            <w:pPr>
              <w:pStyle w:val="TableText"/>
              <w:rPr>
                <w:ins w:author="Beukers, Tony" w:date="2023-09-12T09:44:00Z" w:id="74"/>
              </w:rPr>
            </w:pPr>
            <w:ins w:author="Beukers, Tony" w:date="2023-09-11T14:29:00Z" w:id="75">
              <w:r>
                <w:t>Perform</w:t>
              </w:r>
            </w:ins>
            <w:ins w:author="Beukers, Tony" w:date="2023-09-11T14:28:00Z" w:id="76">
              <w:r>
                <w:t xml:space="preserve"> “SPEAR3 RF HVPS Energy Isolation Plan”</w:t>
              </w:r>
            </w:ins>
            <w:ins w:author="Beukers, Tony" w:date="2023-09-11T14:29:00Z" w:id="77">
              <w:r>
                <w:t xml:space="preserve"> (SR-444-636-02-R1)</w:t>
              </w:r>
            </w:ins>
            <w:ins w:author="Beukers, Tony" w:date="2023-09-12T09:47:00Z" w:id="78">
              <w:r w:rsidR="00DF465A">
                <w:t>.  This locks out energy sources and grounds the outpu</w:t>
              </w:r>
            </w:ins>
            <w:ins w:author="Beukers, Tony" w:date="2023-09-12T09:48:00Z" w:id="79">
              <w:r w:rsidR="00DF465A">
                <w:t>t for both SPEAR HVPSs.</w:t>
              </w:r>
            </w:ins>
          </w:p>
          <w:p w:rsidRPr="001C0A02" w:rsidR="00DF465A" w:rsidP="003A7AB1" w:rsidRDefault="00DF465A" w14:paraId="347CFECC" w14:textId="01758B20">
            <w:pPr>
              <w:pStyle w:val="TableText"/>
            </w:pPr>
            <w:ins w:author="Beukers, Tony" w:date="2023-09-12T09:44:00Z" w:id="80">
              <w:r>
                <w:t>Note, if planning to perform maintenance</w:t>
              </w:r>
            </w:ins>
            <w:ins w:author="Beukers, Tony" w:date="2023-09-12T09:45:00Z" w:id="81">
              <w:r>
                <w:t xml:space="preserve"> on</w:t>
              </w:r>
            </w:ins>
            <w:ins w:author="Beukers, Tony" w:date="2023-09-12T09:44:00Z" w:id="82">
              <w:r>
                <w:t xml:space="preserve"> a supply while the other is turned</w:t>
              </w:r>
            </w:ins>
            <w:ins w:author="Beukers, Tony" w:date="2023-09-12T09:45:00Z" w:id="83">
              <w:r>
                <w:t>-</w:t>
              </w:r>
            </w:ins>
            <w:ins w:author="Beukers, Tony" w:date="2023-09-12T09:44:00Z" w:id="84">
              <w:r>
                <w:t>on, an additional procedure that describes the correct lockout condition and the removal</w:t>
              </w:r>
            </w:ins>
            <w:ins w:author="Beukers, Tony" w:date="2023-09-12T09:45:00Z" w:id="85">
              <w:r>
                <w:t>/shorting of the output cable from the switch tank is required.</w:t>
              </w:r>
            </w:ins>
          </w:p>
        </w:tc>
      </w:tr>
      <w:tr w:rsidRPr="001C0A02" w:rsidR="00DF465A" w:rsidTr="5EA9194A" w14:paraId="38DBF3F2" w14:textId="77777777">
        <w:tc>
          <w:tcPr>
            <w:tcW w:w="999" w:type="dxa"/>
            <w:shd w:val="clear" w:color="auto" w:fill="auto"/>
            <w:tcPrChange w:author="Beukers, Tony" w:date="2023-09-12T10:00:00Z" w:id="86">
              <w:tcPr>
                <w:tcW w:w="913" w:type="dxa"/>
                <w:shd w:val="clear" w:color="auto" w:fill="auto"/>
              </w:tcPr>
            </w:tcPrChange>
          </w:tcPr>
          <w:p w:rsidRPr="001C0A02" w:rsidR="00DF465A" w:rsidP="003A7AB1" w:rsidRDefault="00DF465A" w14:paraId="6B65CA3D" w14:textId="6F1814E6">
            <w:pPr>
              <w:pStyle w:val="TableListNumber"/>
              <w:numPr>
                <w:ilvl w:val="0"/>
                <w:numId w:val="30"/>
              </w:numPr>
            </w:pPr>
          </w:p>
        </w:tc>
        <w:tc>
          <w:tcPr>
            <w:tcW w:w="3899" w:type="dxa"/>
            <w:shd w:val="clear" w:color="auto" w:fill="auto"/>
            <w:tcPrChange w:author="Beukers, Tony" w:date="2023-09-12T10:00:00Z" w:id="87">
              <w:tcPr>
                <w:tcW w:w="3923" w:type="dxa"/>
                <w:shd w:val="clear" w:color="auto" w:fill="auto"/>
              </w:tcPr>
            </w:tcPrChange>
          </w:tcPr>
          <w:p w:rsidRPr="001C0A02" w:rsidR="00DF465A" w:rsidP="003A7AB1" w:rsidRDefault="00DF465A" w14:paraId="3B0C88C3" w14:textId="30CD2F3F">
            <w:pPr>
              <w:pStyle w:val="TableText"/>
            </w:pPr>
            <w:ins w:author="Beukers, Tony" w:date="2023-09-12T09:46:00Z" w:id="88">
              <w:r w:rsidRPr="00DE7294">
                <w:rPr>
                  <w:b/>
                  <w:bCs/>
                </w:rPr>
                <w:t>Mechanical:</w:t>
              </w:r>
              <w:r>
                <w:t xml:space="preserve"> Remove oil from tank </w:t>
              </w:r>
            </w:ins>
          </w:p>
        </w:tc>
        <w:tc>
          <w:tcPr>
            <w:tcW w:w="4797" w:type="dxa"/>
            <w:tcPrChange w:author="Beukers, Tony" w:date="2023-09-12T10:00:00Z" w:id="89">
              <w:tcPr>
                <w:tcW w:w="4830" w:type="dxa"/>
              </w:tcPr>
            </w:tcPrChange>
          </w:tcPr>
          <w:p w:rsidRPr="001C0A02" w:rsidR="00DF465A" w:rsidP="003A7AB1" w:rsidRDefault="00DF465A" w14:paraId="6AE76B64" w14:textId="4400078F">
            <w:pPr>
              <w:pStyle w:val="TableText"/>
            </w:pPr>
            <w:ins w:author="Beukers, Tony" w:date="2023-09-12T09:46:00Z" w:id="90">
              <w:r>
                <w:t>135 gallons of vegetable derived oil is</w:t>
              </w:r>
            </w:ins>
            <w:ins w:author="Beukers, Tony" w:date="2023-09-12T09:47:00Z" w:id="91">
              <w:r>
                <w:t xml:space="preserve"> a</w:t>
              </w:r>
            </w:ins>
            <w:ins w:author="Beukers, Tony" w:date="2023-09-12T09:46:00Z" w:id="92">
              <w:r>
                <w:t xml:space="preserve"> spill hazard</w:t>
              </w:r>
            </w:ins>
          </w:p>
        </w:tc>
        <w:tc>
          <w:tcPr>
            <w:tcW w:w="4695" w:type="dxa"/>
            <w:tcPrChange w:author="Beukers, Tony" w:date="2023-09-12T10:00:00Z" w:id="93">
              <w:tcPr>
                <w:tcW w:w="4724" w:type="dxa"/>
              </w:tcPr>
            </w:tcPrChange>
          </w:tcPr>
          <w:p w:rsidRPr="001C0A02" w:rsidR="00DF465A" w:rsidP="003A7AB1" w:rsidRDefault="00DF465A" w14:paraId="4B0FD144" w14:textId="0BEA8F04">
            <w:pPr>
              <w:pStyle w:val="TableText"/>
            </w:pPr>
            <w:ins w:author="Beukers, Tony" w:date="2023-09-12T09:46:00Z" w:id="94">
              <w:r>
                <w:t>If transferring</w:t>
              </w:r>
            </w:ins>
            <w:ins w:author="Beukers, Tony" w:date="2023-09-12T09:51:00Z" w:id="95">
              <w:r w:rsidR="00731941">
                <w:t xml:space="preserve"> oil</w:t>
              </w:r>
            </w:ins>
            <w:ins w:author="Beukers, Tony" w:date="2023-09-12T09:46:00Z" w:id="96">
              <w:r>
                <w:t xml:space="preserve"> outside of building 514 secondary containment then oil containers must be stored in another means of secondary containment.</w:t>
              </w:r>
            </w:ins>
            <w:ins w:author="Beukers, Tony" w:date="2023-09-12T09:58:00Z" w:id="97">
              <w:r w:rsidR="00731941">
                <w:t xml:space="preserve">  Workers must have received OJT and have </w:t>
              </w:r>
            </w:ins>
            <w:ins w:author="Beukers, Tony" w:date="2023-09-12T09:59:00Z" w:id="98">
              <w:r w:rsidR="008A5F3C">
                <w:t>‘Spill Prevention and Response Training’ (course 169) on their STA.</w:t>
              </w:r>
            </w:ins>
          </w:p>
        </w:tc>
      </w:tr>
      <w:tr w:rsidRPr="001C0A02" w:rsidR="00E1173C" w:rsidTr="5EA9194A" w14:paraId="0317A92F" w14:textId="77777777">
        <w:tc>
          <w:tcPr>
            <w:tcW w:w="999" w:type="dxa"/>
            <w:shd w:val="clear" w:color="auto" w:fill="auto"/>
            <w:tcPrChange w:author="Beukers, Tony" w:date="2023-09-12T10:00:00Z" w:id="99">
              <w:tcPr>
                <w:tcW w:w="913" w:type="dxa"/>
                <w:shd w:val="clear" w:color="auto" w:fill="auto"/>
              </w:tcPr>
            </w:tcPrChange>
          </w:tcPr>
          <w:p w:rsidRPr="001C0A02" w:rsidR="00E1173C" w:rsidP="003A7AB1" w:rsidRDefault="00E1173C" w14:paraId="692A6760" w14:textId="32353971">
            <w:pPr>
              <w:pStyle w:val="TableListNumber"/>
              <w:numPr>
                <w:ilvl w:val="0"/>
                <w:numId w:val="30"/>
              </w:numPr>
            </w:pPr>
          </w:p>
        </w:tc>
        <w:tc>
          <w:tcPr>
            <w:tcW w:w="3899" w:type="dxa"/>
            <w:shd w:val="clear" w:color="auto" w:fill="auto"/>
            <w:tcPrChange w:author="Beukers, Tony" w:date="2023-09-12T10:00:00Z" w:id="100">
              <w:tcPr>
                <w:tcW w:w="3923" w:type="dxa"/>
                <w:shd w:val="clear" w:color="auto" w:fill="auto"/>
              </w:tcPr>
            </w:tcPrChange>
          </w:tcPr>
          <w:p w:rsidRPr="001C0A02" w:rsidR="00E1173C" w:rsidP="003A7AB1" w:rsidRDefault="00E1173C" w14:paraId="1ACCAD43" w14:textId="2A227A5B">
            <w:pPr>
              <w:pStyle w:val="TableText"/>
            </w:pPr>
            <w:ins w:author="Beukers, Tony" w:date="2023-09-11T14:29:00Z" w:id="101">
              <w:r w:rsidRPr="00DF465A">
                <w:rPr>
                  <w:b/>
                  <w:bCs/>
                  <w:rPrChange w:author="Beukers, Tony" w:date="2023-09-12T09:43:00Z" w:id="102">
                    <w:rPr/>
                  </w:rPrChange>
                </w:rPr>
                <w:t>Mechanical:</w:t>
              </w:r>
              <w:r>
                <w:t xml:space="preserve"> Prepare work area</w:t>
              </w:r>
            </w:ins>
          </w:p>
        </w:tc>
        <w:tc>
          <w:tcPr>
            <w:tcW w:w="4797" w:type="dxa"/>
            <w:tcPrChange w:author="Beukers, Tony" w:date="2023-09-12T10:00:00Z" w:id="103">
              <w:tcPr>
                <w:tcW w:w="4830" w:type="dxa"/>
              </w:tcPr>
            </w:tcPrChange>
          </w:tcPr>
          <w:p w:rsidRPr="001C0A02" w:rsidR="00E1173C" w:rsidP="003A7AB1" w:rsidRDefault="00E1173C" w14:paraId="391F9F95" w14:textId="07BCAB63">
            <w:pPr>
              <w:pStyle w:val="TableText"/>
            </w:pPr>
            <w:ins w:author="Beukers, Tony" w:date="2023-09-11T14:29:00Z" w:id="104">
              <w:r>
                <w:t>Trip/Slip</w:t>
              </w:r>
            </w:ins>
          </w:p>
        </w:tc>
        <w:tc>
          <w:tcPr>
            <w:tcW w:w="4695" w:type="dxa"/>
            <w:tcPrChange w:author="Beukers, Tony" w:date="2023-09-12T10:00:00Z" w:id="105">
              <w:tcPr>
                <w:tcW w:w="4724" w:type="dxa"/>
              </w:tcPr>
            </w:tcPrChange>
          </w:tcPr>
          <w:p w:rsidRPr="001C0A02" w:rsidR="00E1173C" w:rsidP="003A7AB1" w:rsidRDefault="00E1173C" w14:paraId="0D39F278" w14:textId="6AC40637">
            <w:pPr>
              <w:pStyle w:val="TableText"/>
            </w:pPr>
            <w:ins w:author="Beukers, Tony" w:date="2023-09-11T14:29:00Z" w:id="106">
              <w:r>
                <w:t>Upon entering the top of the supply, familiarize self with trip hazards and clean up oil and dirt.</w:t>
              </w:r>
            </w:ins>
          </w:p>
        </w:tc>
      </w:tr>
      <w:tr w:rsidRPr="001C0A02" w:rsidR="00E1173C" w:rsidTr="5EA9194A" w14:paraId="372D0FFD" w14:textId="77777777">
        <w:tc>
          <w:tcPr>
            <w:tcW w:w="999" w:type="dxa"/>
            <w:shd w:val="clear" w:color="auto" w:fill="auto"/>
            <w:tcPrChange w:author="Beukers, Tony" w:date="2023-09-12T10:00:00Z" w:id="107">
              <w:tcPr>
                <w:tcW w:w="913" w:type="dxa"/>
                <w:shd w:val="clear" w:color="auto" w:fill="auto"/>
              </w:tcPr>
            </w:tcPrChange>
          </w:tcPr>
          <w:p w:rsidRPr="001C0A02" w:rsidR="00E1173C" w:rsidP="003A7AB1" w:rsidRDefault="00E1173C" w14:paraId="3DC21D68" w14:textId="3892B0CC">
            <w:pPr>
              <w:pStyle w:val="TableListNumber"/>
              <w:numPr>
                <w:ilvl w:val="0"/>
                <w:numId w:val="30"/>
              </w:numPr>
            </w:pPr>
          </w:p>
        </w:tc>
        <w:tc>
          <w:tcPr>
            <w:tcW w:w="3899" w:type="dxa"/>
            <w:shd w:val="clear" w:color="auto" w:fill="auto"/>
            <w:tcPrChange w:author="Beukers, Tony" w:date="2023-09-12T10:00:00Z" w:id="108">
              <w:tcPr>
                <w:tcW w:w="3923" w:type="dxa"/>
                <w:shd w:val="clear" w:color="auto" w:fill="auto"/>
              </w:tcPr>
            </w:tcPrChange>
          </w:tcPr>
          <w:p w:rsidRPr="001C0A02" w:rsidR="00E1173C" w:rsidP="003A7AB1" w:rsidRDefault="00E1173C" w14:paraId="5AEEF480" w14:textId="7B0CBD48">
            <w:pPr>
              <w:pStyle w:val="TableText"/>
            </w:pPr>
            <w:ins w:author="Beukers, Tony" w:date="2023-09-11T14:29:00Z" w:id="109">
              <w:r w:rsidRPr="00DF465A">
                <w:rPr>
                  <w:b/>
                  <w:bCs/>
                  <w:rPrChange w:author="Beukers, Tony" w:date="2023-09-12T09:43:00Z" w:id="110">
                    <w:rPr/>
                  </w:rPrChange>
                </w:rPr>
                <w:t>Mechanical:</w:t>
              </w:r>
              <w:r>
                <w:t xml:space="preserve"> Remove crowbar tank cover plate</w:t>
              </w:r>
            </w:ins>
          </w:p>
        </w:tc>
        <w:tc>
          <w:tcPr>
            <w:tcW w:w="4797" w:type="dxa"/>
            <w:tcPrChange w:author="Beukers, Tony" w:date="2023-09-12T10:00:00Z" w:id="111">
              <w:tcPr>
                <w:tcW w:w="4830" w:type="dxa"/>
              </w:tcPr>
            </w:tcPrChange>
          </w:tcPr>
          <w:p w:rsidRPr="001C0A02" w:rsidR="00E1173C" w:rsidP="003A7AB1" w:rsidRDefault="00E1173C" w14:paraId="1C26BB8D" w14:textId="32C6760F">
            <w:pPr>
              <w:pStyle w:val="TableText"/>
            </w:pPr>
            <w:ins w:author="Beukers, Tony" w:date="2023-09-11T14:29:00Z" w:id="112">
              <w:r>
                <w:t xml:space="preserve">~70 </w:t>
              </w:r>
              <w:proofErr w:type="spellStart"/>
              <w:r>
                <w:t>lbs</w:t>
              </w:r>
              <w:proofErr w:type="spellEnd"/>
              <w:r>
                <w:t xml:space="preserve"> lift hazard.</w:t>
              </w:r>
            </w:ins>
          </w:p>
        </w:tc>
        <w:tc>
          <w:tcPr>
            <w:tcW w:w="4695" w:type="dxa"/>
            <w:tcPrChange w:author="Beukers, Tony" w:date="2023-09-12T10:00:00Z" w:id="113">
              <w:tcPr>
                <w:tcW w:w="4724" w:type="dxa"/>
              </w:tcPr>
            </w:tcPrChange>
          </w:tcPr>
          <w:p w:rsidRPr="001C0A02" w:rsidR="00E1173C" w:rsidP="003A7AB1" w:rsidRDefault="00E1173C" w14:paraId="14F5DD07" w14:textId="02ABDD84">
            <w:pPr>
              <w:pStyle w:val="TableText"/>
            </w:pPr>
            <w:ins w:author="Beukers, Tony" w:date="2023-09-11T14:29:00Z" w:id="114">
              <w:r>
                <w:t>Must have 2 people to remove cover</w:t>
              </w:r>
            </w:ins>
          </w:p>
        </w:tc>
      </w:tr>
      <w:tr w:rsidRPr="001C0A02" w:rsidR="00E1173C" w:rsidTr="5EA9194A" w14:paraId="383948EF" w14:textId="77777777">
        <w:tc>
          <w:tcPr>
            <w:tcW w:w="999" w:type="dxa"/>
            <w:shd w:val="clear" w:color="auto" w:fill="auto"/>
            <w:tcPrChange w:author="Beukers, Tony" w:date="2023-09-12T10:00:00Z" w:id="115">
              <w:tcPr>
                <w:tcW w:w="913" w:type="dxa"/>
                <w:shd w:val="clear" w:color="auto" w:fill="auto"/>
              </w:tcPr>
            </w:tcPrChange>
          </w:tcPr>
          <w:p w:rsidRPr="001C0A02" w:rsidR="00E1173C" w:rsidP="003A7AB1" w:rsidRDefault="00E1173C" w14:paraId="56CB2A76" w14:textId="7FDA5835">
            <w:pPr>
              <w:pStyle w:val="TableListNumber"/>
              <w:numPr>
                <w:ilvl w:val="0"/>
                <w:numId w:val="30"/>
              </w:numPr>
            </w:pPr>
          </w:p>
        </w:tc>
        <w:tc>
          <w:tcPr>
            <w:tcW w:w="3899" w:type="dxa"/>
            <w:shd w:val="clear" w:color="auto" w:fill="auto"/>
            <w:tcPrChange w:author="Beukers, Tony" w:date="2023-09-12T10:00:00Z" w:id="116">
              <w:tcPr>
                <w:tcW w:w="3923" w:type="dxa"/>
                <w:shd w:val="clear" w:color="auto" w:fill="auto"/>
              </w:tcPr>
            </w:tcPrChange>
          </w:tcPr>
          <w:p w:rsidRPr="001C0A02" w:rsidR="00E1173C" w:rsidP="003A7AB1" w:rsidRDefault="00B468A8" w14:paraId="4B28CAA2" w14:textId="75542168">
            <w:pPr>
              <w:pStyle w:val="TableText"/>
            </w:pPr>
            <w:ins w:author="Beukers, Tony" w:date="2023-09-11T14:42:00Z" w:id="117">
              <w:r w:rsidRPr="00DF465A">
                <w:rPr>
                  <w:b/>
                  <w:bCs/>
                  <w:rPrChange w:author="Beukers, Tony" w:date="2023-09-12T09:43:00Z" w:id="118">
                    <w:rPr/>
                  </w:rPrChange>
                </w:rPr>
                <w:t>Electrical:</w:t>
              </w:r>
            </w:ins>
            <w:ins w:author="Beukers, Tony" w:date="2023-09-11T14:43:00Z" w:id="119">
              <w:r w:rsidR="001C35D6">
                <w:t xml:space="preserve"> </w:t>
              </w:r>
              <w:r w:rsidR="00AF654E">
                <w:t>Work within crowbar tank.</w:t>
              </w:r>
            </w:ins>
          </w:p>
        </w:tc>
        <w:tc>
          <w:tcPr>
            <w:tcW w:w="4797" w:type="dxa"/>
            <w:tcPrChange w:author="Beukers, Tony" w:date="2023-09-12T10:00:00Z" w:id="120">
              <w:tcPr>
                <w:tcW w:w="4830" w:type="dxa"/>
              </w:tcPr>
            </w:tcPrChange>
          </w:tcPr>
          <w:p w:rsidR="003A47C3" w:rsidP="003A7AB1" w:rsidRDefault="00F30309" w14:paraId="55492148" w14:textId="67E489C2">
            <w:pPr>
              <w:pStyle w:val="TableText"/>
              <w:rPr>
                <w:ins w:author="Beukers, Tony" w:date="2023-09-11T14:49:00Z" w:id="121"/>
              </w:rPr>
            </w:pPr>
            <w:ins w:author="Beukers, Tony" w:date="2023-09-11T14:50:00Z" w:id="122">
              <w:r>
                <w:t xml:space="preserve">90 kV, 0.22 </w:t>
              </w:r>
              <w:proofErr w:type="spellStart"/>
              <w:r>
                <w:t>uF</w:t>
              </w:r>
              <w:proofErr w:type="spellEnd"/>
              <w:r>
                <w:t xml:space="preserve"> output cap</w:t>
              </w:r>
            </w:ins>
          </w:p>
          <w:p w:rsidRPr="001C0A02" w:rsidR="00E1173C" w:rsidP="003A7AB1" w:rsidRDefault="00E1173C" w14:paraId="76F2738D" w14:textId="5B301743">
            <w:pPr>
              <w:pStyle w:val="TableText"/>
            </w:pPr>
          </w:p>
        </w:tc>
        <w:tc>
          <w:tcPr>
            <w:tcW w:w="4695" w:type="dxa"/>
            <w:tcPrChange w:author="Beukers, Tony" w:date="2023-09-12T10:00:00Z" w:id="123">
              <w:tcPr>
                <w:tcW w:w="4724" w:type="dxa"/>
              </w:tcPr>
            </w:tcPrChange>
          </w:tcPr>
          <w:p w:rsidR="003A47C3" w:rsidRDefault="00F30309" w14:paraId="07940FE4" w14:textId="6F61A341">
            <w:pPr>
              <w:pStyle w:val="TableText"/>
              <w:rPr>
                <w:ins w:author="Beukers, Tony" w:date="2023-09-11T14:51:00Z" w:id="124"/>
              </w:rPr>
              <w:pPrChange w:author="Beukers, Tony" w:date="2023-09-12T15:36:00Z" w:id="125">
                <w:pPr>
                  <w:pStyle w:val="TableText"/>
                  <w:numPr>
                    <w:numId w:val="31"/>
                  </w:numPr>
                  <w:ind w:left="720" w:hanging="360"/>
                </w:pPr>
              </w:pPrChange>
            </w:pPr>
            <w:ins w:author="Beukers, Tony" w:date="2023-09-11T14:50:00Z" w:id="126">
              <w:r>
                <w:t xml:space="preserve">Use 1 dedicated </w:t>
              </w:r>
              <w:commentRangeStart w:id="127"/>
              <w:r>
                <w:t>Phenix discharge stick</w:t>
              </w:r>
            </w:ins>
            <w:ins w:author="Beukers, Tony" w:date="2023-09-18T19:53:00Z" w:id="128">
              <w:r w:rsidR="3B6CA216">
                <w:t xml:space="preserve">, rated for 100 </w:t>
              </w:r>
              <w:proofErr w:type="spellStart"/>
              <w:r w:rsidR="3B6CA216">
                <w:t>kVDC</w:t>
              </w:r>
              <w:proofErr w:type="spellEnd"/>
              <w:r w:rsidR="3B6CA216">
                <w:t>,</w:t>
              </w:r>
            </w:ins>
            <w:commentRangeEnd w:id="127"/>
            <w:r>
              <w:rPr>
                <w:rStyle w:val="CommentReference"/>
              </w:rPr>
              <w:commentReference w:id="127"/>
            </w:r>
            <w:ins w:author="Beukers, Tony" w:date="2023-09-11T14:50:00Z" w:id="129">
              <w:r>
                <w:t xml:space="preserve"> </w:t>
              </w:r>
              <w:r w:rsidR="004E6F90">
                <w:t>to soft ground and then hard ground</w:t>
              </w:r>
            </w:ins>
            <w:ins w:author="Beukers, Tony" w:date="2023-09-11T14:51:00Z" w:id="130">
              <w:r w:rsidR="004E6F90">
                <w:t xml:space="preserve"> the top of the 0.22 </w:t>
              </w:r>
              <w:proofErr w:type="spellStart"/>
              <w:r w:rsidR="004E6F90">
                <w:t>uF</w:t>
              </w:r>
              <w:proofErr w:type="spellEnd"/>
              <w:r w:rsidR="004E6F90">
                <w:t xml:space="preserve"> output capacitor.</w:t>
              </w:r>
            </w:ins>
          </w:p>
          <w:p w:rsidR="00A44FFD" w:rsidRDefault="00A44FFD" w14:paraId="119B9581" w14:textId="2C1A3BCF">
            <w:pPr>
              <w:pStyle w:val="TableText"/>
              <w:rPr>
                <w:ins w:author="Beukers, Tony" w:date="2023-09-11T14:49:00Z" w:id="131"/>
              </w:rPr>
              <w:pPrChange w:author="Beukers, Tony" w:date="2023-09-12T15:36:00Z" w:id="132">
                <w:pPr>
                  <w:pStyle w:val="TableText"/>
                  <w:numPr>
                    <w:numId w:val="31"/>
                  </w:numPr>
                  <w:ind w:left="720" w:hanging="360"/>
                </w:pPr>
              </w:pPrChange>
            </w:pPr>
          </w:p>
          <w:p w:rsidRPr="001C0A02" w:rsidR="00E1173C" w:rsidP="003A7AB1" w:rsidRDefault="00E1173C" w14:paraId="4E47EC19" w14:textId="6C17B4D5">
            <w:pPr>
              <w:pStyle w:val="TableText"/>
            </w:pPr>
          </w:p>
        </w:tc>
      </w:tr>
      <w:tr w:rsidRPr="001C0A02" w:rsidR="00E1173C" w:rsidTr="5EA9194A" w14:paraId="694B1275" w14:textId="77777777">
        <w:tc>
          <w:tcPr>
            <w:tcW w:w="999" w:type="dxa"/>
            <w:shd w:val="clear" w:color="auto" w:fill="auto"/>
            <w:tcPrChange w:author="Beukers, Tony" w:date="2023-09-12T10:00:00Z" w:id="133">
              <w:tcPr>
                <w:tcW w:w="913" w:type="dxa"/>
                <w:shd w:val="clear" w:color="auto" w:fill="auto"/>
              </w:tcPr>
            </w:tcPrChange>
          </w:tcPr>
          <w:p w:rsidRPr="001C0A02" w:rsidR="00E1173C" w:rsidP="003A7AB1" w:rsidRDefault="00E1173C" w14:paraId="08AFC81A" w14:textId="283AB82E">
            <w:pPr>
              <w:pStyle w:val="TableListNumber"/>
              <w:numPr>
                <w:ilvl w:val="0"/>
                <w:numId w:val="30"/>
              </w:numPr>
            </w:pPr>
          </w:p>
        </w:tc>
        <w:tc>
          <w:tcPr>
            <w:tcW w:w="3899" w:type="dxa"/>
            <w:shd w:val="clear" w:color="auto" w:fill="auto"/>
            <w:tcPrChange w:author="Beukers, Tony" w:date="2023-09-12T10:00:00Z" w:id="134">
              <w:tcPr>
                <w:tcW w:w="3923" w:type="dxa"/>
                <w:shd w:val="clear" w:color="auto" w:fill="auto"/>
              </w:tcPr>
            </w:tcPrChange>
          </w:tcPr>
          <w:p w:rsidRPr="001C0A02" w:rsidR="00E1173C" w:rsidP="003A7AB1" w:rsidRDefault="008C2771" w14:paraId="5A9C47AA" w14:textId="08F76794">
            <w:pPr>
              <w:pStyle w:val="TableText"/>
            </w:pPr>
            <w:ins w:author="Beukers, Tony" w:date="2023-09-11T14:48:00Z" w:id="135">
              <w:r w:rsidRPr="00DF465A">
                <w:rPr>
                  <w:b/>
                  <w:bCs/>
                  <w:rPrChange w:author="Beukers, Tony" w:date="2023-09-12T09:43:00Z" w:id="136">
                    <w:rPr/>
                  </w:rPrChange>
                </w:rPr>
                <w:t>Electrical</w:t>
              </w:r>
            </w:ins>
            <w:ins w:author="Beukers, Tony" w:date="2023-09-11T14:51:00Z" w:id="137">
              <w:r w:rsidRPr="00DF465A" w:rsidR="00A44FFD">
                <w:rPr>
                  <w:b/>
                  <w:bCs/>
                  <w:rPrChange w:author="Beukers, Tony" w:date="2023-09-12T09:43:00Z" w:id="138">
                    <w:rPr/>
                  </w:rPrChange>
                </w:rPr>
                <w:t>:</w:t>
              </w:r>
              <w:r w:rsidR="00A44FFD">
                <w:t xml:space="preserve"> W</w:t>
              </w:r>
            </w:ins>
            <w:ins w:author="Beukers, Tony" w:date="2023-09-11T14:52:00Z" w:id="139">
              <w:r w:rsidR="00A44FFD">
                <w:t>ork within the crowbar tank</w:t>
              </w:r>
            </w:ins>
          </w:p>
        </w:tc>
        <w:tc>
          <w:tcPr>
            <w:tcW w:w="4797" w:type="dxa"/>
            <w:tcPrChange w:author="Beukers, Tony" w:date="2023-09-12T10:00:00Z" w:id="140">
              <w:tcPr>
                <w:tcW w:w="4830" w:type="dxa"/>
              </w:tcPr>
            </w:tcPrChange>
          </w:tcPr>
          <w:p w:rsidR="00A44FFD" w:rsidP="003A7AB1" w:rsidRDefault="00A44FFD" w14:paraId="2D946EFF" w14:textId="77777777">
            <w:pPr>
              <w:pStyle w:val="TableText"/>
              <w:rPr>
                <w:ins w:author="Beukers, Tony" w:date="2023-09-11T14:51:00Z" w:id="141"/>
              </w:rPr>
            </w:pPr>
            <w:ins w:author="Beukers, Tony" w:date="2023-09-11T14:51:00Z" w:id="142">
              <w:r>
                <w:t xml:space="preserve">30 kV, 4 each: 8 </w:t>
              </w:r>
              <w:proofErr w:type="spellStart"/>
              <w:r>
                <w:t>uF</w:t>
              </w:r>
              <w:proofErr w:type="spellEnd"/>
              <w:r>
                <w:t xml:space="preserve"> filter caps </w:t>
              </w:r>
            </w:ins>
          </w:p>
          <w:p w:rsidRPr="001C0A02" w:rsidR="00E1173C" w:rsidP="003A7AB1" w:rsidRDefault="00A44FFD" w14:paraId="387623C5" w14:textId="3272F6AB">
            <w:pPr>
              <w:pStyle w:val="TableText"/>
            </w:pPr>
            <w:ins w:author="Beukers, Tony" w:date="2023-09-11T14:51:00Z" w:id="143">
              <w:r>
                <w:t xml:space="preserve">30 kV, 4 each: 0.24 </w:t>
              </w:r>
              <w:proofErr w:type="spellStart"/>
              <w:r>
                <w:t>uF</w:t>
              </w:r>
              <w:proofErr w:type="spellEnd"/>
              <w:r>
                <w:t xml:space="preserve"> SCR snubbers</w:t>
              </w:r>
            </w:ins>
          </w:p>
        </w:tc>
        <w:tc>
          <w:tcPr>
            <w:tcW w:w="4695" w:type="dxa"/>
            <w:tcPrChange w:author="Beukers, Tony" w:date="2023-09-12T10:00:00Z" w:id="144">
              <w:tcPr>
                <w:tcW w:w="4724" w:type="dxa"/>
              </w:tcPr>
            </w:tcPrChange>
          </w:tcPr>
          <w:p w:rsidRPr="001C0A02" w:rsidR="00E1173C" w:rsidP="003A7AB1" w:rsidRDefault="00112359" w14:paraId="2746FC55" w14:textId="592AB984">
            <w:pPr>
              <w:pStyle w:val="TableText"/>
            </w:pPr>
            <w:commentRangeStart w:id="145"/>
            <w:commentRangeStart w:id="146"/>
            <w:ins w:author="Beukers, Tony" w:date="2023-09-11T14:53:00Z" w:id="147">
              <w:r>
                <w:t xml:space="preserve">Use 2 dedicated Phenix </w:t>
              </w:r>
            </w:ins>
            <w:ins w:author="Beukers, Tony" w:date="2023-09-27T15:44:00Z" w:id="148">
              <w:r w:rsidR="00FF7F9E">
                <w:t xml:space="preserve">soft grounding </w:t>
              </w:r>
            </w:ins>
            <w:ins w:author="Beukers, Tony" w:date="2023-09-11T14:53:00Z" w:id="149">
              <w:r>
                <w:t xml:space="preserve">discharge sticks to simultaneously ground across each of four bushing sets feeding the main tank.  </w:t>
              </w:r>
              <w:commentRangeStart w:id="150"/>
              <w:commentRangeStart w:id="151"/>
              <w:r>
                <w:t xml:space="preserve">Use </w:t>
              </w:r>
            </w:ins>
            <w:commentRangeEnd w:id="150"/>
            <w:ins w:author="Beukers, Tony" w:date="2023-09-27T15:44:00Z" w:id="152">
              <w:r w:rsidR="00FF7F9E">
                <w:t>additional discharge sticks to apply hard grounds.</w:t>
              </w:r>
            </w:ins>
            <w:del w:author="Beukers, Tony" w:date="2023-09-27T15:44:00Z" w:id="153">
              <w:r w:rsidDel="00FF7F9E">
                <w:rPr>
                  <w:rStyle w:val="CommentReference"/>
                </w:rPr>
                <w:commentReference w:id="150"/>
              </w:r>
              <w:commentRangeEnd w:id="151"/>
              <w:r w:rsidDel="00FF7F9E" w:rsidR="00C21DC4">
                <w:rPr>
                  <w:rStyle w:val="CommentReference"/>
                </w:rPr>
                <w:commentReference w:id="151"/>
              </w:r>
              <w:commentRangeEnd w:id="145"/>
              <w:r w:rsidDel="00FF7F9E">
                <w:rPr>
                  <w:rStyle w:val="CommentReference"/>
                </w:rPr>
                <w:commentReference w:id="145"/>
              </w:r>
              <w:commentRangeEnd w:id="146"/>
              <w:r w:rsidDel="00FF7F9E" w:rsidR="00E8148E">
                <w:rPr>
                  <w:rStyle w:val="CommentReference"/>
                </w:rPr>
                <w:commentReference w:id="146"/>
              </w:r>
            </w:del>
          </w:p>
        </w:tc>
      </w:tr>
      <w:tr w:rsidRPr="001C0A02" w:rsidR="00E1173C" w:rsidTr="5EA9194A" w14:paraId="79D75EC5" w14:textId="77777777">
        <w:tc>
          <w:tcPr>
            <w:tcW w:w="999" w:type="dxa"/>
            <w:shd w:val="clear" w:color="auto" w:fill="auto"/>
            <w:tcPrChange w:author="Beukers, Tony" w:date="2023-09-12T10:00:00Z" w:id="154">
              <w:tcPr>
                <w:tcW w:w="913" w:type="dxa"/>
                <w:shd w:val="clear" w:color="auto" w:fill="auto"/>
              </w:tcPr>
            </w:tcPrChange>
          </w:tcPr>
          <w:p w:rsidRPr="001C0A02" w:rsidR="00E1173C" w:rsidP="003A7AB1" w:rsidRDefault="00E1173C" w14:paraId="000FFA95" w14:textId="313F84B0">
            <w:pPr>
              <w:pStyle w:val="TableListNumber"/>
              <w:numPr>
                <w:ilvl w:val="0"/>
                <w:numId w:val="30"/>
              </w:numPr>
            </w:pPr>
          </w:p>
        </w:tc>
        <w:tc>
          <w:tcPr>
            <w:tcW w:w="3899" w:type="dxa"/>
            <w:shd w:val="clear" w:color="auto" w:fill="auto"/>
            <w:tcPrChange w:author="Beukers, Tony" w:date="2023-09-12T10:00:00Z" w:id="155">
              <w:tcPr>
                <w:tcW w:w="3923" w:type="dxa"/>
                <w:shd w:val="clear" w:color="auto" w:fill="auto"/>
              </w:tcPr>
            </w:tcPrChange>
          </w:tcPr>
          <w:p w:rsidRPr="001C0A02" w:rsidR="00E1173C" w:rsidP="003A7AB1" w:rsidRDefault="00112359" w14:paraId="000CE513" w14:textId="76B608FD">
            <w:pPr>
              <w:pStyle w:val="TableText"/>
            </w:pPr>
            <w:ins w:author="Beukers, Tony" w:date="2023-09-11T14:53:00Z" w:id="156">
              <w:r w:rsidRPr="00DF465A">
                <w:rPr>
                  <w:b/>
                  <w:bCs/>
                  <w:rPrChange w:author="Beukers, Tony" w:date="2023-09-12T09:43:00Z" w:id="157">
                    <w:rPr/>
                  </w:rPrChange>
                </w:rPr>
                <w:t>Electrical:</w:t>
              </w:r>
              <w:r>
                <w:t xml:space="preserve"> Work within the crowbar tank</w:t>
              </w:r>
            </w:ins>
          </w:p>
        </w:tc>
        <w:tc>
          <w:tcPr>
            <w:tcW w:w="4797" w:type="dxa"/>
            <w:tcPrChange w:author="Beukers, Tony" w:date="2023-09-12T10:00:00Z" w:id="158">
              <w:tcPr>
                <w:tcW w:w="4830" w:type="dxa"/>
              </w:tcPr>
            </w:tcPrChange>
          </w:tcPr>
          <w:p w:rsidR="00112359" w:rsidP="003A7AB1" w:rsidRDefault="00112359" w14:paraId="0FE5AAED" w14:textId="64EF5FFA">
            <w:pPr>
              <w:pStyle w:val="TableText"/>
              <w:rPr>
                <w:ins w:author="Beukers, Tony" w:date="2023-09-11T14:53:00Z" w:id="159"/>
              </w:rPr>
            </w:pPr>
            <w:ins w:author="Beukers, Tony" w:date="2023-09-11T14:53:00Z" w:id="160">
              <w:r>
                <w:t xml:space="preserve">Dielectric recharge 90 kV, 0.22 </w:t>
              </w:r>
              <w:proofErr w:type="spellStart"/>
              <w:r>
                <w:t>uF</w:t>
              </w:r>
              <w:proofErr w:type="spellEnd"/>
              <w:r>
                <w:t xml:space="preserve"> output cap</w:t>
              </w:r>
            </w:ins>
          </w:p>
          <w:p w:rsidRPr="001C0A02" w:rsidR="00E1173C" w:rsidP="003A7AB1" w:rsidRDefault="00E1173C" w14:paraId="09BCAD33" w14:textId="4AF2D63C">
            <w:pPr>
              <w:pStyle w:val="TableText"/>
            </w:pPr>
          </w:p>
        </w:tc>
        <w:tc>
          <w:tcPr>
            <w:tcW w:w="4695" w:type="dxa"/>
            <w:tcPrChange w:author="Beukers, Tony" w:date="2023-09-12T10:00:00Z" w:id="161">
              <w:tcPr>
                <w:tcW w:w="4724" w:type="dxa"/>
              </w:tcPr>
            </w:tcPrChange>
          </w:tcPr>
          <w:p w:rsidRPr="001C0A02" w:rsidR="00E1173C" w:rsidP="003A7AB1" w:rsidRDefault="00112359" w14:paraId="264D2D80" w14:textId="1F56E943">
            <w:pPr>
              <w:pStyle w:val="TableText"/>
            </w:pPr>
            <w:ins w:author="Beukers, Tony" w:date="2023-09-11T14:54:00Z" w:id="162">
              <w:r>
                <w:t xml:space="preserve">Bolt a shorting wire from the top of 0.22 </w:t>
              </w:r>
              <w:proofErr w:type="spellStart"/>
              <w:r>
                <w:t>uF</w:t>
              </w:r>
              <w:proofErr w:type="spellEnd"/>
              <w:r>
                <w:t xml:space="preserve"> output </w:t>
              </w:r>
              <w:proofErr w:type="spellStart"/>
              <w:r>
                <w:t>capactior</w:t>
              </w:r>
              <w:proofErr w:type="spellEnd"/>
              <w:r>
                <w:t xml:space="preserve"> to ground.</w:t>
              </w:r>
            </w:ins>
          </w:p>
        </w:tc>
      </w:tr>
      <w:tr w:rsidRPr="001C0A02" w:rsidR="008A5F3C" w:rsidTr="5EA9194A" w14:paraId="6AA5090B" w14:textId="77777777">
        <w:tc>
          <w:tcPr>
            <w:tcW w:w="999" w:type="dxa"/>
            <w:shd w:val="clear" w:color="auto" w:fill="auto"/>
            <w:tcPrChange w:author="Beukers, Tony" w:date="2023-09-12T10:00:00Z" w:id="163">
              <w:tcPr>
                <w:tcW w:w="913" w:type="dxa"/>
                <w:shd w:val="clear" w:color="auto" w:fill="auto"/>
              </w:tcPr>
            </w:tcPrChange>
          </w:tcPr>
          <w:p w:rsidRPr="001C0A02" w:rsidR="008A5F3C" w:rsidP="003A7AB1" w:rsidRDefault="008A5F3C" w14:paraId="565BA4B9" w14:textId="0F4E43F9">
            <w:pPr>
              <w:pStyle w:val="TableListNumber"/>
              <w:numPr>
                <w:ilvl w:val="0"/>
                <w:numId w:val="30"/>
              </w:numPr>
            </w:pPr>
          </w:p>
        </w:tc>
        <w:tc>
          <w:tcPr>
            <w:tcW w:w="3899" w:type="dxa"/>
            <w:shd w:val="clear" w:color="auto" w:fill="auto"/>
            <w:tcPrChange w:author="Beukers, Tony" w:date="2023-09-12T10:00:00Z" w:id="164">
              <w:tcPr>
                <w:tcW w:w="3923" w:type="dxa"/>
                <w:shd w:val="clear" w:color="auto" w:fill="auto"/>
              </w:tcPr>
            </w:tcPrChange>
          </w:tcPr>
          <w:p w:rsidRPr="001C0A02" w:rsidR="008A5F3C" w:rsidP="003A7AB1" w:rsidRDefault="008A5F3C" w14:paraId="14CB4279" w14:textId="2E1FD5B3">
            <w:pPr>
              <w:pStyle w:val="TableText"/>
            </w:pPr>
            <w:ins w:author="Beukers, Tony" w:date="2023-09-12T10:00:00Z" w:id="165">
              <w:r w:rsidRPr="00DF465A">
                <w:rPr>
                  <w:b/>
                  <w:bCs/>
                  <w:rPrChange w:author="Beukers, Tony" w:date="2023-09-12T09:43:00Z" w:id="166">
                    <w:rPr/>
                  </w:rPrChange>
                </w:rPr>
                <w:t>Mechanical:</w:t>
              </w:r>
              <w:r>
                <w:t xml:space="preserve"> Work in crowbar tank</w:t>
              </w:r>
            </w:ins>
          </w:p>
        </w:tc>
        <w:tc>
          <w:tcPr>
            <w:tcW w:w="4797" w:type="dxa"/>
            <w:tcPrChange w:author="Beukers, Tony" w:date="2023-09-12T10:00:00Z" w:id="167">
              <w:tcPr>
                <w:tcW w:w="4830" w:type="dxa"/>
              </w:tcPr>
            </w:tcPrChange>
          </w:tcPr>
          <w:p w:rsidRPr="001C0A02" w:rsidR="008A5F3C" w:rsidP="003A7AB1" w:rsidRDefault="008A5F3C" w14:paraId="54C1D9B2" w14:textId="1655EEB3">
            <w:pPr>
              <w:pStyle w:val="TableText"/>
            </w:pPr>
            <w:ins w:author="Beukers, Tony" w:date="2023-09-12T10:00:00Z" w:id="168">
              <w:r>
                <w:t>Bumps, bruises, and strain</w:t>
              </w:r>
            </w:ins>
          </w:p>
        </w:tc>
        <w:tc>
          <w:tcPr>
            <w:tcW w:w="4695" w:type="dxa"/>
            <w:tcPrChange w:author="Beukers, Tony" w:date="2023-09-12T10:00:00Z" w:id="169">
              <w:tcPr>
                <w:tcW w:w="4724" w:type="dxa"/>
              </w:tcPr>
            </w:tcPrChange>
          </w:tcPr>
          <w:p w:rsidRPr="001C0A02" w:rsidR="008A5F3C" w:rsidP="003A7AB1" w:rsidRDefault="008A5F3C" w14:paraId="2BC97548" w14:textId="24EC05FC">
            <w:pPr>
              <w:pStyle w:val="TableText"/>
            </w:pPr>
            <w:ins w:author="Beukers, Tony" w:date="2023-09-12T10:00:00Z" w:id="170">
              <w:r>
                <w:t xml:space="preserve">Must have physical ability to safely perform the work.  Removal of SCR stacks is particularly difficult.  Requires foam/rubber pads, maintenance blankets.  Note: should rotate stacks long ways to </w:t>
              </w:r>
              <w:commentRangeStart w:id="171"/>
              <w:r>
                <w:t>drain</w:t>
              </w:r>
            </w:ins>
            <w:ins w:author="Beukers, Tony" w:date="2023-09-18T13:40:00Z" w:id="172">
              <w:r w:rsidR="00A976CF">
                <w:t xml:space="preserve"> captured oil from</w:t>
              </w:r>
            </w:ins>
            <w:ins w:author="Beukers, Tony" w:date="2023-09-12T10:00:00Z" w:id="173">
              <w:r>
                <w:t xml:space="preserve"> them</w:t>
              </w:r>
            </w:ins>
            <w:commentRangeEnd w:id="171"/>
            <w:r>
              <w:rPr>
                <w:rStyle w:val="CommentReference"/>
              </w:rPr>
              <w:commentReference w:id="171"/>
            </w:r>
            <w:ins w:author="Beukers, Tony" w:date="2023-09-12T10:00:00Z" w:id="174">
              <w:r>
                <w:t xml:space="preserve"> over tank before moving them to side.</w:t>
              </w:r>
            </w:ins>
          </w:p>
        </w:tc>
      </w:tr>
      <w:tr w:rsidRPr="001C0A02" w:rsidR="00505348" w:rsidTr="5EA9194A" w14:paraId="46BCFCFA" w14:textId="77777777">
        <w:tc>
          <w:tcPr>
            <w:tcW w:w="999" w:type="dxa"/>
            <w:shd w:val="clear" w:color="auto" w:fill="auto"/>
            <w:tcPrChange w:author="Beukers, Tony" w:date="2023-09-12T10:00:00Z" w:id="175">
              <w:tcPr>
                <w:tcW w:w="913" w:type="dxa"/>
                <w:shd w:val="clear" w:color="auto" w:fill="auto"/>
              </w:tcPr>
            </w:tcPrChange>
          </w:tcPr>
          <w:p w:rsidRPr="001C0A02" w:rsidR="00505348" w:rsidP="003A7AB1" w:rsidRDefault="00505348" w14:paraId="5858EC8C" w14:textId="4D56BFCE">
            <w:pPr>
              <w:pStyle w:val="TableListNumber"/>
              <w:numPr>
                <w:ilvl w:val="0"/>
                <w:numId w:val="30"/>
              </w:numPr>
            </w:pPr>
          </w:p>
        </w:tc>
        <w:tc>
          <w:tcPr>
            <w:tcW w:w="3899" w:type="dxa"/>
            <w:shd w:val="clear" w:color="auto" w:fill="auto"/>
            <w:tcPrChange w:author="Beukers, Tony" w:date="2023-09-12T10:00:00Z" w:id="176">
              <w:tcPr>
                <w:tcW w:w="3923" w:type="dxa"/>
                <w:shd w:val="clear" w:color="auto" w:fill="auto"/>
              </w:tcPr>
            </w:tcPrChange>
          </w:tcPr>
          <w:p w:rsidRPr="005A0084" w:rsidR="00505348" w:rsidP="00505348" w:rsidRDefault="00505348" w14:paraId="3C692732" w14:textId="77777777">
            <w:pPr>
              <w:rPr>
                <w:ins w:author="Beukers, Tony" w:date="2023-09-12T15:35:00Z" w:id="177"/>
                <w:rFonts w:asciiTheme="minorHAnsi" w:hAnsiTheme="minorHAnsi"/>
                <w:color w:val="000000" w:themeColor="text1"/>
              </w:rPr>
            </w:pPr>
            <w:ins w:author="Beukers, Tony" w:date="2023-09-12T15:35:00Z" w:id="178">
              <w:r w:rsidRPr="005A0084">
                <w:rPr>
                  <w:b/>
                  <w:bCs/>
                  <w:color w:val="000000" w:themeColor="text1"/>
                </w:rPr>
                <w:t>Mechanical:</w:t>
              </w:r>
              <w:r w:rsidRPr="005A0084">
                <w:rPr>
                  <w:color w:val="000000" w:themeColor="text1"/>
                </w:rPr>
                <w:t xml:space="preserve"> </w:t>
              </w:r>
              <w:r>
                <w:rPr>
                  <w:color w:val="000000" w:themeColor="text1"/>
                </w:rPr>
                <w:t>Transporting heavy or awkward parts</w:t>
              </w:r>
              <w:r w:rsidRPr="005A0084">
                <w:rPr>
                  <w:color w:val="000000" w:themeColor="text1"/>
                </w:rPr>
                <w:t xml:space="preserve"> </w:t>
              </w:r>
              <w:r>
                <w:rPr>
                  <w:color w:val="000000" w:themeColor="text1"/>
                </w:rPr>
                <w:t>to and from the top of the power supplies.</w:t>
              </w:r>
            </w:ins>
          </w:p>
          <w:p w:rsidRPr="001C0A02" w:rsidR="00505348" w:rsidP="003A7AB1" w:rsidRDefault="00505348" w14:paraId="667792DF" w14:textId="61233273">
            <w:pPr>
              <w:pStyle w:val="TableText"/>
            </w:pPr>
          </w:p>
        </w:tc>
        <w:tc>
          <w:tcPr>
            <w:tcW w:w="4797" w:type="dxa"/>
            <w:tcPrChange w:author="Beukers, Tony" w:date="2023-09-12T10:00:00Z" w:id="179">
              <w:tcPr>
                <w:tcW w:w="4830" w:type="dxa"/>
              </w:tcPr>
            </w:tcPrChange>
          </w:tcPr>
          <w:p w:rsidRPr="001C0A02" w:rsidR="00505348" w:rsidP="003A7AB1" w:rsidRDefault="00505348" w14:paraId="144A50F4" w14:textId="291170DF">
            <w:pPr>
              <w:pStyle w:val="TableText"/>
            </w:pPr>
            <w:ins w:author="Beukers, Tony" w:date="2023-09-12T15:35:00Z" w:id="180">
              <w:r w:rsidRPr="00E64B16">
                <w:t xml:space="preserve">Strain and trip hazard carrying awkward/heavy items </w:t>
              </w:r>
              <w:r>
                <w:t>up and down the stairs from the top of the power supply.</w:t>
              </w:r>
            </w:ins>
          </w:p>
        </w:tc>
        <w:tc>
          <w:tcPr>
            <w:tcW w:w="4695" w:type="dxa"/>
            <w:tcPrChange w:author="Beukers, Tony" w:date="2023-09-12T10:00:00Z" w:id="181">
              <w:tcPr>
                <w:tcW w:w="4724" w:type="dxa"/>
              </w:tcPr>
            </w:tcPrChange>
          </w:tcPr>
          <w:p w:rsidRPr="005A0084" w:rsidR="00505348" w:rsidP="00505348" w:rsidRDefault="00505348" w14:paraId="1D23EE56" w14:textId="77777777">
            <w:pPr>
              <w:rPr>
                <w:ins w:author="Beukers, Tony" w:date="2023-09-12T15:35:00Z" w:id="182"/>
                <w:rFonts w:asciiTheme="minorHAnsi" w:hAnsiTheme="minorHAnsi"/>
                <w:color w:val="000000" w:themeColor="text1"/>
              </w:rPr>
            </w:pPr>
            <w:ins w:author="Beukers, Tony" w:date="2023-09-12T15:35:00Z" w:id="183">
              <w:r w:rsidRPr="005A0084">
                <w:rPr>
                  <w:color w:val="000000" w:themeColor="text1"/>
                </w:rPr>
                <w:t>The SSRL mechanical services group (MSG) has a lifting basket staged next to the HVPS.  Bulky and/or awkward components that need to be transported to and from the top of the HVPS are lifted in the basket by a forklift operated by the MSG.  Workers on the HVPS should coordinate the movement of these components with MSG.</w:t>
              </w:r>
            </w:ins>
          </w:p>
          <w:p w:rsidRPr="001C0A02" w:rsidR="00505348" w:rsidP="003A7AB1" w:rsidRDefault="00505348" w14:paraId="02104F40" w14:textId="13F25480">
            <w:pPr>
              <w:pStyle w:val="TableText"/>
            </w:pPr>
          </w:p>
        </w:tc>
      </w:tr>
    </w:tbl>
    <w:p w:rsidRPr="00CF33A5" w:rsidR="008E2210" w:rsidP="00761C6B" w:rsidRDefault="00761C6B" w14:paraId="5B41DB89" w14:textId="77777777">
      <w:pPr>
        <w:pStyle w:val="Heading1"/>
      </w:pPr>
      <w:r>
        <w:t xml:space="preserve">Authorization </w:t>
      </w:r>
    </w:p>
    <w:tbl>
      <w:tblPr>
        <w:tblW w:w="0" w:type="auto"/>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115" w:type="dxa"/>
          <w:right w:w="0" w:type="dxa"/>
        </w:tblCellMar>
        <w:tblLook w:val="0000" w:firstRow="0" w:lastRow="0" w:firstColumn="0" w:lastColumn="0" w:noHBand="0" w:noVBand="0"/>
      </w:tblPr>
      <w:tblGrid>
        <w:gridCol w:w="5863"/>
        <w:gridCol w:w="5842"/>
        <w:gridCol w:w="2675"/>
      </w:tblGrid>
      <w:tr w:rsidRPr="00E508E3" w:rsidR="00761C6B" w:rsidTr="008D69B2" w14:paraId="18DCD681" w14:textId="77777777">
        <w:tc>
          <w:tcPr>
            <w:tcW w:w="14420" w:type="dxa"/>
            <w:gridSpan w:val="3"/>
          </w:tcPr>
          <w:p w:rsidR="00761C6B" w:rsidP="003A7AB1" w:rsidRDefault="00761C6B" w14:paraId="08900A03" w14:textId="77777777">
            <w:pPr>
              <w:pStyle w:val="TableText"/>
            </w:pPr>
            <w:r w:rsidRPr="00761C6B">
              <w:rPr>
                <w:rStyle w:val="Emphasis"/>
              </w:rPr>
              <w:t>Authorizer (administrative or functional supervisor, foreman, POC)</w:t>
            </w:r>
            <w:r>
              <w:rPr>
                <w:rStyle w:val="Emphasis"/>
              </w:rPr>
              <w:t>.</w:t>
            </w:r>
            <w:r w:rsidRPr="00761C6B">
              <w:t xml:space="preserve"> I have reviewed the steps, hazards and controls described in this </w:t>
            </w:r>
            <w:r>
              <w:t>EWP</w:t>
            </w:r>
            <w:r w:rsidRPr="00761C6B">
              <w:t>. Workers are qualified (that is, licensed or certified, as appropriate, and in full compliance with SLAC training requirements) to perform this activity.</w:t>
            </w:r>
          </w:p>
        </w:tc>
      </w:tr>
      <w:tr w:rsidRPr="00E508E3" w:rsidR="00761C6B" w:rsidTr="008D69B2" w14:paraId="04C5BEA9" w14:textId="77777777">
        <w:tc>
          <w:tcPr>
            <w:tcW w:w="5880" w:type="dxa"/>
          </w:tcPr>
          <w:p w:rsidR="00761C6B" w:rsidP="003A7AB1" w:rsidRDefault="002C1DB6" w14:paraId="6B1DDC4A" w14:textId="77777777">
            <w:pPr>
              <w:pStyle w:val="TableText"/>
            </w:pPr>
            <w:r>
              <w:t>Name</w:t>
            </w:r>
            <w:r w:rsidR="00761C6B">
              <w:t xml:space="preserve"> (print):</w:t>
            </w:r>
          </w:p>
        </w:tc>
        <w:tc>
          <w:tcPr>
            <w:tcW w:w="5858" w:type="dxa"/>
          </w:tcPr>
          <w:p w:rsidR="00761C6B" w:rsidP="003A7AB1" w:rsidRDefault="00761C6B" w14:paraId="73990362" w14:textId="77777777">
            <w:pPr>
              <w:pStyle w:val="TableText"/>
            </w:pPr>
            <w:r>
              <w:t xml:space="preserve">Signature: </w:t>
            </w:r>
          </w:p>
        </w:tc>
        <w:tc>
          <w:tcPr>
            <w:tcW w:w="2682" w:type="dxa"/>
          </w:tcPr>
          <w:p w:rsidR="00761C6B" w:rsidP="003A7AB1" w:rsidRDefault="00761C6B" w14:paraId="5023B439" w14:textId="77777777">
            <w:pPr>
              <w:pStyle w:val="TableText"/>
            </w:pPr>
            <w:r>
              <w:t>Date:</w:t>
            </w:r>
          </w:p>
        </w:tc>
      </w:tr>
    </w:tbl>
    <w:p w:rsidRPr="00CF33A5" w:rsidR="00761C6B" w:rsidP="00761C6B" w:rsidRDefault="00761C6B" w14:paraId="3130059A" w14:textId="77777777">
      <w:pPr>
        <w:pStyle w:val="Heading1"/>
      </w:pPr>
      <w:r>
        <w:t xml:space="preserve">Release </w:t>
      </w:r>
    </w:p>
    <w:tbl>
      <w:tblPr>
        <w:tblW w:w="0" w:type="auto"/>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115" w:type="dxa"/>
          <w:right w:w="0" w:type="dxa"/>
        </w:tblCellMar>
        <w:tblLook w:val="0000" w:firstRow="0" w:lastRow="0" w:firstColumn="0" w:lastColumn="0" w:noHBand="0" w:noVBand="0"/>
      </w:tblPr>
      <w:tblGrid>
        <w:gridCol w:w="5863"/>
        <w:gridCol w:w="5842"/>
        <w:gridCol w:w="2675"/>
      </w:tblGrid>
      <w:tr w:rsidRPr="00E508E3" w:rsidR="00761C6B" w:rsidTr="008D69B2" w14:paraId="201E4988" w14:textId="77777777">
        <w:tc>
          <w:tcPr>
            <w:tcW w:w="14420" w:type="dxa"/>
            <w:gridSpan w:val="3"/>
          </w:tcPr>
          <w:p w:rsidRPr="00761C6B" w:rsidR="00761C6B" w:rsidP="003A7AB1" w:rsidRDefault="00761C6B" w14:paraId="1A53C53B" w14:textId="77777777">
            <w:pPr>
              <w:pStyle w:val="TableText"/>
              <w:rPr>
                <w:rStyle w:val="Emphasis"/>
                <w:rFonts w:ascii="Arial" w:hAnsi="Arial" w:cs="Arial"/>
                <w:iCs w:val="0"/>
                <w:kern w:val="32"/>
                <w:sz w:val="36"/>
                <w:szCs w:val="48"/>
              </w:rPr>
            </w:pPr>
            <w:r w:rsidRPr="00761C6B">
              <w:rPr>
                <w:rStyle w:val="Emphasis"/>
              </w:rPr>
              <w:t xml:space="preserve">Area or building manager </w:t>
            </w:r>
          </w:p>
          <w:p w:rsidR="002C1DB6" w:rsidP="003A7AB1" w:rsidRDefault="00761C6B" w14:paraId="1AC22B92" w14:textId="77777777">
            <w:pPr>
              <w:pStyle w:val="TableText"/>
              <w:rPr>
                <w:rStyle w:val="Emphasis"/>
                <w:b w:val="0"/>
                <w:iCs w:val="0"/>
              </w:rPr>
            </w:pPr>
            <w:r w:rsidRPr="00761C6B">
              <w:rPr>
                <w:rStyle w:val="Emphasis"/>
                <w:b w:val="0"/>
                <w:iCs w:val="0"/>
              </w:rPr>
              <w:t xml:space="preserve">Red work? </w:t>
            </w:r>
          </w:p>
          <w:p w:rsidR="002C1DB6" w:rsidP="003A7AB1" w:rsidRDefault="002C1DB6" w14:paraId="260E504A" w14:textId="77777777">
            <w:pPr>
              <w:pStyle w:val="TableText"/>
              <w:rPr>
                <w:rStyle w:val="Emphasis"/>
                <w:b w:val="0"/>
                <w:iCs w:val="0"/>
              </w:rPr>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0B59D3">
              <w:rPr>
                <w:sz w:val="22"/>
                <w:szCs w:val="22"/>
              </w:rPr>
            </w:r>
            <w:r w:rsidR="000B59D3">
              <w:rPr>
                <w:sz w:val="22"/>
                <w:szCs w:val="22"/>
              </w:rPr>
              <w:fldChar w:fldCharType="separate"/>
            </w:r>
            <w:r>
              <w:rPr>
                <w:sz w:val="22"/>
                <w:szCs w:val="22"/>
              </w:rPr>
              <w:fldChar w:fldCharType="end"/>
            </w:r>
            <w:r>
              <w:rPr>
                <w:sz w:val="22"/>
                <w:szCs w:val="22"/>
              </w:rPr>
              <w:t xml:space="preserve"> </w:t>
            </w:r>
            <w:r>
              <w:rPr>
                <w:rStyle w:val="Emphasis"/>
                <w:b w:val="0"/>
                <w:iCs w:val="0"/>
              </w:rPr>
              <w:t>Yes. D</w:t>
            </w:r>
            <w:r w:rsidRPr="00761C6B" w:rsidR="00761C6B">
              <w:rPr>
                <w:rStyle w:val="Emphasis"/>
                <w:b w:val="0"/>
                <w:iCs w:val="0"/>
              </w:rPr>
              <w:t>ocument relea</w:t>
            </w:r>
            <w:r>
              <w:rPr>
                <w:rStyle w:val="Emphasis"/>
                <w:b w:val="0"/>
                <w:iCs w:val="0"/>
              </w:rPr>
              <w:t>se via WIP and tailgate meeting.</w:t>
            </w:r>
            <w:r w:rsidRPr="00761C6B" w:rsidR="00761C6B">
              <w:rPr>
                <w:rStyle w:val="Emphasis"/>
                <w:b w:val="0"/>
                <w:iCs w:val="0"/>
              </w:rPr>
              <w:t xml:space="preserve"> </w:t>
            </w:r>
          </w:p>
          <w:p w:rsidRPr="00761C6B" w:rsidR="00761C6B" w:rsidP="003A7AB1" w:rsidRDefault="002C1DB6" w14:paraId="0E2AEEF8" w14:textId="77777777">
            <w:pPr>
              <w:pStyle w:val="TableText"/>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0B59D3">
              <w:rPr>
                <w:sz w:val="22"/>
                <w:szCs w:val="22"/>
              </w:rPr>
            </w:r>
            <w:r w:rsidR="000B59D3">
              <w:rPr>
                <w:sz w:val="22"/>
                <w:szCs w:val="22"/>
              </w:rPr>
              <w:fldChar w:fldCharType="separate"/>
            </w:r>
            <w:r>
              <w:rPr>
                <w:sz w:val="22"/>
                <w:szCs w:val="22"/>
              </w:rPr>
              <w:fldChar w:fldCharType="end"/>
            </w:r>
            <w:r>
              <w:rPr>
                <w:sz w:val="22"/>
                <w:szCs w:val="22"/>
              </w:rPr>
              <w:t xml:space="preserve"> </w:t>
            </w:r>
            <w:r>
              <w:rPr>
                <w:rStyle w:val="Emphasis"/>
                <w:b w:val="0"/>
                <w:iCs w:val="0"/>
              </w:rPr>
              <w:t xml:space="preserve">No.  </w:t>
            </w:r>
            <w:r w:rsidRPr="00761C6B" w:rsidR="00761C6B">
              <w:rPr>
                <w:rStyle w:val="Emphasis"/>
                <w:b w:val="0"/>
                <w:iCs w:val="0"/>
              </w:rPr>
              <w:t xml:space="preserve">I have communicated unique area hazards, boundary conditions, and so on with the authorizer or listed worker(s) and have coordinated this job with affected occupants. Listed workers are released to perform described scope of work. </w:t>
            </w:r>
          </w:p>
        </w:tc>
      </w:tr>
      <w:tr w:rsidRPr="00E508E3" w:rsidR="00761C6B" w:rsidTr="008D69B2" w14:paraId="2772F248" w14:textId="77777777">
        <w:tc>
          <w:tcPr>
            <w:tcW w:w="14420" w:type="dxa"/>
            <w:gridSpan w:val="3"/>
          </w:tcPr>
          <w:p w:rsidR="00761C6B" w:rsidP="003A7AB1" w:rsidRDefault="002C1DB6" w14:paraId="44F7AB0A" w14:textId="77777777">
            <w:pPr>
              <w:pStyle w:val="TableText"/>
              <w:rPr>
                <w:rStyle w:val="Emphasis"/>
                <w:b w:val="0"/>
                <w:iCs w:val="0"/>
                <w:szCs w:val="20"/>
              </w:rPr>
            </w:pPr>
            <w:r w:rsidRPr="00761C6B">
              <w:rPr>
                <w:rStyle w:val="Emphasis"/>
                <w:b w:val="0"/>
                <w:iCs w:val="0"/>
              </w:rPr>
              <w:t xml:space="preserve">List boundary conditions, notes, </w:t>
            </w:r>
            <w:proofErr w:type="spellStart"/>
            <w:r w:rsidRPr="00761C6B">
              <w:rPr>
                <w:rStyle w:val="Emphasis"/>
                <w:b w:val="0"/>
                <w:iCs w:val="0"/>
              </w:rPr>
              <w:t>etc</w:t>
            </w:r>
            <w:proofErr w:type="spellEnd"/>
            <w:r>
              <w:rPr>
                <w:rStyle w:val="Emphasis"/>
                <w:b w:val="0"/>
                <w:iCs w:val="0"/>
              </w:rPr>
              <w:t>:</w:t>
            </w:r>
          </w:p>
          <w:p w:rsidRPr="00761C6B" w:rsidR="002C1DB6" w:rsidP="003A7AB1" w:rsidRDefault="002C1DB6" w14:paraId="6C698728" w14:textId="77777777">
            <w:pPr>
              <w:pStyle w:val="TableText"/>
            </w:pPr>
          </w:p>
        </w:tc>
      </w:tr>
      <w:tr w:rsidRPr="00E508E3" w:rsidR="00761C6B" w:rsidTr="008D69B2" w14:paraId="3FA0F2D5" w14:textId="77777777">
        <w:tc>
          <w:tcPr>
            <w:tcW w:w="5880" w:type="dxa"/>
          </w:tcPr>
          <w:p w:rsidR="00761C6B" w:rsidP="003A7AB1" w:rsidRDefault="002C1DB6" w14:paraId="7FC58B98" w14:textId="77777777">
            <w:pPr>
              <w:pStyle w:val="TableText"/>
            </w:pPr>
            <w:r>
              <w:t xml:space="preserve">Name </w:t>
            </w:r>
            <w:r w:rsidR="00761C6B">
              <w:t>(print):</w:t>
            </w:r>
          </w:p>
        </w:tc>
        <w:tc>
          <w:tcPr>
            <w:tcW w:w="5858" w:type="dxa"/>
          </w:tcPr>
          <w:p w:rsidR="00761C6B" w:rsidP="003A7AB1" w:rsidRDefault="00761C6B" w14:paraId="58894572" w14:textId="77777777">
            <w:pPr>
              <w:pStyle w:val="TableText"/>
            </w:pPr>
            <w:r>
              <w:t xml:space="preserve">Signature: </w:t>
            </w:r>
          </w:p>
        </w:tc>
        <w:tc>
          <w:tcPr>
            <w:tcW w:w="2682" w:type="dxa"/>
          </w:tcPr>
          <w:p w:rsidR="00761C6B" w:rsidP="003A7AB1" w:rsidRDefault="00761C6B" w14:paraId="253A10BD" w14:textId="77777777">
            <w:pPr>
              <w:pStyle w:val="TableText"/>
            </w:pPr>
            <w:r>
              <w:t>Date:</w:t>
            </w:r>
          </w:p>
        </w:tc>
      </w:tr>
    </w:tbl>
    <w:p w:rsidR="00C26685" w:rsidDel="008A5F3C" w:rsidP="008E2210" w:rsidRDefault="00C26685" w14:paraId="1C90BCDB" w14:textId="56DB6F5F">
      <w:pPr>
        <w:rPr>
          <w:del w:author="Beukers, Tony" w:date="2023-09-12T10:02:00Z" w:id="184"/>
        </w:rPr>
      </w:pPr>
    </w:p>
    <w:p w:rsidRPr="00CF33A5" w:rsidR="007E60D4" w:rsidP="007E60D4" w:rsidRDefault="007E60D4" w14:paraId="77A9F17A" w14:textId="54837392">
      <w:pPr>
        <w:pStyle w:val="Heading1"/>
        <w:pageBreakBefore/>
      </w:pPr>
      <w:r>
        <w:t xml:space="preserve">Worker Acknowledgement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115" w:type="dxa"/>
          <w:right w:w="0" w:type="dxa"/>
        </w:tblCellMar>
        <w:tblLook w:val="0000" w:firstRow="0" w:lastRow="0" w:firstColumn="0" w:lastColumn="0" w:noHBand="0" w:noVBand="0"/>
      </w:tblPr>
      <w:tblGrid>
        <w:gridCol w:w="5863"/>
        <w:gridCol w:w="5842"/>
        <w:gridCol w:w="2675"/>
      </w:tblGrid>
      <w:tr w:rsidRPr="00E508E3" w:rsidR="007E60D4" w:rsidTr="008D69B2" w14:paraId="514D6CAC" w14:textId="77777777">
        <w:tc>
          <w:tcPr>
            <w:tcW w:w="14420" w:type="dxa"/>
            <w:gridSpan w:val="3"/>
          </w:tcPr>
          <w:p w:rsidRPr="00761C6B" w:rsidR="007E60D4" w:rsidP="003A7AB1" w:rsidRDefault="007E60D4" w14:paraId="4DA1BFF1" w14:textId="77777777">
            <w:pPr>
              <w:pStyle w:val="TableText"/>
            </w:pPr>
            <w:r>
              <w:rPr>
                <w:rStyle w:val="Emphasis"/>
              </w:rPr>
              <w:t>Worker</w:t>
            </w:r>
            <w:r>
              <w:rPr>
                <w:rStyle w:val="Emphasis"/>
                <w:b w:val="0"/>
                <w:iCs w:val="0"/>
              </w:rPr>
              <w:t xml:space="preserve">. </w:t>
            </w:r>
            <w:r w:rsidRPr="007E60D4">
              <w:rPr>
                <w:rStyle w:val="Emphasis"/>
                <w:b w:val="0"/>
                <w:iCs w:val="0"/>
              </w:rPr>
              <w:t xml:space="preserve">I understand and will adhere to the steps, hazards, and controls in this EWP. I understand that performing steps out of sequence may pose hazards that have not been evaluated nor authorized. I will contact the person who authorized my work </w:t>
            </w:r>
            <w:r>
              <w:rPr>
                <w:rStyle w:val="Emphasis"/>
                <w:b w:val="0"/>
                <w:iCs w:val="0"/>
              </w:rPr>
              <w:t xml:space="preserve">before continuing if the scope </w:t>
            </w:r>
            <w:r w:rsidRPr="007E60D4">
              <w:rPr>
                <w:rStyle w:val="Emphasis"/>
                <w:b w:val="0"/>
                <w:iCs w:val="0"/>
              </w:rPr>
              <w:t>of work changes or new hazards are introduced. I understand my stop work authority and responsibility.</w:t>
            </w:r>
            <w:r w:rsidRPr="00761C6B">
              <w:rPr>
                <w:rStyle w:val="Emphasis"/>
                <w:b w:val="0"/>
                <w:iCs w:val="0"/>
              </w:rPr>
              <w:t xml:space="preserve"> </w:t>
            </w:r>
          </w:p>
        </w:tc>
      </w:tr>
      <w:tr w:rsidRPr="00E508E3" w:rsidR="007E60D4" w:rsidTr="008D69B2" w14:paraId="4FA69C5F" w14:textId="77777777">
        <w:tc>
          <w:tcPr>
            <w:tcW w:w="5880" w:type="dxa"/>
          </w:tcPr>
          <w:p w:rsidR="007E60D4" w:rsidP="003A7AB1" w:rsidRDefault="007E60D4" w14:paraId="224EE072" w14:textId="77777777">
            <w:pPr>
              <w:pStyle w:val="TableText"/>
            </w:pPr>
            <w:r>
              <w:t>Name (print)</w:t>
            </w:r>
          </w:p>
        </w:tc>
        <w:tc>
          <w:tcPr>
            <w:tcW w:w="5858" w:type="dxa"/>
          </w:tcPr>
          <w:p w:rsidR="007E60D4" w:rsidP="003A7AB1" w:rsidRDefault="007E60D4" w14:paraId="470546B6" w14:textId="77777777">
            <w:pPr>
              <w:pStyle w:val="TableText"/>
            </w:pPr>
            <w:r>
              <w:t>Signature</w:t>
            </w:r>
          </w:p>
        </w:tc>
        <w:tc>
          <w:tcPr>
            <w:tcW w:w="2682" w:type="dxa"/>
          </w:tcPr>
          <w:p w:rsidR="007E60D4" w:rsidP="003A7AB1" w:rsidRDefault="007E60D4" w14:paraId="30769108" w14:textId="77777777">
            <w:pPr>
              <w:pStyle w:val="TableText"/>
            </w:pPr>
            <w:r>
              <w:t>Date</w:t>
            </w:r>
          </w:p>
        </w:tc>
      </w:tr>
      <w:tr w:rsidRPr="00E508E3" w:rsidR="007E60D4" w:rsidTr="008D69B2" w14:paraId="154403FD"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45C9D8C1"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6B8D41B2"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251E44D9" w14:textId="77777777">
            <w:pPr>
              <w:pStyle w:val="TableText"/>
            </w:pPr>
          </w:p>
        </w:tc>
      </w:tr>
      <w:tr w:rsidRPr="00E508E3" w:rsidR="007E60D4" w:rsidTr="008D69B2" w14:paraId="18C8BCAC"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6D59BB80"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267B1F5A"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5C6E914A" w14:textId="77777777">
            <w:pPr>
              <w:pStyle w:val="TableText"/>
            </w:pPr>
          </w:p>
        </w:tc>
      </w:tr>
      <w:tr w:rsidRPr="00E508E3" w:rsidR="007E60D4" w:rsidTr="008D69B2" w14:paraId="30ADF521"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67FABE77"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1969CCF9"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0AE93BF6" w14:textId="77777777">
            <w:pPr>
              <w:pStyle w:val="TableText"/>
            </w:pPr>
          </w:p>
        </w:tc>
      </w:tr>
      <w:tr w:rsidRPr="00E508E3" w:rsidR="007E60D4" w:rsidTr="008D69B2" w14:paraId="5379C846"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1CA1C5A3"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0527BF1B"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60DB2DD2" w14:textId="77777777">
            <w:pPr>
              <w:pStyle w:val="TableText"/>
            </w:pPr>
          </w:p>
        </w:tc>
      </w:tr>
      <w:tr w:rsidRPr="00E508E3" w:rsidR="007E60D4" w:rsidTr="008D69B2" w14:paraId="598AA52E"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0205105B"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17512E41"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20683A20" w14:textId="77777777">
            <w:pPr>
              <w:pStyle w:val="TableText"/>
            </w:pPr>
          </w:p>
        </w:tc>
      </w:tr>
      <w:tr w:rsidRPr="00E508E3" w:rsidR="007E60D4" w:rsidTr="008D69B2" w14:paraId="0B77B1D2"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36EFC175"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26DD86FD"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1B905774" w14:textId="77777777">
            <w:pPr>
              <w:pStyle w:val="TableText"/>
            </w:pPr>
          </w:p>
        </w:tc>
      </w:tr>
      <w:tr w:rsidRPr="00E508E3" w:rsidR="007E60D4" w:rsidTr="008D69B2" w14:paraId="41E88798"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09ED6D01"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747B7D2D"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407E21EE" w14:textId="77777777">
            <w:pPr>
              <w:pStyle w:val="TableText"/>
            </w:pPr>
          </w:p>
        </w:tc>
      </w:tr>
      <w:tr w:rsidRPr="00E508E3" w:rsidR="007E60D4" w:rsidTr="008D69B2" w14:paraId="3012848F"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10A6ADC9"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6565AA25"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083D3B24" w14:textId="77777777">
            <w:pPr>
              <w:pStyle w:val="TableText"/>
            </w:pPr>
          </w:p>
        </w:tc>
      </w:tr>
      <w:tr w:rsidRPr="00E508E3" w:rsidR="007E60D4" w:rsidTr="008D69B2" w14:paraId="539D74DE"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5174296E"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706645BD"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1E8E4944" w14:textId="77777777">
            <w:pPr>
              <w:pStyle w:val="TableText"/>
            </w:pPr>
          </w:p>
        </w:tc>
      </w:tr>
      <w:tr w:rsidRPr="00E508E3" w:rsidR="007E60D4" w:rsidTr="008D69B2" w14:paraId="4FEBECD1"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5A994735"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454D9EEF"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4DD71921" w14:textId="77777777">
            <w:pPr>
              <w:pStyle w:val="TableText"/>
            </w:pPr>
          </w:p>
        </w:tc>
      </w:tr>
      <w:tr w:rsidRPr="00E508E3" w:rsidR="007E60D4" w:rsidTr="008D69B2" w14:paraId="5062C2D1"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28E8E1FF"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0932C5D6"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7BDC602E" w14:textId="77777777">
            <w:pPr>
              <w:pStyle w:val="TableText"/>
            </w:pPr>
          </w:p>
        </w:tc>
      </w:tr>
      <w:tr w:rsidRPr="00E508E3" w:rsidR="007E60D4" w:rsidTr="008D69B2" w14:paraId="4A2BB959"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77D89A5F"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4BA73588"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68BD8888" w14:textId="77777777">
            <w:pPr>
              <w:pStyle w:val="TableText"/>
            </w:pPr>
          </w:p>
        </w:tc>
      </w:tr>
      <w:tr w:rsidRPr="00E508E3" w:rsidR="007E60D4" w:rsidTr="008D69B2" w14:paraId="4F5B1BFC"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0A727369"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63C24215"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2E6E0FA6" w14:textId="77777777">
            <w:pPr>
              <w:pStyle w:val="TableText"/>
            </w:pPr>
          </w:p>
        </w:tc>
      </w:tr>
      <w:tr w:rsidRPr="00E508E3" w:rsidR="007E60D4" w:rsidTr="008D69B2" w14:paraId="5A2D6567"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754D73BA"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375D96F7"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1C7546E4" w14:textId="77777777">
            <w:pPr>
              <w:pStyle w:val="TableText"/>
            </w:pPr>
          </w:p>
        </w:tc>
      </w:tr>
      <w:tr w:rsidRPr="00E508E3" w:rsidR="007E60D4" w:rsidTr="008D69B2" w14:paraId="263CD0FE"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1A9812B0"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57119D7D"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59D39D0D" w14:textId="77777777">
            <w:pPr>
              <w:pStyle w:val="TableText"/>
            </w:pPr>
          </w:p>
        </w:tc>
      </w:tr>
      <w:tr w:rsidRPr="00E508E3" w:rsidR="007E60D4" w:rsidTr="008D69B2" w14:paraId="379847C1"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062A6EE1"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24EC4F9C"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18B6CB0C" w14:textId="77777777">
            <w:pPr>
              <w:pStyle w:val="TableText"/>
            </w:pPr>
          </w:p>
        </w:tc>
      </w:tr>
      <w:tr w:rsidRPr="00E508E3" w:rsidR="007E60D4" w:rsidTr="008D69B2" w14:paraId="2F6BD252"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68057A06"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352719E3"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3818EDE9" w14:textId="77777777">
            <w:pPr>
              <w:pStyle w:val="TableText"/>
            </w:pPr>
          </w:p>
        </w:tc>
      </w:tr>
      <w:tr w:rsidRPr="00E508E3" w:rsidR="007E60D4" w:rsidTr="008D69B2" w14:paraId="6F63AAF3"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567062FD"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30925D87"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7A1AC0CE" w14:textId="77777777">
            <w:pPr>
              <w:pStyle w:val="TableText"/>
            </w:pPr>
          </w:p>
        </w:tc>
      </w:tr>
      <w:tr w:rsidRPr="00E508E3" w:rsidR="007E60D4" w:rsidTr="008D69B2" w14:paraId="0EAAF9D5"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5DA21FE4"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2FAE5229"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4D92AAB0" w14:textId="77777777">
            <w:pPr>
              <w:pStyle w:val="TableText"/>
            </w:pPr>
          </w:p>
        </w:tc>
      </w:tr>
      <w:tr w:rsidRPr="00E508E3" w:rsidR="007E60D4" w:rsidTr="008D69B2" w14:paraId="3D430D92"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503F1654"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1F4865F7"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377C7937" w14:textId="77777777">
            <w:pPr>
              <w:pStyle w:val="TableText"/>
            </w:pPr>
          </w:p>
        </w:tc>
      </w:tr>
      <w:tr w:rsidRPr="00E508E3" w:rsidR="007E60D4" w:rsidTr="008D69B2" w14:paraId="13C2ADD6"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506C64AB"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695ECAA9"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7491ADBA" w14:textId="77777777">
            <w:pPr>
              <w:pStyle w:val="TableText"/>
            </w:pPr>
          </w:p>
        </w:tc>
      </w:tr>
      <w:tr w:rsidRPr="00E508E3" w:rsidR="007E60D4" w:rsidTr="008D69B2" w14:paraId="61F64EC0" w14:textId="77777777">
        <w:tc>
          <w:tcPr>
            <w:tcW w:w="5880" w:type="dxa"/>
            <w:tcBorders>
              <w:top w:val="single" w:color="auto" w:sz="8" w:space="0"/>
              <w:left w:val="single" w:color="auto" w:sz="8" w:space="0"/>
              <w:bottom w:val="single" w:color="auto" w:sz="8" w:space="0"/>
              <w:right w:val="single" w:color="auto" w:sz="8" w:space="0"/>
            </w:tcBorders>
          </w:tcPr>
          <w:p w:rsidR="007E60D4" w:rsidP="003A7AB1" w:rsidRDefault="007E60D4" w14:paraId="2E93A88F" w14:textId="77777777">
            <w:pPr>
              <w:pStyle w:val="TableText"/>
            </w:pPr>
          </w:p>
        </w:tc>
        <w:tc>
          <w:tcPr>
            <w:tcW w:w="5858" w:type="dxa"/>
            <w:tcBorders>
              <w:top w:val="single" w:color="auto" w:sz="8" w:space="0"/>
              <w:left w:val="single" w:color="auto" w:sz="8" w:space="0"/>
              <w:bottom w:val="single" w:color="auto" w:sz="8" w:space="0"/>
              <w:right w:val="single" w:color="auto" w:sz="8" w:space="0"/>
            </w:tcBorders>
          </w:tcPr>
          <w:p w:rsidR="007E60D4" w:rsidP="003A7AB1" w:rsidRDefault="007E60D4" w14:paraId="71B64A2A" w14:textId="77777777">
            <w:pPr>
              <w:pStyle w:val="TableText"/>
            </w:pPr>
          </w:p>
        </w:tc>
        <w:tc>
          <w:tcPr>
            <w:tcW w:w="2682" w:type="dxa"/>
            <w:tcBorders>
              <w:top w:val="single" w:color="auto" w:sz="8" w:space="0"/>
              <w:left w:val="single" w:color="auto" w:sz="8" w:space="0"/>
              <w:bottom w:val="single" w:color="auto" w:sz="8" w:space="0"/>
              <w:right w:val="single" w:color="auto" w:sz="8" w:space="0"/>
            </w:tcBorders>
          </w:tcPr>
          <w:p w:rsidR="007E60D4" w:rsidP="003A7AB1" w:rsidRDefault="007E60D4" w14:paraId="794833C0" w14:textId="77777777">
            <w:pPr>
              <w:pStyle w:val="TableText"/>
            </w:pPr>
          </w:p>
        </w:tc>
      </w:tr>
    </w:tbl>
    <w:p w:rsidR="007E60D4" w:rsidP="008E2210" w:rsidRDefault="007E60D4" w14:paraId="4137FB49" w14:textId="77777777"/>
    <w:p w:rsidRPr="00161BA0" w:rsidR="007E60D4" w:rsidP="007E60D4" w:rsidRDefault="007E60D4" w14:paraId="1BAFE9B3" w14:textId="77777777">
      <w:pPr>
        <w:pStyle w:val="Heading1"/>
        <w:pageBreakBefore/>
      </w:pPr>
      <w:r w:rsidRPr="00161BA0">
        <w:t xml:space="preserve">Electrical Work Procedure </w:t>
      </w:r>
      <w:r w:rsidRPr="00161BA0">
        <w:br/>
      </w:r>
      <w:r w:rsidRPr="00161BA0">
        <w:rPr>
          <w:i/>
          <w:sz w:val="24"/>
          <w:szCs w:val="24"/>
        </w:rPr>
        <w:t>(optional: insert or attach procedure(s), LOTO energy isolation plan(s) and associated drawings/sketches below)</w:t>
      </w:r>
    </w:p>
    <w:p w:rsidR="00C21EC9" w:rsidP="00C21EC9" w:rsidRDefault="00C21EC9" w14:paraId="46A54B1F" w14:textId="77777777">
      <w:pPr>
        <w:pStyle w:val="Heading2"/>
      </w:pPr>
      <w:r>
        <w:t xml:space="preserve">[Heading 2] </w:t>
      </w:r>
    </w:p>
    <w:p w:rsidR="00C21EC9" w:rsidP="00C21EC9" w:rsidRDefault="00C21EC9" w14:paraId="4E3FCEF6" w14:textId="77777777">
      <w:pPr>
        <w:pStyle w:val="BodyText"/>
        <w:ind w:left="720"/>
      </w:pPr>
      <w:r>
        <w:t xml:space="preserve">[Body Text] </w:t>
      </w:r>
    </w:p>
    <w:p w:rsidR="00C21EC9" w:rsidP="00C21EC9" w:rsidRDefault="00C21EC9" w14:paraId="00F38006" w14:textId="77777777">
      <w:pPr>
        <w:pStyle w:val="Heading3"/>
        <w:tabs>
          <w:tab w:val="clear" w:pos="900"/>
          <w:tab w:val="left" w:pos="720"/>
          <w:tab w:val="num" w:pos="1080"/>
        </w:tabs>
        <w:ind w:left="720" w:firstLine="0"/>
      </w:pPr>
      <w:r>
        <w:t xml:space="preserve"> [Heading 3]</w:t>
      </w:r>
    </w:p>
    <w:p w:rsidR="00C21EC9" w:rsidP="00C21EC9" w:rsidRDefault="00C21EC9" w14:paraId="188312B1" w14:textId="77777777">
      <w:pPr>
        <w:pStyle w:val="BodyText"/>
        <w:ind w:left="720"/>
      </w:pPr>
      <w:r>
        <w:t xml:space="preserve">[Body Text]  </w:t>
      </w:r>
    </w:p>
    <w:p w:rsidR="00C21EC9" w:rsidP="00C21EC9" w:rsidRDefault="00C21EC9" w14:paraId="7770BFBA" w14:textId="77777777">
      <w:pPr>
        <w:pStyle w:val="Heading3"/>
        <w:tabs>
          <w:tab w:val="clear" w:pos="900"/>
          <w:tab w:val="left" w:pos="720"/>
          <w:tab w:val="num" w:pos="1080"/>
        </w:tabs>
        <w:ind w:left="720" w:firstLine="0"/>
      </w:pPr>
      <w:r>
        <w:t>[Heading 3]</w:t>
      </w:r>
    </w:p>
    <w:p w:rsidR="00C21EC9" w:rsidP="00C21EC9" w:rsidRDefault="00C21EC9" w14:paraId="3B784D73" w14:textId="77777777">
      <w:pPr>
        <w:pStyle w:val="BodyText"/>
        <w:ind w:left="720"/>
      </w:pPr>
      <w:r>
        <w:t xml:space="preserve">[Body Text]  </w:t>
      </w:r>
    </w:p>
    <w:p w:rsidR="00C21EC9" w:rsidP="00C21EC9" w:rsidRDefault="00C21EC9" w14:paraId="11401537" w14:textId="77777777">
      <w:pPr>
        <w:pStyle w:val="Heading2"/>
      </w:pPr>
      <w:r>
        <w:t xml:space="preserve">[Heading 2] </w:t>
      </w:r>
    </w:p>
    <w:p w:rsidR="00C21EC9" w:rsidP="00C21EC9" w:rsidRDefault="00C21EC9" w14:paraId="627A89B0" w14:textId="77777777">
      <w:pPr>
        <w:pStyle w:val="BodyText"/>
        <w:ind w:left="720"/>
      </w:pPr>
      <w:r>
        <w:t xml:space="preserve">[Body Text] </w:t>
      </w:r>
    </w:p>
    <w:p w:rsidR="00C21EC9" w:rsidP="00C21EC9" w:rsidRDefault="00C21EC9" w14:paraId="1201134F" w14:textId="77777777">
      <w:pPr>
        <w:pStyle w:val="Heading3"/>
        <w:tabs>
          <w:tab w:val="clear" w:pos="900"/>
          <w:tab w:val="left" w:pos="720"/>
          <w:tab w:val="num" w:pos="1080"/>
        </w:tabs>
        <w:ind w:left="720" w:firstLine="0"/>
      </w:pPr>
      <w:r>
        <w:t xml:space="preserve"> [Heading 3]</w:t>
      </w:r>
    </w:p>
    <w:p w:rsidR="00C21EC9" w:rsidP="00C21EC9" w:rsidRDefault="00C21EC9" w14:paraId="4E4E8687" w14:textId="77777777">
      <w:pPr>
        <w:pStyle w:val="BodyText"/>
        <w:ind w:left="720"/>
      </w:pPr>
      <w:r>
        <w:t xml:space="preserve">[Body Text]  </w:t>
      </w:r>
    </w:p>
    <w:p w:rsidR="00C21EC9" w:rsidP="00C21EC9" w:rsidRDefault="00C21EC9" w14:paraId="358BD82A" w14:textId="77777777">
      <w:pPr>
        <w:pStyle w:val="Heading3"/>
        <w:tabs>
          <w:tab w:val="clear" w:pos="900"/>
          <w:tab w:val="left" w:pos="720"/>
          <w:tab w:val="num" w:pos="1080"/>
        </w:tabs>
        <w:ind w:left="720" w:firstLine="0"/>
      </w:pPr>
      <w:r>
        <w:t>[Heading 3]</w:t>
      </w:r>
    </w:p>
    <w:p w:rsidR="00C21EC9" w:rsidP="00C21EC9" w:rsidRDefault="00C21EC9" w14:paraId="50F0850B" w14:textId="77777777">
      <w:pPr>
        <w:pStyle w:val="BodyText"/>
        <w:ind w:left="720"/>
      </w:pPr>
      <w:r>
        <w:t xml:space="preserve">[Body Text]  </w:t>
      </w:r>
    </w:p>
    <w:p w:rsidRPr="00C21EC9" w:rsidR="00C21EC9" w:rsidP="00C21EC9" w:rsidRDefault="00C21EC9" w14:paraId="362CE345" w14:textId="77777777">
      <w:pPr>
        <w:pStyle w:val="BodyText"/>
      </w:pPr>
    </w:p>
    <w:sectPr w:rsidRPr="00C21EC9" w:rsidR="00C21EC9" w:rsidSect="00EA3820">
      <w:headerReference w:type="even" r:id="rId21"/>
      <w:headerReference w:type="default" r:id="rId22"/>
      <w:footerReference w:type="even" r:id="rId23"/>
      <w:footerReference w:type="default" r:id="rId24"/>
      <w:headerReference w:type="first" r:id="rId25"/>
      <w:footerReference w:type="first" r:id="rId26"/>
      <w:pgSz w:w="15840" w:h="12240" w:orient="landscape" w:code="1"/>
      <w:pgMar w:top="720" w:right="720" w:bottom="720" w:left="72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J" w:author="Sebek, Jim" w:date="2023-09-13T11:46:00Z" w:id="127">
    <w:p w:rsidR="23686DA4" w:rsidRDefault="23686DA4" w14:paraId="27FAB703" w14:textId="29B15823">
      <w:pPr>
        <w:pStyle w:val="CommentText"/>
      </w:pPr>
      <w:r>
        <w:t>, rated for 100 kVDC,</w:t>
      </w:r>
      <w:r>
        <w:rPr>
          <w:rStyle w:val="CommentReference"/>
        </w:rPr>
        <w:annotationRef/>
      </w:r>
      <w:r>
        <w:rPr>
          <w:rStyle w:val="CommentReference"/>
        </w:rPr>
        <w:annotationRef/>
      </w:r>
    </w:p>
  </w:comment>
  <w:comment w:initials="SJ" w:author="Sebek, Jim" w:date="2023-09-13T11:49:00Z" w:id="150">
    <w:p w:rsidR="23686DA4" w:rsidRDefault="23686DA4" w14:paraId="23512E01" w14:textId="2172CBFD">
      <w:pPr>
        <w:pStyle w:val="CommentText"/>
      </w:pPr>
      <w:r>
        <w:t>The Phenix sticks do not have a hard ground connection, only a soft ground through 100 kOhms.  Do we need to also apply a hard ground to these bushings sets?</w:t>
      </w:r>
      <w:r>
        <w:rPr>
          <w:rStyle w:val="CommentReference"/>
        </w:rPr>
        <w:annotationRef/>
      </w:r>
    </w:p>
  </w:comment>
  <w:comment w:initials="BT" w:author="Beukers, Tony" w:date="2023-09-18T13:40:00Z" w:id="151">
    <w:p w:rsidR="00C21DC4" w:rsidRDefault="00C21DC4" w14:paraId="76887C60" w14:textId="77777777">
      <w:pPr>
        <w:pStyle w:val="CommentText"/>
      </w:pPr>
      <w:r>
        <w:rPr>
          <w:rStyle w:val="CommentReference"/>
        </w:rPr>
        <w:annotationRef/>
      </w:r>
      <w:r>
        <w:t>70E informative index R dictates hard ground, the required code (360.5) is a little more murky and may permit just soft grounding.</w:t>
      </w:r>
    </w:p>
  </w:comment>
  <w:comment w:initials="SJ" w:author="Sebek, Jim" w:date="2023-09-13T11:53:00Z" w:id="145">
    <w:p w:rsidR="23686DA4" w:rsidRDefault="23686DA4" w14:paraId="7499FE98" w14:textId="39929FB4">
      <w:pPr>
        <w:pStyle w:val="CommentText"/>
      </w:pPr>
      <w:r>
        <w:t>Do we need to include a statement about applying the discharge sticks across the bushing sets after some time (hours, days?) after the initial discharge?</w:t>
      </w:r>
      <w:r>
        <w:rPr>
          <w:rStyle w:val="CommentReference"/>
        </w:rPr>
        <w:annotationRef/>
      </w:r>
    </w:p>
  </w:comment>
  <w:comment w:initials="BT" w:author="Beukers, Tony" w:date="2023-09-18T13:30:00Z" w:id="146">
    <w:p w:rsidR="00E8148E" w:rsidRDefault="00E8148E" w14:paraId="01205301" w14:textId="77777777">
      <w:pPr>
        <w:pStyle w:val="CommentText"/>
      </w:pPr>
      <w:r>
        <w:rPr>
          <w:rStyle w:val="CommentReference"/>
        </w:rPr>
        <w:annotationRef/>
      </w:r>
      <w:r>
        <w:t>Are there any bleed resistors dedicated to these 8 uF capacitors?</w:t>
      </w:r>
    </w:p>
  </w:comment>
  <w:comment w:initials="SJ" w:author="Sebek, Jim" w:date="2023-09-13T11:51:00Z" w:id="171">
    <w:p w:rsidR="23686DA4" w:rsidRDefault="23686DA4" w14:paraId="5DFFEADA" w14:textId="300C28F6">
      <w:pPr>
        <w:pStyle w:val="CommentText"/>
      </w:pPr>
      <w:r>
        <w:t>drain captured oil from them</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7FAB703" w15:done="1"/>
  <w15:commentEx w15:paraId="23512E01" w15:done="1"/>
  <w15:commentEx w15:paraId="76887C60" w15:paraIdParent="23512E01" w15:done="1"/>
  <w15:commentEx w15:paraId="7499FE98" w15:done="1"/>
  <w15:commentEx w15:paraId="01205301" w15:paraIdParent="7499FE98" w15:done="1"/>
  <w15:commentEx w15:paraId="5DFFEAD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97A80C8" w16cex:dateUtc="2023-09-13T18:46:00Z"/>
  <w16cex:commentExtensible w16cex:durableId="3047AF23" w16cex:dateUtc="2023-09-13T18:49:00Z"/>
  <w16cex:commentExtensible w16cex:durableId="28B2D1C5" w16cex:dateUtc="2023-09-18T20:40:00Z"/>
  <w16cex:commentExtensible w16cex:durableId="27EBE608" w16cex:dateUtc="2023-09-13T18:53:00Z"/>
  <w16cex:commentExtensible w16cex:durableId="28B2CF73" w16cex:dateUtc="2023-09-18T20:30:00Z"/>
  <w16cex:commentExtensible w16cex:durableId="549984D3" w16cex:dateUtc="2023-09-13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7FAB703" w16cid:durableId="597A80C8"/>
  <w16cid:commentId w16cid:paraId="23512E01" w16cid:durableId="3047AF23"/>
  <w16cid:commentId w16cid:paraId="76887C60" w16cid:durableId="28B2D1C5"/>
  <w16cid:commentId w16cid:paraId="7499FE98" w16cid:durableId="27EBE608"/>
  <w16cid:commentId w16cid:paraId="01205301" w16cid:durableId="28B2CF73"/>
  <w16cid:commentId w16cid:paraId="5DFFEADA" w16cid:durableId="549984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A5ADA" w:rsidRDefault="003A5ADA" w14:paraId="0C988A2A" w14:textId="77777777">
      <w:r>
        <w:separator/>
      </w:r>
    </w:p>
  </w:endnote>
  <w:endnote w:type="continuationSeparator" w:id="0">
    <w:p w:rsidR="003A5ADA" w:rsidRDefault="003A5ADA" w14:paraId="3BA2EFDF" w14:textId="77777777">
      <w:r>
        <w:continuationSeparator/>
      </w:r>
    </w:p>
  </w:endnote>
  <w:endnote w:type="continuationNotice" w:id="1">
    <w:p w:rsidR="003A5ADA" w:rsidRDefault="003A5ADA" w14:paraId="490FE56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altName w:val="Arial"/>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46C5E" w:rsidP="00EA3820" w:rsidRDefault="00E46C5E" w14:paraId="6E70C8C8" w14:textId="33BDEEC5">
    <w:pPr>
      <w:pStyle w:val="Footer"/>
    </w:pPr>
    <w:r w:rsidRPr="004E66DE">
      <w:rPr>
        <w:rStyle w:val="PageNumber"/>
      </w:rPr>
      <w:fldChar w:fldCharType="begin"/>
    </w:r>
    <w:r w:rsidRPr="004E66DE">
      <w:rPr>
        <w:rStyle w:val="PageNumber"/>
      </w:rPr>
      <w:instrText xml:space="preserve"> PAGE </w:instrText>
    </w:r>
    <w:r w:rsidRPr="004E66DE">
      <w:rPr>
        <w:rStyle w:val="PageNumber"/>
      </w:rPr>
      <w:fldChar w:fldCharType="separate"/>
    </w:r>
    <w:r>
      <w:rPr>
        <w:rStyle w:val="PageNumber"/>
        <w:noProof/>
      </w:rPr>
      <w:t>2</w:t>
    </w:r>
    <w:r w:rsidRPr="004E66DE">
      <w:rPr>
        <w:rStyle w:val="PageNumber"/>
      </w:rPr>
      <w:fldChar w:fldCharType="end"/>
    </w:r>
    <w:r w:rsidRPr="004E66DE">
      <w:rPr>
        <w:rStyle w:val="PageNumber"/>
      </w:rPr>
      <w:tab/>
    </w:r>
    <w:r w:rsidRPr="00A30628">
      <w:fldChar w:fldCharType="begin"/>
    </w:r>
    <w:r w:rsidRPr="00A30628">
      <w:instrText xml:space="preserve"> DOCPROPERTY  "SLAC DocNum"  \* MERGEFORMAT </w:instrText>
    </w:r>
    <w:r w:rsidRPr="00A30628">
      <w:fldChar w:fldCharType="separate"/>
    </w:r>
    <w:r w:rsidR="008D69B2">
      <w:rPr>
        <w:b/>
        <w:bCs/>
      </w:rPr>
      <w:t>Error! Unknown document property name.</w:t>
    </w:r>
    <w:r w:rsidRPr="00A30628">
      <w:fldChar w:fldCharType="end"/>
    </w:r>
    <w:r>
      <w:t>-</w:t>
    </w:r>
    <w:r>
      <w:fldChar w:fldCharType="begin"/>
    </w:r>
    <w:r>
      <w:instrText xml:space="preserve"> DOCPROPERTY  "SLAC RevNum"  \* MERGEFORMAT </w:instrText>
    </w:r>
    <w:r>
      <w:fldChar w:fldCharType="separate"/>
    </w:r>
    <w:r w:rsidR="008D69B2">
      <w:rPr>
        <w:b/>
        <w:bCs/>
      </w:rPr>
      <w:t>Error! Unknown document property name.</w:t>
    </w:r>
    <w:r>
      <w:fldChar w:fldCharType="end"/>
    </w:r>
    <w:r>
      <w:t xml:space="preserve"> </w:t>
    </w:r>
    <w:r>
      <w:rPr>
        <w:rStyle w:val="PageNumber"/>
      </w:rPr>
      <w:fldChar w:fldCharType="begin"/>
    </w:r>
    <w:r>
      <w:rPr>
        <w:rStyle w:val="PageNumber"/>
      </w:rPr>
      <w:instrText xml:space="preserve"> DOCPROPERTY  Status  \* MERGEFORMAT </w:instrText>
    </w:r>
    <w:r>
      <w:rPr>
        <w:rStyle w:val="PageNumber"/>
      </w:rPr>
      <w:fldChar w:fldCharType="separate"/>
    </w:r>
    <w:r w:rsidR="008D69B2">
      <w:rPr>
        <w:rStyle w:val="PageNumber"/>
      </w:rPr>
      <w:t>Final</w:t>
    </w:r>
    <w:r>
      <w:rPr>
        <w:rStyle w:val="PageNumber"/>
      </w:rPr>
      <w:fldChar w:fldCharType="end"/>
    </w:r>
    <w:r>
      <w:rPr>
        <w:rStyle w:val="PageNumber"/>
      </w:rPr>
      <w:t xml:space="preserve"> </w:t>
    </w:r>
    <w:proofErr w:type="spellStart"/>
    <w:r>
      <w:t>v</w:t>
    </w:r>
    <w:r>
      <w:fldChar w:fldCharType="begin"/>
    </w:r>
    <w:r>
      <w:instrText xml:space="preserve"> DOCPROPERTY  "SLAC VerNum"  \* MERGEFORMAT </w:instrText>
    </w:r>
    <w:r>
      <w:fldChar w:fldCharType="separate"/>
    </w:r>
    <w:r w:rsidR="008D69B2">
      <w:rPr>
        <w:b/>
        <w:bCs/>
      </w:rPr>
      <w:t>Error</w:t>
    </w:r>
    <w:proofErr w:type="spellEnd"/>
    <w:r w:rsidR="008D69B2">
      <w:rPr>
        <w:b/>
        <w:bCs/>
      </w:rPr>
      <w:t>! Unknown document property name.</w:t>
    </w:r>
    <w:r>
      <w:fldChar w:fldCharType="end"/>
    </w:r>
    <w:r>
      <w:rPr>
        <w:rStyle w:val="PageNumber"/>
      </w:rPr>
      <w:tab/>
    </w:r>
    <w:r w:rsidRPr="006B7081">
      <w:fldChar w:fldCharType="begin"/>
    </w:r>
    <w:r w:rsidRPr="006B7081">
      <w:instrText xml:space="preserve"> DOCPROPERTY  "Date published" \@ "d MMM yyyy"</w:instrText>
    </w:r>
    <w:r w:rsidRPr="006B7081">
      <w:fldChar w:fldCharType="separate"/>
    </w:r>
    <w:r w:rsidR="008D69B2">
      <w:rPr>
        <w:b/>
        <w:bCs/>
      </w:rPr>
      <w:t>Error! Unknown document property name.</w:t>
    </w:r>
    <w:r w:rsidRPr="006B708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46C5E" w:rsidP="00EA3820" w:rsidRDefault="00E46C5E" w14:paraId="0CDD48F3" w14:textId="4ED7E061">
    <w:pPr>
      <w:pStyle w:val="Footer"/>
    </w:pPr>
    <w:r w:rsidRPr="006B7081">
      <w:fldChar w:fldCharType="begin"/>
    </w:r>
    <w:r w:rsidRPr="006B7081">
      <w:instrText xml:space="preserve"> DOCPROPERTY  "Date</w:instrText>
    </w:r>
    <w:r>
      <w:instrText>P</w:instrText>
    </w:r>
    <w:r w:rsidRPr="006B7081">
      <w:instrText>ublished" \@ "d MMM</w:instrText>
    </w:r>
    <w:r>
      <w:instrText>M</w:instrText>
    </w:r>
    <w:r w:rsidRPr="006B7081">
      <w:instrText xml:space="preserve"> yyyy"</w:instrText>
    </w:r>
    <w:r w:rsidRPr="006B7081">
      <w:fldChar w:fldCharType="separate"/>
    </w:r>
    <w:r w:rsidR="008D69B2">
      <w:t>15 June 2021</w:t>
    </w:r>
    <w:r w:rsidRPr="006B7081">
      <w:fldChar w:fldCharType="end"/>
    </w:r>
    <w:r w:rsidRPr="006B7081">
      <w:rPr>
        <w:rStyle w:val="PageNumber"/>
      </w:rPr>
      <w:tab/>
    </w:r>
    <w:r w:rsidRPr="006B7081">
      <w:fldChar w:fldCharType="begin"/>
    </w:r>
    <w:r w:rsidRPr="006B7081">
      <w:instrText xml:space="preserve"> DO</w:instrText>
    </w:r>
    <w:r>
      <w:instrText>CPROPERTY  "SLAC</w:instrText>
    </w:r>
    <w:r w:rsidRPr="006B7081">
      <w:instrText xml:space="preserve">DocNum"  \* MERGEFORMAT </w:instrText>
    </w:r>
    <w:r w:rsidRPr="006B7081">
      <w:fldChar w:fldCharType="separate"/>
    </w:r>
    <w:r w:rsidR="008D69B2">
      <w:t>SLAC-I-730-0A11J-002</w:t>
    </w:r>
    <w:r w:rsidRPr="006B7081">
      <w:fldChar w:fldCharType="end"/>
    </w:r>
    <w:r w:rsidRPr="006B7081">
      <w:t>-</w:t>
    </w:r>
    <w:r w:rsidR="00F345E2">
      <w:t>R</w:t>
    </w:r>
    <w:r w:rsidRPr="008E2210" w:rsidR="00F345E2">
      <w:fldChar w:fldCharType="begin"/>
    </w:r>
    <w:r w:rsidRPr="008E2210" w:rsidR="00F345E2">
      <w:instrText xml:space="preserve"> DOCPROPERTY  "SLACRevNum"  \</w:instrText>
    </w:r>
    <w:r w:rsidR="00F345E2">
      <w:instrText>#000</w:instrText>
    </w:r>
    <w:r w:rsidRPr="008E2210" w:rsidR="00F345E2">
      <w:instrText xml:space="preserve"> </w:instrText>
    </w:r>
    <w:r w:rsidRPr="008E2210" w:rsidR="00F345E2">
      <w:fldChar w:fldCharType="separate"/>
    </w:r>
    <w:r w:rsidR="008D69B2">
      <w:t>003</w:t>
    </w:r>
    <w:r w:rsidRPr="008E2210" w:rsidR="00F345E2">
      <w:fldChar w:fldCharType="end"/>
    </w:r>
    <w:r w:rsidRPr="006B7081">
      <w:t xml:space="preserve"> </w:t>
    </w:r>
    <w:r w:rsidRPr="008D69B2" w:rsidR="008D69B2">
      <w:rPr>
        <w:rStyle w:val="FooterVersion"/>
      </w:rPr>
      <w:fldChar w:fldCharType="begin"/>
    </w:r>
    <w:r w:rsidRPr="008D69B2" w:rsidR="008D69B2">
      <w:rPr>
        <w:rStyle w:val="FooterVersion"/>
      </w:rPr>
      <w:instrText xml:space="preserve"> DOCPROPERTY  Status  \* MERGEFORMAT </w:instrText>
    </w:r>
    <w:r w:rsidRPr="008D69B2" w:rsidR="008D69B2">
      <w:rPr>
        <w:rStyle w:val="FooterVersion"/>
      </w:rPr>
      <w:fldChar w:fldCharType="separate"/>
    </w:r>
    <w:r w:rsidR="008D69B2">
      <w:rPr>
        <w:rStyle w:val="FooterVersion"/>
      </w:rPr>
      <w:t>Final</w:t>
    </w:r>
    <w:r w:rsidRPr="008D69B2" w:rsidR="008D69B2">
      <w:rPr>
        <w:rStyle w:val="FooterVersion"/>
      </w:rPr>
      <w:fldChar w:fldCharType="end"/>
    </w:r>
    <w:r w:rsidRPr="008D69B2">
      <w:rPr>
        <w:rStyle w:val="FooterVersion"/>
      </w:rPr>
      <w:t xml:space="preserve"> v</w:t>
    </w:r>
    <w:r w:rsidRPr="008D69B2" w:rsidR="008D69B2">
      <w:rPr>
        <w:rStyle w:val="FooterVersion"/>
      </w:rPr>
      <w:fldChar w:fldCharType="begin"/>
    </w:r>
    <w:r w:rsidRPr="008D69B2" w:rsidR="008D69B2">
      <w:rPr>
        <w:rStyle w:val="FooterVersion"/>
      </w:rPr>
      <w:instrText xml:space="preserve"> DOCPROPERTY  "SLACVerNum"  \* MERGEFORMAT </w:instrText>
    </w:r>
    <w:r w:rsidRPr="008D69B2" w:rsidR="008D69B2">
      <w:rPr>
        <w:rStyle w:val="FooterVersion"/>
      </w:rPr>
      <w:fldChar w:fldCharType="separate"/>
    </w:r>
    <w:r w:rsidR="008D69B2">
      <w:rPr>
        <w:rStyle w:val="FooterVersion"/>
      </w:rPr>
      <w:t>2</w:t>
    </w:r>
    <w:r w:rsidRPr="008D69B2" w:rsidR="008D69B2">
      <w:rPr>
        <w:rStyle w:val="FooterVersion"/>
      </w:rPr>
      <w:fldChar w:fldCharType="end"/>
    </w:r>
    <w:r w:rsidRPr="006B7081">
      <w:rPr>
        <w:rStyle w:val="PageNumber"/>
      </w:rPr>
      <w:tab/>
    </w:r>
    <w:r w:rsidRPr="004E66DE">
      <w:rPr>
        <w:rStyle w:val="PageNumber"/>
      </w:rPr>
      <w:fldChar w:fldCharType="begin"/>
    </w:r>
    <w:r w:rsidRPr="004E66DE">
      <w:rPr>
        <w:rStyle w:val="PageNumber"/>
      </w:rPr>
      <w:instrText xml:space="preserve"> PAGE </w:instrText>
    </w:r>
    <w:r w:rsidRPr="004E66DE">
      <w:rPr>
        <w:rStyle w:val="PageNumber"/>
      </w:rPr>
      <w:fldChar w:fldCharType="separate"/>
    </w:r>
    <w:r w:rsidR="008D69B2">
      <w:rPr>
        <w:rStyle w:val="PageNumber"/>
        <w:noProof/>
      </w:rPr>
      <w:t>2</w:t>
    </w:r>
    <w:r w:rsidRPr="004E66DE">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8D69B2">
      <w:rPr>
        <w:rStyle w:val="PageNumber"/>
        <w:noProof/>
      </w:rPr>
      <w:t>4</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E2210" w:rsidR="00E46C5E" w:rsidP="00EA3820" w:rsidRDefault="00E46C5E" w14:paraId="553D0F7C" w14:textId="2A50D8D6">
    <w:pPr>
      <w:pStyle w:val="Footer"/>
    </w:pPr>
    <w:r w:rsidRPr="008E2210">
      <w:fldChar w:fldCharType="begin"/>
    </w:r>
    <w:r w:rsidRPr="008E2210">
      <w:instrText xml:space="preserve"> DOCPROPERTY  "DatePublished" \@ "d MMMM yyyy"</w:instrText>
    </w:r>
    <w:r w:rsidRPr="008E2210">
      <w:fldChar w:fldCharType="separate"/>
    </w:r>
    <w:r w:rsidR="008D69B2">
      <w:t>15 June 2021</w:t>
    </w:r>
    <w:r w:rsidRPr="008E2210">
      <w:fldChar w:fldCharType="end"/>
    </w:r>
    <w:r w:rsidRPr="008E2210">
      <w:rPr>
        <w:rStyle w:val="PageNumber"/>
      </w:rPr>
      <w:tab/>
    </w:r>
    <w:r>
      <w:fldChar w:fldCharType="begin"/>
    </w:r>
    <w:r>
      <w:instrText>DOCPROPERTY  "SLACDocNum"  \* MERGEFORMAT</w:instrText>
    </w:r>
    <w:r>
      <w:fldChar w:fldCharType="separate"/>
    </w:r>
    <w:r w:rsidR="008D69B2">
      <w:t>SLAC-I-730-0A11J-002</w:t>
    </w:r>
    <w:r>
      <w:fldChar w:fldCharType="end"/>
    </w:r>
    <w:r w:rsidRPr="008E2210">
      <w:t>-</w:t>
    </w:r>
    <w:r w:rsidR="00F345E2">
      <w:t>R</w:t>
    </w:r>
    <w:r w:rsidRPr="008E2210">
      <w:fldChar w:fldCharType="begin"/>
    </w:r>
    <w:r w:rsidRPr="008E2210">
      <w:instrText xml:space="preserve"> DOCPROPERTY  "SLACRevNum"  \</w:instrText>
    </w:r>
    <w:r w:rsidR="00F345E2">
      <w:instrText>#000</w:instrText>
    </w:r>
    <w:r w:rsidRPr="008E2210">
      <w:instrText xml:space="preserve"> </w:instrText>
    </w:r>
    <w:r w:rsidRPr="008E2210">
      <w:fldChar w:fldCharType="separate"/>
    </w:r>
    <w:r w:rsidR="008D69B2">
      <w:t>003</w:t>
    </w:r>
    <w:r w:rsidRPr="008E2210">
      <w:fldChar w:fldCharType="end"/>
    </w:r>
    <w:r w:rsidRPr="008E2210">
      <w:t xml:space="preserve"> </w:t>
    </w:r>
    <w:r w:rsidRPr="008D69B2" w:rsidR="008D69B2">
      <w:rPr>
        <w:rStyle w:val="FooterVersion"/>
      </w:rPr>
      <w:fldChar w:fldCharType="begin"/>
    </w:r>
    <w:r w:rsidRPr="008D69B2" w:rsidR="008D69B2">
      <w:rPr>
        <w:rStyle w:val="FooterVersion"/>
      </w:rPr>
      <w:instrText xml:space="preserve"> DOCPROPERTY  Status  \* MERGEFORMAT </w:instrText>
    </w:r>
    <w:r w:rsidRPr="008D69B2" w:rsidR="008D69B2">
      <w:rPr>
        <w:rStyle w:val="FooterVersion"/>
      </w:rPr>
      <w:fldChar w:fldCharType="separate"/>
    </w:r>
    <w:r w:rsidR="008D69B2">
      <w:rPr>
        <w:rStyle w:val="FooterVersion"/>
      </w:rPr>
      <w:t>Final</w:t>
    </w:r>
    <w:r w:rsidRPr="008D69B2" w:rsidR="008D69B2">
      <w:rPr>
        <w:rStyle w:val="FooterVersion"/>
      </w:rPr>
      <w:fldChar w:fldCharType="end"/>
    </w:r>
    <w:r w:rsidRPr="008D69B2">
      <w:rPr>
        <w:rStyle w:val="FooterVersion"/>
      </w:rPr>
      <w:t xml:space="preserve"> v</w:t>
    </w:r>
    <w:r w:rsidRPr="008D69B2" w:rsidR="008D69B2">
      <w:rPr>
        <w:rStyle w:val="FooterVersion"/>
      </w:rPr>
      <w:fldChar w:fldCharType="begin"/>
    </w:r>
    <w:r w:rsidRPr="008D69B2" w:rsidR="008D69B2">
      <w:rPr>
        <w:rStyle w:val="FooterVersion"/>
      </w:rPr>
      <w:instrText xml:space="preserve"> DOCPROPERTY  "SLACVerNum"  \* MERGEFORMAT </w:instrText>
    </w:r>
    <w:r w:rsidRPr="008D69B2" w:rsidR="008D69B2">
      <w:rPr>
        <w:rStyle w:val="FooterVersion"/>
      </w:rPr>
      <w:fldChar w:fldCharType="separate"/>
    </w:r>
    <w:r w:rsidR="008D69B2">
      <w:rPr>
        <w:rStyle w:val="FooterVersion"/>
      </w:rPr>
      <w:t>2</w:t>
    </w:r>
    <w:r w:rsidRPr="008D69B2" w:rsidR="008D69B2">
      <w:rPr>
        <w:rStyle w:val="FooterVersion"/>
      </w:rPr>
      <w:fldChar w:fldCharType="end"/>
    </w:r>
    <w:r w:rsidRPr="008E2210">
      <w:rPr>
        <w:rStyle w:val="PageNumber"/>
      </w:rPr>
      <w:tab/>
    </w:r>
    <w:r w:rsidRPr="008E2210">
      <w:rPr>
        <w:rStyle w:val="PageNumber"/>
      </w:rPr>
      <w:fldChar w:fldCharType="begin"/>
    </w:r>
    <w:r w:rsidRPr="008E2210">
      <w:rPr>
        <w:rStyle w:val="PageNumber"/>
      </w:rPr>
      <w:instrText xml:space="preserve"> PAGE </w:instrText>
    </w:r>
    <w:r w:rsidRPr="008E2210">
      <w:rPr>
        <w:rStyle w:val="PageNumber"/>
      </w:rPr>
      <w:fldChar w:fldCharType="separate"/>
    </w:r>
    <w:r w:rsidR="008D69B2">
      <w:rPr>
        <w:rStyle w:val="PageNumber"/>
        <w:noProof/>
      </w:rPr>
      <w:t>1</w:t>
    </w:r>
    <w:r w:rsidRPr="008E2210">
      <w:rPr>
        <w:rStyle w:val="PageNumber"/>
      </w:rPr>
      <w:fldChar w:fldCharType="end"/>
    </w:r>
    <w:r w:rsidRPr="008E2210">
      <w:rPr>
        <w:rStyle w:val="PageNumber"/>
      </w:rPr>
      <w:t xml:space="preserve"> of </w:t>
    </w:r>
    <w:r w:rsidRPr="008E2210">
      <w:rPr>
        <w:rStyle w:val="PageNumber"/>
      </w:rPr>
      <w:fldChar w:fldCharType="begin"/>
    </w:r>
    <w:r w:rsidRPr="008E2210">
      <w:rPr>
        <w:rStyle w:val="PageNumber"/>
      </w:rPr>
      <w:instrText xml:space="preserve"> NUMPAGES   \* MERGEFORMAT </w:instrText>
    </w:r>
    <w:r w:rsidRPr="008E2210">
      <w:rPr>
        <w:rStyle w:val="PageNumber"/>
      </w:rPr>
      <w:fldChar w:fldCharType="separate"/>
    </w:r>
    <w:r w:rsidR="008D69B2">
      <w:rPr>
        <w:rStyle w:val="PageNumber"/>
        <w:noProof/>
      </w:rPr>
      <w:t>4</w:t>
    </w:r>
    <w:r w:rsidRPr="008E2210">
      <w:rPr>
        <w:rStyle w:val="PageNumber"/>
      </w:rPr>
      <w:fldChar w:fldCharType="end"/>
    </w:r>
    <w:bookmarkStart w:name="_Ref100558426" w:id="185"/>
    <w:bookmarkEnd w:id="18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A5ADA" w:rsidRDefault="003A5ADA" w14:paraId="349F1FC0" w14:textId="77777777">
      <w:r>
        <w:separator/>
      </w:r>
    </w:p>
  </w:footnote>
  <w:footnote w:type="continuationSeparator" w:id="0">
    <w:p w:rsidR="003A5ADA" w:rsidRDefault="003A5ADA" w14:paraId="13D69F36" w14:textId="77777777">
      <w:r>
        <w:continuationSeparator/>
      </w:r>
    </w:p>
  </w:footnote>
  <w:footnote w:type="continuationNotice" w:id="1">
    <w:p w:rsidR="003A5ADA" w:rsidRDefault="003A5ADA" w14:paraId="2F35E57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F3D80" w:rsidR="00E46C5E" w:rsidP="00EA3820" w:rsidRDefault="00E46C5E" w14:paraId="03C86E76" w14:textId="3E70D1F5">
    <w:pPr>
      <w:pStyle w:val="Header"/>
    </w:pPr>
    <w:r w:rsidRPr="00FF3D80">
      <w:t>SLAC Environment, Safety, and Health Manual</w:t>
    </w:r>
    <w:r w:rsidRPr="00FF3D80">
      <w:tab/>
    </w:r>
    <w:r w:rsidRPr="00FF3D80">
      <w:t xml:space="preserve">Chapter </w:t>
    </w:r>
    <w:r w:rsidRPr="00FF3D80">
      <w:fldChar w:fldCharType="begin"/>
    </w:r>
    <w:r w:rsidRPr="00FF3D80">
      <w:instrText xml:space="preserve"> DOCPROPERTY  "</w:instrText>
    </w:r>
    <w:r>
      <w:instrText>ProgramNum</w:instrText>
    </w:r>
    <w:r w:rsidRPr="00FF3D80">
      <w:instrText xml:space="preserve">"  \* MERGEFORMAT </w:instrText>
    </w:r>
    <w:r w:rsidRPr="00FF3D80">
      <w:fldChar w:fldCharType="separate"/>
    </w:r>
    <w:r w:rsidR="008D69B2">
      <w:rPr>
        <w:b/>
        <w:bCs/>
      </w:rPr>
      <w:t>Error! Unknown document property name.</w:t>
    </w:r>
    <w:r w:rsidRPr="00FF3D80">
      <w:fldChar w:fldCharType="end"/>
    </w:r>
    <w:r w:rsidRPr="00FF3D80">
      <w:t xml:space="preserve">: </w:t>
    </w:r>
    <w:r>
      <w:fldChar w:fldCharType="begin"/>
    </w:r>
    <w:r>
      <w:instrText>DOCPROPERTY  Title  \* MERGEFORMAT</w:instrText>
    </w:r>
    <w:r>
      <w:fldChar w:fldCharType="separate"/>
    </w:r>
    <w:r w:rsidR="008D69B2">
      <w:t>Electrical Work Plan Form</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46C5E" w:rsidP="00EA3820" w:rsidRDefault="00AE279E" w14:paraId="78CB9617" w14:textId="4F456198">
    <w:pPr>
      <w:pStyle w:val="Header"/>
    </w:pPr>
    <w:r>
      <w:fldChar w:fldCharType="begin"/>
    </w:r>
    <w:r>
      <w:instrText>DOCPROPERTY  Company  \* MERGEFORMAT</w:instrText>
    </w:r>
    <w:r>
      <w:fldChar w:fldCharType="separate"/>
    </w:r>
    <w:r w:rsidR="008D69B2">
      <w:t>SLAC National Accelerator Laboratory</w:t>
    </w:r>
    <w:r>
      <w:fldChar w:fldCharType="end"/>
    </w:r>
    <w:r w:rsidR="00E46C5E">
      <w:t xml:space="preserve"> | </w:t>
    </w:r>
    <w:r>
      <w:fldChar w:fldCharType="begin"/>
    </w:r>
    <w:r>
      <w:instrText>DOCPROPERTY  Office \* MERGEFORMAT</w:instrText>
    </w:r>
    <w:r>
      <w:fldChar w:fldCharType="separate"/>
    </w:r>
    <w:r w:rsidR="008D69B2">
      <w:t>Environment, Safety &amp; Health Division</w:t>
    </w:r>
    <w:r>
      <w:fldChar w:fldCharType="end"/>
    </w:r>
    <w:r w:rsidR="00E46C5E">
      <w:tab/>
    </w:r>
    <w:r w:rsidR="008D69B2">
      <w:fldChar w:fldCharType="begin"/>
    </w:r>
    <w:r w:rsidR="008D69B2">
      <w:instrText xml:space="preserve"> DOCPROPERTY  Chapter</w:instrText>
    </w:r>
    <w:r w:rsidR="009814F7">
      <w:instrText>Title</w:instrText>
    </w:r>
    <w:r w:rsidR="008D69B2">
      <w:instrText xml:space="preserve">  \* MERGEFORMAT </w:instrText>
    </w:r>
    <w:r w:rsidR="008D69B2">
      <w:fldChar w:fldCharType="separate"/>
    </w:r>
    <w:r w:rsidR="008D69B2">
      <w:t>Electrical Safety</w:t>
    </w:r>
    <w:r w:rsidR="008D69B2">
      <w:fldChar w:fldCharType="end"/>
    </w:r>
    <w:r w:rsidR="00E46C5E">
      <w:t xml:space="preserve"> | </w:t>
    </w:r>
    <w:r>
      <w:fldChar w:fldCharType="begin"/>
    </w:r>
    <w:r>
      <w:instrText>DOCPROPERTY  Title  \* MERGEFORMAT</w:instrText>
    </w:r>
    <w:r>
      <w:fldChar w:fldCharType="separate"/>
    </w:r>
    <w:r w:rsidR="008D69B2">
      <w:t>Electrical Work Plan Form</w:t>
    </w:r>
    <w:r>
      <w:fldChar w:fldCharType="end"/>
    </w:r>
  </w:p>
  <w:p w:rsidR="009814F7" w:rsidP="00EA3820" w:rsidRDefault="009814F7" w14:paraId="730D992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E2210" w:rsidR="00E46C5E" w:rsidP="00EA3820" w:rsidRDefault="00E46C5E" w14:paraId="78CFB0C7" w14:textId="77777777">
    <w:pPr>
      <w:pStyle w:val="Header"/>
    </w:pPr>
    <w:r w:rsidRPr="008E221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C90B740"/>
    <w:lvl w:ilvl="0">
      <w:start w:val="1"/>
      <w:numFmt w:val="decimal"/>
      <w:pStyle w:val="Salutation"/>
      <w:lvlText w:val="%1."/>
      <w:lvlJc w:val="left"/>
      <w:pPr>
        <w:tabs>
          <w:tab w:val="num" w:pos="1800"/>
        </w:tabs>
        <w:ind w:left="1800" w:hanging="360"/>
      </w:pPr>
    </w:lvl>
  </w:abstractNum>
  <w:abstractNum w:abstractNumId="1" w15:restartNumberingAfterBreak="0">
    <w:nsid w:val="FFFFFF7D"/>
    <w:multiLevelType w:val="singleLevel"/>
    <w:tmpl w:val="2200BD0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6CABA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9726E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588710C"/>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0E3C953E"/>
    <w:lvl w:ilvl="0">
      <w:start w:val="1"/>
      <w:numFmt w:val="bullet"/>
      <w:pStyle w:val="ListNumber5"/>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3D9289EC"/>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757EEA7C"/>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FEA6F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1164F5E"/>
    <w:lvl w:ilvl="0">
      <w:start w:val="1"/>
      <w:numFmt w:val="bullet"/>
      <w:pStyle w:val="ListBullet"/>
      <w:lvlText w:val=""/>
      <w:lvlJc w:val="left"/>
      <w:pPr>
        <w:tabs>
          <w:tab w:val="num" w:pos="1080"/>
        </w:tabs>
        <w:ind w:left="1080" w:hanging="360"/>
      </w:pPr>
      <w:rPr>
        <w:rFonts w:hint="default" w:ascii="Wingdings" w:hAnsi="Wingdings"/>
      </w:rPr>
    </w:lvl>
  </w:abstractNum>
  <w:abstractNum w:abstractNumId="10" w15:restartNumberingAfterBreak="0">
    <w:nsid w:val="01FA70C4"/>
    <w:multiLevelType w:val="multilevel"/>
    <w:tmpl w:val="E09A045E"/>
    <w:lvl w:ilvl="0">
      <w:start w:val="1"/>
      <w:numFmt w:val="decimal"/>
      <w:pStyle w:val="Heading1"/>
      <w:lvlText w:val="%1"/>
      <w:lvlJc w:val="left"/>
      <w:pPr>
        <w:tabs>
          <w:tab w:val="num" w:pos="432"/>
        </w:tabs>
        <w:ind w:left="432" w:hanging="432"/>
      </w:pPr>
      <w:rPr>
        <w:rFonts w:hint="default"/>
        <w:sz w:val="36"/>
        <w:szCs w:val="4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037D02CE"/>
    <w:multiLevelType w:val="hybridMultilevel"/>
    <w:tmpl w:val="C44622AA"/>
    <w:lvl w:ilvl="0" w:tplc="128871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9560DC"/>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89F7910"/>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EF21F39"/>
    <w:multiLevelType w:val="hybridMultilevel"/>
    <w:tmpl w:val="F0E8804A"/>
    <w:lvl w:ilvl="0" w:tplc="3F10B9D8">
      <w:start w:val="1"/>
      <w:numFmt w:val="bullet"/>
      <w:pStyle w:val="Equation"/>
      <w:lvlText w:val=""/>
      <w:lvlJc w:val="left"/>
      <w:pPr>
        <w:tabs>
          <w:tab w:val="num" w:pos="1080"/>
        </w:tabs>
        <w:ind w:left="1080" w:hanging="360"/>
      </w:pPr>
      <w:rPr>
        <w:rFonts w:hint="default" w:ascii="Symbol" w:hAnsi="Symbol"/>
        <w:sz w:val="20"/>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10471DC5"/>
    <w:multiLevelType w:val="hybridMultilevel"/>
    <w:tmpl w:val="00A4FD06"/>
    <w:lvl w:ilvl="0" w:tplc="44F01F4C">
      <w:start w:val="1"/>
      <w:numFmt w:val="decimal"/>
      <w:pStyle w:val="TableListNumber"/>
      <w:lvlText w:val="%1."/>
      <w:lvlJc w:val="left"/>
      <w:pPr>
        <w:tabs>
          <w:tab w:val="num" w:pos="432"/>
        </w:tabs>
        <w:ind w:left="43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6" w15:restartNumberingAfterBreak="0">
    <w:nsid w:val="1C801EF5"/>
    <w:multiLevelType w:val="hybridMultilevel"/>
    <w:tmpl w:val="3BD47C32"/>
    <w:lvl w:ilvl="0" w:tplc="221855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1DBA2D64"/>
    <w:multiLevelType w:val="hybridMultilevel"/>
    <w:tmpl w:val="C7EC3100"/>
    <w:lvl w:ilvl="0" w:tplc="44BC66F4">
      <w:start w:val="1"/>
      <w:numFmt w:val="decimal"/>
      <w:lvlText w:val="%1."/>
      <w:lvlJc w:val="left"/>
      <w:pPr>
        <w:tabs>
          <w:tab w:val="num" w:pos="1080"/>
        </w:tabs>
        <w:ind w:left="1080" w:hanging="360"/>
      </w:pPr>
      <w:rPr>
        <w:rFonts w:hint="default"/>
      </w:rPr>
    </w:lvl>
    <w:lvl w:ilvl="1" w:tplc="BF000B46">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FBD4BB0"/>
    <w:multiLevelType w:val="hybridMultilevel"/>
    <w:tmpl w:val="5D145212"/>
    <w:lvl w:ilvl="0" w:tplc="87DECB92">
      <w:start w:val="1"/>
      <w:numFmt w:val="bullet"/>
      <w:pStyle w:val="TableListBullet"/>
      <w:lvlText w:val=""/>
      <w:lvlJc w:val="left"/>
      <w:pPr>
        <w:tabs>
          <w:tab w:val="num" w:pos="432"/>
        </w:tabs>
        <w:ind w:left="288" w:hanging="216"/>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97462B8"/>
    <w:multiLevelType w:val="hybridMultilevel"/>
    <w:tmpl w:val="CD3C084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0" w15:restartNumberingAfterBreak="0">
    <w:nsid w:val="3DA10C86"/>
    <w:multiLevelType w:val="multilevel"/>
    <w:tmpl w:val="01F448BE"/>
    <w:lvl w:ilvl="0">
      <w:start w:val="1"/>
      <w:numFmt w:val="bullet"/>
      <w:lvlText w:val=""/>
      <w:lvlJc w:val="left"/>
      <w:pPr>
        <w:tabs>
          <w:tab w:val="num" w:pos="432"/>
        </w:tabs>
        <w:ind w:left="288" w:hanging="216"/>
      </w:pPr>
      <w:rPr>
        <w:rFonts w:hint="default" w:ascii="Wingdings" w:hAnsi="Wingdings"/>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3682602"/>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5EE04BF"/>
    <w:multiLevelType w:val="hybridMultilevel"/>
    <w:tmpl w:val="BAACE8D4"/>
    <w:lvl w:ilvl="0" w:tplc="8C681A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7402A2"/>
    <w:multiLevelType w:val="multilevel"/>
    <w:tmpl w:val="68CE06F4"/>
    <w:lvl w:ilvl="0">
      <w:start w:val="1"/>
      <w:numFmt w:val="bullet"/>
      <w:lvlText w:val=""/>
      <w:lvlJc w:val="left"/>
      <w:pPr>
        <w:tabs>
          <w:tab w:val="num" w:pos="432"/>
        </w:tabs>
        <w:ind w:left="288" w:hanging="216"/>
      </w:pPr>
      <w:rPr>
        <w:rFonts w:hint="default" w:ascii="Wingdings" w:hAnsi="Wingdings"/>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95D0CCA"/>
    <w:multiLevelType w:val="hybridMultilevel"/>
    <w:tmpl w:val="056AF804"/>
    <w:lvl w:ilvl="0" w:tplc="6066BDD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1734F27"/>
    <w:multiLevelType w:val="hybridMultilevel"/>
    <w:tmpl w:val="2F3C97F2"/>
    <w:lvl w:ilvl="0" w:tplc="7FEAD18A">
      <w:start w:val="1"/>
      <w:numFmt w:val="bullet"/>
      <w:pStyle w:val="ListBullet2"/>
      <w:lvlText w:val="–"/>
      <w:lvlJc w:val="left"/>
      <w:pPr>
        <w:tabs>
          <w:tab w:val="num" w:pos="1080"/>
        </w:tabs>
        <w:ind w:left="1080" w:hanging="360"/>
      </w:pPr>
      <w:rPr>
        <w:rFonts w:hint="default" w:ascii="Times New Roman" w:hAnsi="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6DCA2BCF"/>
    <w:multiLevelType w:val="multilevel"/>
    <w:tmpl w:val="F78AFCD8"/>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num w:numId="1" w16cid:durableId="1271284032">
    <w:abstractNumId w:val="9"/>
  </w:num>
  <w:num w:numId="2" w16cid:durableId="906299667">
    <w:abstractNumId w:val="7"/>
  </w:num>
  <w:num w:numId="3" w16cid:durableId="41490487">
    <w:abstractNumId w:val="6"/>
  </w:num>
  <w:num w:numId="4" w16cid:durableId="337973067">
    <w:abstractNumId w:val="5"/>
  </w:num>
  <w:num w:numId="5" w16cid:durableId="1784113035">
    <w:abstractNumId w:val="4"/>
  </w:num>
  <w:num w:numId="6" w16cid:durableId="360010848">
    <w:abstractNumId w:val="8"/>
  </w:num>
  <w:num w:numId="7" w16cid:durableId="1024863203">
    <w:abstractNumId w:val="3"/>
  </w:num>
  <w:num w:numId="8" w16cid:durableId="735979527">
    <w:abstractNumId w:val="2"/>
  </w:num>
  <w:num w:numId="9" w16cid:durableId="942763872">
    <w:abstractNumId w:val="1"/>
  </w:num>
  <w:num w:numId="10" w16cid:durableId="816996221">
    <w:abstractNumId w:val="0"/>
  </w:num>
  <w:num w:numId="11" w16cid:durableId="1951814742">
    <w:abstractNumId w:val="10"/>
  </w:num>
  <w:num w:numId="12" w16cid:durableId="1171722601">
    <w:abstractNumId w:val="18"/>
  </w:num>
  <w:num w:numId="13" w16cid:durableId="172956142">
    <w:abstractNumId w:val="14"/>
  </w:num>
  <w:num w:numId="14" w16cid:durableId="1877424754">
    <w:abstractNumId w:val="15"/>
  </w:num>
  <w:num w:numId="15" w16cid:durableId="532501188">
    <w:abstractNumId w:val="15"/>
    <w:lvlOverride w:ilvl="0">
      <w:startOverride w:val="1"/>
    </w:lvlOverride>
  </w:num>
  <w:num w:numId="16" w16cid:durableId="1802141317">
    <w:abstractNumId w:val="24"/>
  </w:num>
  <w:num w:numId="17" w16cid:durableId="1926837295">
    <w:abstractNumId w:val="16"/>
    <w:lvlOverride w:ilvl="0">
      <w:startOverride w:val="1"/>
    </w:lvlOverride>
  </w:num>
  <w:num w:numId="18" w16cid:durableId="764500390">
    <w:abstractNumId w:val="25"/>
  </w:num>
  <w:num w:numId="19" w16cid:durableId="1527983504">
    <w:abstractNumId w:val="11"/>
  </w:num>
  <w:num w:numId="20" w16cid:durableId="1021591630">
    <w:abstractNumId w:val="26"/>
  </w:num>
  <w:num w:numId="21" w16cid:durableId="2008628260">
    <w:abstractNumId w:val="16"/>
  </w:num>
  <w:num w:numId="22" w16cid:durableId="1221677104">
    <w:abstractNumId w:val="15"/>
    <w:lvlOverride w:ilvl="0">
      <w:startOverride w:val="1"/>
    </w:lvlOverride>
  </w:num>
  <w:num w:numId="23" w16cid:durableId="229116889">
    <w:abstractNumId w:val="13"/>
  </w:num>
  <w:num w:numId="24" w16cid:durableId="1789617972">
    <w:abstractNumId w:val="12"/>
  </w:num>
  <w:num w:numId="25" w16cid:durableId="1016156007">
    <w:abstractNumId w:val="21"/>
  </w:num>
  <w:num w:numId="26" w16cid:durableId="293097904">
    <w:abstractNumId w:val="17"/>
    <w:lvlOverride w:ilvl="0">
      <w:startOverride w:val="1"/>
    </w:lvlOverride>
  </w:num>
  <w:num w:numId="27" w16cid:durableId="1437677947">
    <w:abstractNumId w:val="8"/>
    <w:lvlOverride w:ilvl="0">
      <w:startOverride w:val="1"/>
    </w:lvlOverride>
  </w:num>
  <w:num w:numId="28" w16cid:durableId="760757306">
    <w:abstractNumId w:val="23"/>
  </w:num>
  <w:num w:numId="29" w16cid:durableId="770013045">
    <w:abstractNumId w:val="20"/>
  </w:num>
  <w:num w:numId="30" w16cid:durableId="953287548">
    <w:abstractNumId w:val="19"/>
  </w:num>
  <w:num w:numId="31" w16cid:durableId="1967274305">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eukers, Tony">
    <w15:presenceInfo w15:providerId="AD" w15:userId="S::beukers@slac.stanford.edu::cd46ad98-9991-40fb-ab80-130f12774bdc"/>
  </w15:person>
  <w15:person w15:author="Sebek, Jim">
    <w15:presenceInfo w15:providerId="AD" w15:userId="S::sebek@slac.stanford.edu::3067f811-ac32-41b3-a6bf-a6d12dc0a2b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AFC"/>
    <w:rsid w:val="00001885"/>
    <w:rsid w:val="0001144C"/>
    <w:rsid w:val="000266CD"/>
    <w:rsid w:val="00027616"/>
    <w:rsid w:val="000323FA"/>
    <w:rsid w:val="00032ADB"/>
    <w:rsid w:val="00040F7B"/>
    <w:rsid w:val="000417F5"/>
    <w:rsid w:val="00042EC6"/>
    <w:rsid w:val="00044E86"/>
    <w:rsid w:val="00052019"/>
    <w:rsid w:val="00052102"/>
    <w:rsid w:val="00057C12"/>
    <w:rsid w:val="000666DA"/>
    <w:rsid w:val="000730B6"/>
    <w:rsid w:val="00073661"/>
    <w:rsid w:val="00080EC4"/>
    <w:rsid w:val="00081241"/>
    <w:rsid w:val="000854A2"/>
    <w:rsid w:val="00085B14"/>
    <w:rsid w:val="00086597"/>
    <w:rsid w:val="00086EB7"/>
    <w:rsid w:val="00090A4B"/>
    <w:rsid w:val="0009717D"/>
    <w:rsid w:val="00097821"/>
    <w:rsid w:val="000A54F4"/>
    <w:rsid w:val="000B031C"/>
    <w:rsid w:val="000B20A8"/>
    <w:rsid w:val="000C6411"/>
    <w:rsid w:val="000D25C1"/>
    <w:rsid w:val="000E2933"/>
    <w:rsid w:val="000E394A"/>
    <w:rsid w:val="000F1086"/>
    <w:rsid w:val="000F20AE"/>
    <w:rsid w:val="000F5AF2"/>
    <w:rsid w:val="000F5B08"/>
    <w:rsid w:val="00101FA7"/>
    <w:rsid w:val="00102713"/>
    <w:rsid w:val="001056EB"/>
    <w:rsid w:val="001077C0"/>
    <w:rsid w:val="00110DCD"/>
    <w:rsid w:val="00112359"/>
    <w:rsid w:val="00127615"/>
    <w:rsid w:val="00130FFB"/>
    <w:rsid w:val="00132489"/>
    <w:rsid w:val="00132F22"/>
    <w:rsid w:val="00136172"/>
    <w:rsid w:val="00140543"/>
    <w:rsid w:val="00141A18"/>
    <w:rsid w:val="0014235E"/>
    <w:rsid w:val="00144C07"/>
    <w:rsid w:val="00144CAE"/>
    <w:rsid w:val="00146F0C"/>
    <w:rsid w:val="00153B80"/>
    <w:rsid w:val="00154342"/>
    <w:rsid w:val="00161BA0"/>
    <w:rsid w:val="00161F94"/>
    <w:rsid w:val="0016535E"/>
    <w:rsid w:val="00166049"/>
    <w:rsid w:val="00175686"/>
    <w:rsid w:val="00176DBB"/>
    <w:rsid w:val="0018304B"/>
    <w:rsid w:val="00183BC4"/>
    <w:rsid w:val="001853FD"/>
    <w:rsid w:val="00191B10"/>
    <w:rsid w:val="0019287E"/>
    <w:rsid w:val="001B3D8A"/>
    <w:rsid w:val="001B4A41"/>
    <w:rsid w:val="001C35D6"/>
    <w:rsid w:val="001C3D71"/>
    <w:rsid w:val="001C4B07"/>
    <w:rsid w:val="001C593C"/>
    <w:rsid w:val="001D20ED"/>
    <w:rsid w:val="001D5E29"/>
    <w:rsid w:val="001E2DAA"/>
    <w:rsid w:val="001E384C"/>
    <w:rsid w:val="001E3DCF"/>
    <w:rsid w:val="001E4B6A"/>
    <w:rsid w:val="00200023"/>
    <w:rsid w:val="00201350"/>
    <w:rsid w:val="002135B5"/>
    <w:rsid w:val="00214741"/>
    <w:rsid w:val="00215566"/>
    <w:rsid w:val="00223968"/>
    <w:rsid w:val="002239B9"/>
    <w:rsid w:val="00223FE8"/>
    <w:rsid w:val="0022711B"/>
    <w:rsid w:val="0022773C"/>
    <w:rsid w:val="0022796A"/>
    <w:rsid w:val="00230D75"/>
    <w:rsid w:val="00235E00"/>
    <w:rsid w:val="002364F5"/>
    <w:rsid w:val="00236F02"/>
    <w:rsid w:val="002410C8"/>
    <w:rsid w:val="00244647"/>
    <w:rsid w:val="00246E17"/>
    <w:rsid w:val="00254F23"/>
    <w:rsid w:val="002613BC"/>
    <w:rsid w:val="0026265F"/>
    <w:rsid w:val="002634EE"/>
    <w:rsid w:val="0026445B"/>
    <w:rsid w:val="00265421"/>
    <w:rsid w:val="00270799"/>
    <w:rsid w:val="00271371"/>
    <w:rsid w:val="00271AC0"/>
    <w:rsid w:val="002776B0"/>
    <w:rsid w:val="0028558F"/>
    <w:rsid w:val="00285C76"/>
    <w:rsid w:val="0029334C"/>
    <w:rsid w:val="00293BB8"/>
    <w:rsid w:val="00293D40"/>
    <w:rsid w:val="00294391"/>
    <w:rsid w:val="00294B2A"/>
    <w:rsid w:val="002A3E6C"/>
    <w:rsid w:val="002A5A78"/>
    <w:rsid w:val="002A6AD9"/>
    <w:rsid w:val="002A7688"/>
    <w:rsid w:val="002B5306"/>
    <w:rsid w:val="002B7C19"/>
    <w:rsid w:val="002C110A"/>
    <w:rsid w:val="002C1DB6"/>
    <w:rsid w:val="002C5DDD"/>
    <w:rsid w:val="002D20DF"/>
    <w:rsid w:val="002D2C24"/>
    <w:rsid w:val="002D573E"/>
    <w:rsid w:val="002D64D5"/>
    <w:rsid w:val="002D788A"/>
    <w:rsid w:val="002F3629"/>
    <w:rsid w:val="002F565F"/>
    <w:rsid w:val="00301357"/>
    <w:rsid w:val="00306B6A"/>
    <w:rsid w:val="0031084D"/>
    <w:rsid w:val="00311434"/>
    <w:rsid w:val="003208AF"/>
    <w:rsid w:val="00325ED0"/>
    <w:rsid w:val="003314D0"/>
    <w:rsid w:val="00332CE8"/>
    <w:rsid w:val="003330D2"/>
    <w:rsid w:val="00342573"/>
    <w:rsid w:val="00351B39"/>
    <w:rsid w:val="00351E28"/>
    <w:rsid w:val="00357DB9"/>
    <w:rsid w:val="00366222"/>
    <w:rsid w:val="003679B3"/>
    <w:rsid w:val="00371F5C"/>
    <w:rsid w:val="00372F06"/>
    <w:rsid w:val="00375C68"/>
    <w:rsid w:val="00376032"/>
    <w:rsid w:val="00376923"/>
    <w:rsid w:val="00381AD6"/>
    <w:rsid w:val="0038339F"/>
    <w:rsid w:val="00384B81"/>
    <w:rsid w:val="0038681F"/>
    <w:rsid w:val="0039045A"/>
    <w:rsid w:val="003A1AAD"/>
    <w:rsid w:val="003A20C2"/>
    <w:rsid w:val="003A47C3"/>
    <w:rsid w:val="003A5ADA"/>
    <w:rsid w:val="003A7AB1"/>
    <w:rsid w:val="003B26A3"/>
    <w:rsid w:val="003B3F75"/>
    <w:rsid w:val="003C57F4"/>
    <w:rsid w:val="003D175A"/>
    <w:rsid w:val="003D2ECB"/>
    <w:rsid w:val="003D567B"/>
    <w:rsid w:val="003D7916"/>
    <w:rsid w:val="003E0138"/>
    <w:rsid w:val="003E2955"/>
    <w:rsid w:val="003E3ACF"/>
    <w:rsid w:val="003E4DD0"/>
    <w:rsid w:val="003F24C8"/>
    <w:rsid w:val="003F57FC"/>
    <w:rsid w:val="003F7AED"/>
    <w:rsid w:val="00403128"/>
    <w:rsid w:val="0040342F"/>
    <w:rsid w:val="00403DD8"/>
    <w:rsid w:val="004061CA"/>
    <w:rsid w:val="00410761"/>
    <w:rsid w:val="00410C4C"/>
    <w:rsid w:val="0041505B"/>
    <w:rsid w:val="00415EFF"/>
    <w:rsid w:val="004223E2"/>
    <w:rsid w:val="00422DDC"/>
    <w:rsid w:val="00423B75"/>
    <w:rsid w:val="00424218"/>
    <w:rsid w:val="004251AB"/>
    <w:rsid w:val="004253FC"/>
    <w:rsid w:val="00445960"/>
    <w:rsid w:val="0046108E"/>
    <w:rsid w:val="00465B76"/>
    <w:rsid w:val="00466503"/>
    <w:rsid w:val="00471ABA"/>
    <w:rsid w:val="004819C5"/>
    <w:rsid w:val="004841C4"/>
    <w:rsid w:val="00485780"/>
    <w:rsid w:val="00487D07"/>
    <w:rsid w:val="004A0331"/>
    <w:rsid w:val="004A043C"/>
    <w:rsid w:val="004A1765"/>
    <w:rsid w:val="004A2F98"/>
    <w:rsid w:val="004A6D60"/>
    <w:rsid w:val="004B57E0"/>
    <w:rsid w:val="004B75AA"/>
    <w:rsid w:val="004C392F"/>
    <w:rsid w:val="004C3D13"/>
    <w:rsid w:val="004C5419"/>
    <w:rsid w:val="004C6D0F"/>
    <w:rsid w:val="004D79AF"/>
    <w:rsid w:val="004E2675"/>
    <w:rsid w:val="004E6F5C"/>
    <w:rsid w:val="004E6F90"/>
    <w:rsid w:val="004E7E23"/>
    <w:rsid w:val="004F2945"/>
    <w:rsid w:val="004F361A"/>
    <w:rsid w:val="004F458D"/>
    <w:rsid w:val="005015C7"/>
    <w:rsid w:val="00505348"/>
    <w:rsid w:val="00507EF1"/>
    <w:rsid w:val="00512BA9"/>
    <w:rsid w:val="00521793"/>
    <w:rsid w:val="005231B6"/>
    <w:rsid w:val="00523F2B"/>
    <w:rsid w:val="0052445C"/>
    <w:rsid w:val="00536E10"/>
    <w:rsid w:val="00540B36"/>
    <w:rsid w:val="00544B45"/>
    <w:rsid w:val="00550EDE"/>
    <w:rsid w:val="005511CE"/>
    <w:rsid w:val="00566DD0"/>
    <w:rsid w:val="00580900"/>
    <w:rsid w:val="00581E9A"/>
    <w:rsid w:val="00582EEA"/>
    <w:rsid w:val="00584180"/>
    <w:rsid w:val="00586D4A"/>
    <w:rsid w:val="00591FCC"/>
    <w:rsid w:val="00595B47"/>
    <w:rsid w:val="00595C29"/>
    <w:rsid w:val="005A0847"/>
    <w:rsid w:val="005A21BB"/>
    <w:rsid w:val="005B266A"/>
    <w:rsid w:val="005B34B6"/>
    <w:rsid w:val="005B6566"/>
    <w:rsid w:val="005C158E"/>
    <w:rsid w:val="005C2EB8"/>
    <w:rsid w:val="005D6DFB"/>
    <w:rsid w:val="005D7F3D"/>
    <w:rsid w:val="005E5952"/>
    <w:rsid w:val="005F6263"/>
    <w:rsid w:val="005F774A"/>
    <w:rsid w:val="00611161"/>
    <w:rsid w:val="00611878"/>
    <w:rsid w:val="00612C7B"/>
    <w:rsid w:val="00614A96"/>
    <w:rsid w:val="006204E8"/>
    <w:rsid w:val="00620631"/>
    <w:rsid w:val="00621935"/>
    <w:rsid w:val="006249C9"/>
    <w:rsid w:val="006334CE"/>
    <w:rsid w:val="00634278"/>
    <w:rsid w:val="00646E50"/>
    <w:rsid w:val="00650724"/>
    <w:rsid w:val="006531AB"/>
    <w:rsid w:val="0065375F"/>
    <w:rsid w:val="00663C8B"/>
    <w:rsid w:val="00672B64"/>
    <w:rsid w:val="006767C8"/>
    <w:rsid w:val="006767E5"/>
    <w:rsid w:val="006809B3"/>
    <w:rsid w:val="006840FA"/>
    <w:rsid w:val="00684B93"/>
    <w:rsid w:val="00684DFA"/>
    <w:rsid w:val="00692428"/>
    <w:rsid w:val="00696D98"/>
    <w:rsid w:val="006974F9"/>
    <w:rsid w:val="006A0618"/>
    <w:rsid w:val="006A0753"/>
    <w:rsid w:val="006A6DF2"/>
    <w:rsid w:val="006B7081"/>
    <w:rsid w:val="006C5E23"/>
    <w:rsid w:val="006D1596"/>
    <w:rsid w:val="006D2571"/>
    <w:rsid w:val="006D376D"/>
    <w:rsid w:val="006D633B"/>
    <w:rsid w:val="006E25C9"/>
    <w:rsid w:val="006E290F"/>
    <w:rsid w:val="006E40EB"/>
    <w:rsid w:val="006E6281"/>
    <w:rsid w:val="006E6823"/>
    <w:rsid w:val="006F042B"/>
    <w:rsid w:val="00700F63"/>
    <w:rsid w:val="00702E40"/>
    <w:rsid w:val="0070504A"/>
    <w:rsid w:val="00712769"/>
    <w:rsid w:val="00717020"/>
    <w:rsid w:val="00717643"/>
    <w:rsid w:val="00717E6D"/>
    <w:rsid w:val="00726197"/>
    <w:rsid w:val="00727563"/>
    <w:rsid w:val="00731941"/>
    <w:rsid w:val="007366C9"/>
    <w:rsid w:val="0074215B"/>
    <w:rsid w:val="00752D8E"/>
    <w:rsid w:val="00754822"/>
    <w:rsid w:val="00755508"/>
    <w:rsid w:val="00757086"/>
    <w:rsid w:val="00761B78"/>
    <w:rsid w:val="00761C6B"/>
    <w:rsid w:val="00763076"/>
    <w:rsid w:val="00766D5B"/>
    <w:rsid w:val="0077093A"/>
    <w:rsid w:val="00770D5A"/>
    <w:rsid w:val="0077287A"/>
    <w:rsid w:val="00775749"/>
    <w:rsid w:val="007763D3"/>
    <w:rsid w:val="00780EEF"/>
    <w:rsid w:val="00782262"/>
    <w:rsid w:val="007845DB"/>
    <w:rsid w:val="00784AC5"/>
    <w:rsid w:val="00786009"/>
    <w:rsid w:val="00791B7B"/>
    <w:rsid w:val="00791D6B"/>
    <w:rsid w:val="0079299E"/>
    <w:rsid w:val="00793039"/>
    <w:rsid w:val="00796C5E"/>
    <w:rsid w:val="007A3275"/>
    <w:rsid w:val="007B72E9"/>
    <w:rsid w:val="007C6FA4"/>
    <w:rsid w:val="007C7377"/>
    <w:rsid w:val="007D016C"/>
    <w:rsid w:val="007D2E58"/>
    <w:rsid w:val="007D36C9"/>
    <w:rsid w:val="007D53FE"/>
    <w:rsid w:val="007E0AAA"/>
    <w:rsid w:val="007E4094"/>
    <w:rsid w:val="007E60D4"/>
    <w:rsid w:val="007E7CE4"/>
    <w:rsid w:val="007F2826"/>
    <w:rsid w:val="007F4757"/>
    <w:rsid w:val="007F5BEB"/>
    <w:rsid w:val="007F6710"/>
    <w:rsid w:val="007F6918"/>
    <w:rsid w:val="00804164"/>
    <w:rsid w:val="008044A6"/>
    <w:rsid w:val="00805D91"/>
    <w:rsid w:val="00811057"/>
    <w:rsid w:val="00813BAE"/>
    <w:rsid w:val="00814666"/>
    <w:rsid w:val="00815C00"/>
    <w:rsid w:val="008218BD"/>
    <w:rsid w:val="00832699"/>
    <w:rsid w:val="0083290C"/>
    <w:rsid w:val="00835FEA"/>
    <w:rsid w:val="00843FCD"/>
    <w:rsid w:val="0084506D"/>
    <w:rsid w:val="00850194"/>
    <w:rsid w:val="00853B73"/>
    <w:rsid w:val="00855099"/>
    <w:rsid w:val="008641FD"/>
    <w:rsid w:val="00864F19"/>
    <w:rsid w:val="00870422"/>
    <w:rsid w:val="00873D7F"/>
    <w:rsid w:val="00875FED"/>
    <w:rsid w:val="0087651C"/>
    <w:rsid w:val="00876B63"/>
    <w:rsid w:val="00885422"/>
    <w:rsid w:val="00885612"/>
    <w:rsid w:val="00885C20"/>
    <w:rsid w:val="0088760E"/>
    <w:rsid w:val="0089685B"/>
    <w:rsid w:val="008A460F"/>
    <w:rsid w:val="008A5F3C"/>
    <w:rsid w:val="008C1204"/>
    <w:rsid w:val="008C18C4"/>
    <w:rsid w:val="008C2697"/>
    <w:rsid w:val="008C2771"/>
    <w:rsid w:val="008C3F4D"/>
    <w:rsid w:val="008D38B9"/>
    <w:rsid w:val="008D69B2"/>
    <w:rsid w:val="008E1F82"/>
    <w:rsid w:val="008E2210"/>
    <w:rsid w:val="008F095B"/>
    <w:rsid w:val="008F2D06"/>
    <w:rsid w:val="008F607D"/>
    <w:rsid w:val="00901935"/>
    <w:rsid w:val="00902D98"/>
    <w:rsid w:val="0090587B"/>
    <w:rsid w:val="00914A7E"/>
    <w:rsid w:val="0091655F"/>
    <w:rsid w:val="00920DB3"/>
    <w:rsid w:val="009227FA"/>
    <w:rsid w:val="009250F8"/>
    <w:rsid w:val="009260A7"/>
    <w:rsid w:val="009260B0"/>
    <w:rsid w:val="00926303"/>
    <w:rsid w:val="00927133"/>
    <w:rsid w:val="00933C34"/>
    <w:rsid w:val="009422B7"/>
    <w:rsid w:val="00942D07"/>
    <w:rsid w:val="0095038B"/>
    <w:rsid w:val="00960C95"/>
    <w:rsid w:val="00965445"/>
    <w:rsid w:val="00965D6B"/>
    <w:rsid w:val="00966EFB"/>
    <w:rsid w:val="0096771A"/>
    <w:rsid w:val="00972C2D"/>
    <w:rsid w:val="00974D53"/>
    <w:rsid w:val="0097548F"/>
    <w:rsid w:val="00981166"/>
    <w:rsid w:val="009814F7"/>
    <w:rsid w:val="00982273"/>
    <w:rsid w:val="00984930"/>
    <w:rsid w:val="00986CC2"/>
    <w:rsid w:val="00993718"/>
    <w:rsid w:val="009953B7"/>
    <w:rsid w:val="009961E6"/>
    <w:rsid w:val="00996501"/>
    <w:rsid w:val="009A5B51"/>
    <w:rsid w:val="009A6A10"/>
    <w:rsid w:val="009B1FE4"/>
    <w:rsid w:val="009B693E"/>
    <w:rsid w:val="009D04A0"/>
    <w:rsid w:val="009D1283"/>
    <w:rsid w:val="009D1FBC"/>
    <w:rsid w:val="009D46D8"/>
    <w:rsid w:val="009D560B"/>
    <w:rsid w:val="009F389C"/>
    <w:rsid w:val="009F6909"/>
    <w:rsid w:val="00A00340"/>
    <w:rsid w:val="00A02AF3"/>
    <w:rsid w:val="00A0349F"/>
    <w:rsid w:val="00A0435F"/>
    <w:rsid w:val="00A0631F"/>
    <w:rsid w:val="00A07D62"/>
    <w:rsid w:val="00A10079"/>
    <w:rsid w:val="00A230D0"/>
    <w:rsid w:val="00A25A19"/>
    <w:rsid w:val="00A25FE2"/>
    <w:rsid w:val="00A26656"/>
    <w:rsid w:val="00A3027B"/>
    <w:rsid w:val="00A30AED"/>
    <w:rsid w:val="00A3389D"/>
    <w:rsid w:val="00A3743F"/>
    <w:rsid w:val="00A404EE"/>
    <w:rsid w:val="00A44FFD"/>
    <w:rsid w:val="00A46D79"/>
    <w:rsid w:val="00A46F12"/>
    <w:rsid w:val="00A5129C"/>
    <w:rsid w:val="00A55C85"/>
    <w:rsid w:val="00A57812"/>
    <w:rsid w:val="00A616F5"/>
    <w:rsid w:val="00A62AFC"/>
    <w:rsid w:val="00A65B5E"/>
    <w:rsid w:val="00A66FBB"/>
    <w:rsid w:val="00A732C9"/>
    <w:rsid w:val="00A750A5"/>
    <w:rsid w:val="00A865BD"/>
    <w:rsid w:val="00A916E1"/>
    <w:rsid w:val="00A954C1"/>
    <w:rsid w:val="00A976CF"/>
    <w:rsid w:val="00AA0A59"/>
    <w:rsid w:val="00AB20A2"/>
    <w:rsid w:val="00AB47F2"/>
    <w:rsid w:val="00AB4DD1"/>
    <w:rsid w:val="00AC01F2"/>
    <w:rsid w:val="00AC391A"/>
    <w:rsid w:val="00AC51BB"/>
    <w:rsid w:val="00AC6D05"/>
    <w:rsid w:val="00AD1B36"/>
    <w:rsid w:val="00AD3E38"/>
    <w:rsid w:val="00AD44A3"/>
    <w:rsid w:val="00AD7DCB"/>
    <w:rsid w:val="00AE2690"/>
    <w:rsid w:val="00AE279E"/>
    <w:rsid w:val="00AE41A1"/>
    <w:rsid w:val="00AE6CC8"/>
    <w:rsid w:val="00AF10D3"/>
    <w:rsid w:val="00AF654E"/>
    <w:rsid w:val="00B01FA9"/>
    <w:rsid w:val="00B01FF2"/>
    <w:rsid w:val="00B02654"/>
    <w:rsid w:val="00B04932"/>
    <w:rsid w:val="00B07C45"/>
    <w:rsid w:val="00B11987"/>
    <w:rsid w:val="00B11D12"/>
    <w:rsid w:val="00B14C5C"/>
    <w:rsid w:val="00B163B7"/>
    <w:rsid w:val="00B200E2"/>
    <w:rsid w:val="00B209CF"/>
    <w:rsid w:val="00B26637"/>
    <w:rsid w:val="00B310FC"/>
    <w:rsid w:val="00B43848"/>
    <w:rsid w:val="00B43863"/>
    <w:rsid w:val="00B468A8"/>
    <w:rsid w:val="00B52ED6"/>
    <w:rsid w:val="00B53C14"/>
    <w:rsid w:val="00B577BF"/>
    <w:rsid w:val="00B57C72"/>
    <w:rsid w:val="00B62665"/>
    <w:rsid w:val="00B65D3D"/>
    <w:rsid w:val="00B667A1"/>
    <w:rsid w:val="00B743CF"/>
    <w:rsid w:val="00B80CCA"/>
    <w:rsid w:val="00B80F11"/>
    <w:rsid w:val="00B8156F"/>
    <w:rsid w:val="00B82E08"/>
    <w:rsid w:val="00B92EEB"/>
    <w:rsid w:val="00B960AC"/>
    <w:rsid w:val="00B96890"/>
    <w:rsid w:val="00B971DB"/>
    <w:rsid w:val="00BB4FFF"/>
    <w:rsid w:val="00BB78BB"/>
    <w:rsid w:val="00BC226E"/>
    <w:rsid w:val="00BC78A8"/>
    <w:rsid w:val="00BE1B41"/>
    <w:rsid w:val="00BE4735"/>
    <w:rsid w:val="00BE529E"/>
    <w:rsid w:val="00BE5EA0"/>
    <w:rsid w:val="00BE772B"/>
    <w:rsid w:val="00BF4453"/>
    <w:rsid w:val="00C01059"/>
    <w:rsid w:val="00C122E1"/>
    <w:rsid w:val="00C15145"/>
    <w:rsid w:val="00C16999"/>
    <w:rsid w:val="00C21DC4"/>
    <w:rsid w:val="00C21EC9"/>
    <w:rsid w:val="00C24631"/>
    <w:rsid w:val="00C262D4"/>
    <w:rsid w:val="00C26685"/>
    <w:rsid w:val="00C274F1"/>
    <w:rsid w:val="00C30627"/>
    <w:rsid w:val="00C5031B"/>
    <w:rsid w:val="00C5417B"/>
    <w:rsid w:val="00C6110D"/>
    <w:rsid w:val="00C62AC9"/>
    <w:rsid w:val="00C73FC5"/>
    <w:rsid w:val="00C86466"/>
    <w:rsid w:val="00C8674E"/>
    <w:rsid w:val="00C875B3"/>
    <w:rsid w:val="00C911C5"/>
    <w:rsid w:val="00C937BF"/>
    <w:rsid w:val="00C95EA0"/>
    <w:rsid w:val="00CA12B4"/>
    <w:rsid w:val="00CA71C1"/>
    <w:rsid w:val="00CB39A6"/>
    <w:rsid w:val="00CB3DC4"/>
    <w:rsid w:val="00CB4EA2"/>
    <w:rsid w:val="00CB5856"/>
    <w:rsid w:val="00CC1BE5"/>
    <w:rsid w:val="00CC244F"/>
    <w:rsid w:val="00CC2E8F"/>
    <w:rsid w:val="00CC7838"/>
    <w:rsid w:val="00CD31BE"/>
    <w:rsid w:val="00CD4F12"/>
    <w:rsid w:val="00CD5DC6"/>
    <w:rsid w:val="00CE4FAF"/>
    <w:rsid w:val="00CF3A25"/>
    <w:rsid w:val="00CF52A8"/>
    <w:rsid w:val="00CF60FA"/>
    <w:rsid w:val="00D05B23"/>
    <w:rsid w:val="00D07E8C"/>
    <w:rsid w:val="00D10C8E"/>
    <w:rsid w:val="00D13ADB"/>
    <w:rsid w:val="00D159C6"/>
    <w:rsid w:val="00D201C1"/>
    <w:rsid w:val="00D204B9"/>
    <w:rsid w:val="00D31A57"/>
    <w:rsid w:val="00D442C4"/>
    <w:rsid w:val="00D44AA9"/>
    <w:rsid w:val="00D47F32"/>
    <w:rsid w:val="00D6333C"/>
    <w:rsid w:val="00D67452"/>
    <w:rsid w:val="00D739B7"/>
    <w:rsid w:val="00D74F83"/>
    <w:rsid w:val="00D760F7"/>
    <w:rsid w:val="00D81AB2"/>
    <w:rsid w:val="00D85105"/>
    <w:rsid w:val="00D95103"/>
    <w:rsid w:val="00DB08B9"/>
    <w:rsid w:val="00DB1BB3"/>
    <w:rsid w:val="00DB2AE8"/>
    <w:rsid w:val="00DB2DA4"/>
    <w:rsid w:val="00DC4D5E"/>
    <w:rsid w:val="00DC7658"/>
    <w:rsid w:val="00DD2AB6"/>
    <w:rsid w:val="00DE3001"/>
    <w:rsid w:val="00DE5F78"/>
    <w:rsid w:val="00DE79B5"/>
    <w:rsid w:val="00DF0C28"/>
    <w:rsid w:val="00DF11C6"/>
    <w:rsid w:val="00DF465A"/>
    <w:rsid w:val="00DF670A"/>
    <w:rsid w:val="00E023ED"/>
    <w:rsid w:val="00E044AA"/>
    <w:rsid w:val="00E067C0"/>
    <w:rsid w:val="00E1173C"/>
    <w:rsid w:val="00E14950"/>
    <w:rsid w:val="00E150ED"/>
    <w:rsid w:val="00E154D1"/>
    <w:rsid w:val="00E15B13"/>
    <w:rsid w:val="00E15E16"/>
    <w:rsid w:val="00E16329"/>
    <w:rsid w:val="00E16E08"/>
    <w:rsid w:val="00E17260"/>
    <w:rsid w:val="00E32F4C"/>
    <w:rsid w:val="00E36908"/>
    <w:rsid w:val="00E46C5E"/>
    <w:rsid w:val="00E503F7"/>
    <w:rsid w:val="00E57DFB"/>
    <w:rsid w:val="00E62E74"/>
    <w:rsid w:val="00E632D6"/>
    <w:rsid w:val="00E653A7"/>
    <w:rsid w:val="00E67B63"/>
    <w:rsid w:val="00E7002A"/>
    <w:rsid w:val="00E70823"/>
    <w:rsid w:val="00E73BCE"/>
    <w:rsid w:val="00E74751"/>
    <w:rsid w:val="00E8148E"/>
    <w:rsid w:val="00E85AE6"/>
    <w:rsid w:val="00E93848"/>
    <w:rsid w:val="00EA06D5"/>
    <w:rsid w:val="00EA3820"/>
    <w:rsid w:val="00EB1160"/>
    <w:rsid w:val="00EB1D20"/>
    <w:rsid w:val="00EC01B5"/>
    <w:rsid w:val="00EC647A"/>
    <w:rsid w:val="00EC7E14"/>
    <w:rsid w:val="00ED01A1"/>
    <w:rsid w:val="00ED104C"/>
    <w:rsid w:val="00ED3362"/>
    <w:rsid w:val="00ED609D"/>
    <w:rsid w:val="00EE20CB"/>
    <w:rsid w:val="00EE2C38"/>
    <w:rsid w:val="00EE4EBD"/>
    <w:rsid w:val="00EE7532"/>
    <w:rsid w:val="00EF0DC0"/>
    <w:rsid w:val="00EF24BF"/>
    <w:rsid w:val="00EF542F"/>
    <w:rsid w:val="00F02A0F"/>
    <w:rsid w:val="00F0656C"/>
    <w:rsid w:val="00F07FCC"/>
    <w:rsid w:val="00F1104C"/>
    <w:rsid w:val="00F127A7"/>
    <w:rsid w:val="00F251D7"/>
    <w:rsid w:val="00F30309"/>
    <w:rsid w:val="00F345E2"/>
    <w:rsid w:val="00F34DFA"/>
    <w:rsid w:val="00F352DB"/>
    <w:rsid w:val="00F42F5E"/>
    <w:rsid w:val="00F47B7E"/>
    <w:rsid w:val="00F52E69"/>
    <w:rsid w:val="00F55E39"/>
    <w:rsid w:val="00F564B1"/>
    <w:rsid w:val="00F60316"/>
    <w:rsid w:val="00F607E5"/>
    <w:rsid w:val="00F62549"/>
    <w:rsid w:val="00F73ED4"/>
    <w:rsid w:val="00F7590F"/>
    <w:rsid w:val="00F75926"/>
    <w:rsid w:val="00F777CC"/>
    <w:rsid w:val="00F81691"/>
    <w:rsid w:val="00F81C85"/>
    <w:rsid w:val="00F83D09"/>
    <w:rsid w:val="00F85A7D"/>
    <w:rsid w:val="00F8706E"/>
    <w:rsid w:val="00F9612A"/>
    <w:rsid w:val="00FA250D"/>
    <w:rsid w:val="00FA31A3"/>
    <w:rsid w:val="00FB156D"/>
    <w:rsid w:val="00FB3290"/>
    <w:rsid w:val="00FC0322"/>
    <w:rsid w:val="00FC09E2"/>
    <w:rsid w:val="00FC65D4"/>
    <w:rsid w:val="00FD0EE3"/>
    <w:rsid w:val="00FD27D4"/>
    <w:rsid w:val="00FD61FE"/>
    <w:rsid w:val="00FD7DE9"/>
    <w:rsid w:val="00FE47C4"/>
    <w:rsid w:val="00FE5AD1"/>
    <w:rsid w:val="00FF125A"/>
    <w:rsid w:val="00FF3D80"/>
    <w:rsid w:val="00FF7F9E"/>
    <w:rsid w:val="23686DA4"/>
    <w:rsid w:val="28D4AA97"/>
    <w:rsid w:val="294D5CA3"/>
    <w:rsid w:val="2AE92D04"/>
    <w:rsid w:val="3B6CA216"/>
    <w:rsid w:val="4BCA67BA"/>
    <w:rsid w:val="5EA91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4C2A7"/>
  <w15:docId w15:val="{212799BD-E818-4411-A091-CB03C85978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814F7"/>
    <w:rPr>
      <w:rFonts w:ascii="Arial Narrow" w:hAnsi="Arial Narrow"/>
    </w:rPr>
  </w:style>
  <w:style w:type="paragraph" w:styleId="Heading1">
    <w:name w:val="heading 1"/>
    <w:basedOn w:val="Heading2"/>
    <w:next w:val="BodyText"/>
    <w:qFormat/>
    <w:rsid w:val="009814F7"/>
    <w:pPr>
      <w:numPr>
        <w:ilvl w:val="0"/>
      </w:numPr>
      <w:tabs>
        <w:tab w:val="clear" w:pos="432"/>
        <w:tab w:val="num" w:pos="540"/>
      </w:tabs>
      <w:spacing w:before="280" w:line="400" w:lineRule="atLeast"/>
      <w:ind w:left="547" w:hanging="547"/>
      <w:outlineLvl w:val="0"/>
    </w:pPr>
    <w:rPr>
      <w:bCs w:val="0"/>
      <w:kern w:val="32"/>
      <w:sz w:val="36"/>
      <w:szCs w:val="48"/>
    </w:rPr>
  </w:style>
  <w:style w:type="paragraph" w:styleId="Heading2">
    <w:name w:val="heading 2"/>
    <w:basedOn w:val="Heading3"/>
    <w:next w:val="BodyText"/>
    <w:qFormat/>
    <w:rsid w:val="009814F7"/>
    <w:pPr>
      <w:numPr>
        <w:ilvl w:val="1"/>
      </w:numPr>
      <w:tabs>
        <w:tab w:val="clear" w:pos="576"/>
        <w:tab w:val="num" w:pos="720"/>
      </w:tabs>
      <w:spacing w:before="360" w:line="360" w:lineRule="atLeast"/>
      <w:ind w:left="720" w:hanging="720"/>
      <w:outlineLvl w:val="1"/>
    </w:pPr>
    <w:rPr>
      <w:bCs/>
      <w:iCs/>
      <w:sz w:val="32"/>
      <w:szCs w:val="32"/>
    </w:rPr>
  </w:style>
  <w:style w:type="paragraph" w:styleId="Heading3">
    <w:name w:val="heading 3"/>
    <w:basedOn w:val="Heading4"/>
    <w:next w:val="BodyText"/>
    <w:qFormat/>
    <w:rsid w:val="009814F7"/>
    <w:pPr>
      <w:numPr>
        <w:ilvl w:val="2"/>
      </w:numPr>
      <w:tabs>
        <w:tab w:val="clear" w:pos="720"/>
        <w:tab w:val="num" w:pos="900"/>
      </w:tabs>
      <w:spacing w:before="280" w:line="280" w:lineRule="atLeast"/>
      <w:ind w:left="900" w:hanging="900"/>
      <w:outlineLvl w:val="2"/>
    </w:pPr>
    <w:rPr>
      <w:bCs w:val="0"/>
      <w:sz w:val="24"/>
      <w:szCs w:val="24"/>
    </w:rPr>
  </w:style>
  <w:style w:type="paragraph" w:styleId="Heading4">
    <w:name w:val="heading 4"/>
    <w:basedOn w:val="Normal"/>
    <w:next w:val="BodyText"/>
    <w:qFormat/>
    <w:rsid w:val="009814F7"/>
    <w:pPr>
      <w:keepNext/>
      <w:numPr>
        <w:ilvl w:val="3"/>
        <w:numId w:val="11"/>
      </w:numPr>
      <w:tabs>
        <w:tab w:val="clear" w:pos="864"/>
        <w:tab w:val="num" w:pos="1080"/>
      </w:tabs>
      <w:spacing w:before="240" w:line="240" w:lineRule="atLeast"/>
      <w:ind w:left="1080" w:hanging="1080"/>
      <w:outlineLvl w:val="3"/>
    </w:pPr>
    <w:rPr>
      <w:rFonts w:ascii="Arial" w:hAnsi="Arial" w:cs="Arial"/>
      <w:bCs/>
    </w:rPr>
  </w:style>
  <w:style w:type="paragraph" w:styleId="Heading5">
    <w:name w:val="heading 5"/>
    <w:basedOn w:val="Heading4"/>
    <w:next w:val="BodyText"/>
    <w:qFormat/>
    <w:rsid w:val="009814F7"/>
    <w:pPr>
      <w:numPr>
        <w:ilvl w:val="0"/>
        <w:numId w:val="0"/>
      </w:numPr>
      <w:outlineLvl w:val="4"/>
    </w:pPr>
    <w:rPr>
      <w:bCs w:val="0"/>
      <w:iCs/>
      <w:szCs w:val="26"/>
    </w:rPr>
  </w:style>
  <w:style w:type="paragraph" w:styleId="Heading6">
    <w:name w:val="heading 6"/>
    <w:basedOn w:val="Normal"/>
    <w:next w:val="Normal"/>
    <w:qFormat/>
    <w:rsid w:val="009814F7"/>
    <w:pPr>
      <w:numPr>
        <w:ilvl w:val="5"/>
        <w:numId w:val="11"/>
      </w:numPr>
      <w:spacing w:before="240" w:after="60"/>
      <w:outlineLvl w:val="5"/>
    </w:pPr>
    <w:rPr>
      <w:b/>
      <w:bCs/>
      <w:sz w:val="22"/>
      <w:szCs w:val="22"/>
    </w:rPr>
  </w:style>
  <w:style w:type="paragraph" w:styleId="Heading7">
    <w:name w:val="heading 7"/>
    <w:basedOn w:val="Normal"/>
    <w:next w:val="Normal"/>
    <w:qFormat/>
    <w:rsid w:val="009814F7"/>
    <w:pPr>
      <w:numPr>
        <w:ilvl w:val="6"/>
        <w:numId w:val="11"/>
      </w:numPr>
      <w:spacing w:before="240" w:after="60"/>
      <w:outlineLvl w:val="6"/>
    </w:pPr>
    <w:rPr>
      <w:sz w:val="24"/>
      <w:szCs w:val="24"/>
    </w:rPr>
  </w:style>
  <w:style w:type="paragraph" w:styleId="Heading8">
    <w:name w:val="heading 8"/>
    <w:basedOn w:val="Normal"/>
    <w:next w:val="Normal"/>
    <w:qFormat/>
    <w:rsid w:val="009814F7"/>
    <w:pPr>
      <w:numPr>
        <w:ilvl w:val="7"/>
        <w:numId w:val="11"/>
      </w:numPr>
      <w:spacing w:before="240" w:after="60"/>
      <w:outlineLvl w:val="7"/>
    </w:pPr>
    <w:rPr>
      <w:i/>
      <w:iCs/>
      <w:sz w:val="24"/>
      <w:szCs w:val="24"/>
    </w:rPr>
  </w:style>
  <w:style w:type="paragraph" w:styleId="Heading9">
    <w:name w:val="heading 9"/>
    <w:basedOn w:val="Normal"/>
    <w:next w:val="Normal"/>
    <w:qFormat/>
    <w:rsid w:val="009814F7"/>
    <w:pPr>
      <w:numPr>
        <w:ilvl w:val="8"/>
        <w:numId w:val="1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Number">
    <w:name w:val="List Number"/>
    <w:basedOn w:val="Normal"/>
    <w:rsid w:val="009814F7"/>
    <w:pPr>
      <w:numPr>
        <w:numId w:val="6"/>
      </w:numPr>
      <w:tabs>
        <w:tab w:val="clear" w:pos="360"/>
        <w:tab w:val="num" w:pos="270"/>
      </w:tabs>
      <w:spacing w:before="60" w:line="240" w:lineRule="atLeast"/>
    </w:pPr>
    <w:rPr>
      <w:szCs w:val="24"/>
    </w:rPr>
  </w:style>
  <w:style w:type="paragraph" w:styleId="ListNumber2">
    <w:name w:val="List Number 2"/>
    <w:basedOn w:val="Normal"/>
    <w:rsid w:val="009814F7"/>
    <w:pPr>
      <w:numPr>
        <w:numId w:val="7"/>
      </w:numPr>
      <w:tabs>
        <w:tab w:val="clear" w:pos="720"/>
        <w:tab w:val="num" w:pos="540"/>
      </w:tabs>
      <w:spacing w:before="60" w:line="240" w:lineRule="atLeast"/>
    </w:pPr>
    <w:rPr>
      <w:szCs w:val="24"/>
    </w:rPr>
  </w:style>
  <w:style w:type="paragraph" w:styleId="Header">
    <w:name w:val="header"/>
    <w:basedOn w:val="Normal"/>
    <w:rsid w:val="009814F7"/>
    <w:pPr>
      <w:tabs>
        <w:tab w:val="right" w:pos="14400"/>
      </w:tabs>
      <w:spacing w:line="240" w:lineRule="atLeast"/>
    </w:pPr>
    <w:rPr>
      <w:rFonts w:ascii="Times New Roman" w:hAnsi="Times New Roman"/>
      <w:sz w:val="18"/>
      <w:szCs w:val="18"/>
    </w:rPr>
  </w:style>
  <w:style w:type="paragraph" w:styleId="Footer">
    <w:name w:val="footer"/>
    <w:basedOn w:val="Header"/>
    <w:rsid w:val="009814F7"/>
    <w:pPr>
      <w:tabs>
        <w:tab w:val="center" w:pos="7200"/>
      </w:tabs>
    </w:pPr>
  </w:style>
  <w:style w:type="paragraph" w:styleId="BodyText">
    <w:name w:val="Body Text"/>
    <w:basedOn w:val="Normal"/>
    <w:link w:val="BodyTextChar"/>
    <w:rsid w:val="009814F7"/>
    <w:pPr>
      <w:spacing w:before="60" w:line="240" w:lineRule="atLeast"/>
    </w:pPr>
  </w:style>
  <w:style w:type="paragraph" w:styleId="ListBullet">
    <w:name w:val="List Bullet"/>
    <w:basedOn w:val="Normal"/>
    <w:autoRedefine/>
    <w:rsid w:val="009814F7"/>
    <w:pPr>
      <w:numPr>
        <w:numId w:val="1"/>
      </w:numPr>
      <w:tabs>
        <w:tab w:val="clear" w:pos="1080"/>
        <w:tab w:val="num" w:pos="270"/>
      </w:tabs>
      <w:spacing w:before="60" w:line="240" w:lineRule="atLeast"/>
    </w:pPr>
  </w:style>
  <w:style w:type="paragraph" w:styleId="ChapterNumber" w:customStyle="1">
    <w:name w:val="Chapter Number"/>
    <w:basedOn w:val="Title"/>
    <w:next w:val="Normal"/>
    <w:rsid w:val="009814F7"/>
    <w:pPr>
      <w:spacing w:line="280" w:lineRule="atLeast"/>
    </w:pPr>
    <w:rPr>
      <w:i/>
      <w:iCs/>
      <w:sz w:val="24"/>
      <w:szCs w:val="24"/>
    </w:rPr>
  </w:style>
  <w:style w:type="paragraph" w:styleId="ListBullet2">
    <w:name w:val="List Bullet 2"/>
    <w:basedOn w:val="ListBullet"/>
    <w:autoRedefine/>
    <w:rsid w:val="009814F7"/>
    <w:pPr>
      <w:numPr>
        <w:numId w:val="18"/>
      </w:numPr>
      <w:tabs>
        <w:tab w:val="clear" w:pos="1080"/>
        <w:tab w:val="num" w:pos="540"/>
      </w:tabs>
    </w:pPr>
  </w:style>
  <w:style w:type="character" w:styleId="Emphasis">
    <w:name w:val="Emphasis"/>
    <w:qFormat/>
    <w:rsid w:val="009814F7"/>
    <w:rPr>
      <w:b/>
      <w:iCs/>
    </w:rPr>
  </w:style>
  <w:style w:type="character" w:styleId="Citation" w:customStyle="1">
    <w:name w:val="Citation"/>
    <w:rsid w:val="009814F7"/>
    <w:rPr>
      <w:i/>
    </w:rPr>
  </w:style>
  <w:style w:type="paragraph" w:styleId="TableListBullet" w:customStyle="1">
    <w:name w:val="Table List Bullet"/>
    <w:basedOn w:val="TableText"/>
    <w:rsid w:val="009814F7"/>
    <w:pPr>
      <w:numPr>
        <w:numId w:val="12"/>
      </w:numPr>
      <w:tabs>
        <w:tab w:val="clear" w:pos="432"/>
        <w:tab w:val="left" w:pos="245"/>
      </w:tabs>
    </w:pPr>
  </w:style>
  <w:style w:type="character" w:styleId="PageNumber">
    <w:name w:val="page number"/>
    <w:basedOn w:val="DefaultParagraphFont"/>
    <w:rsid w:val="009814F7"/>
  </w:style>
  <w:style w:type="paragraph" w:styleId="Title">
    <w:name w:val="Title"/>
    <w:basedOn w:val="Heading1"/>
    <w:next w:val="Normal"/>
    <w:qFormat/>
    <w:rsid w:val="009814F7"/>
    <w:pPr>
      <w:numPr>
        <w:numId w:val="0"/>
      </w:numPr>
      <w:spacing w:before="0"/>
    </w:pPr>
    <w:rPr>
      <w:iCs w:val="0"/>
      <w:szCs w:val="72"/>
    </w:rPr>
  </w:style>
  <w:style w:type="paragraph" w:styleId="ListBullet3">
    <w:name w:val="List Bullet 3"/>
    <w:basedOn w:val="Normal"/>
    <w:semiHidden/>
    <w:rsid w:val="009814F7"/>
    <w:pPr>
      <w:tabs>
        <w:tab w:val="num" w:pos="432"/>
      </w:tabs>
      <w:spacing w:before="120" w:line="240" w:lineRule="atLeast"/>
      <w:ind w:left="432" w:right="360" w:hanging="432"/>
    </w:pPr>
    <w:rPr>
      <w:sz w:val="24"/>
      <w:szCs w:val="24"/>
    </w:rPr>
  </w:style>
  <w:style w:type="character" w:styleId="Hyperlink">
    <w:name w:val="Hyperlink"/>
    <w:rsid w:val="009814F7"/>
    <w:rPr>
      <w:color w:val="0000FF"/>
      <w:u w:val="single"/>
    </w:rPr>
  </w:style>
  <w:style w:type="paragraph" w:styleId="CommentText">
    <w:name w:val="annotation text"/>
    <w:basedOn w:val="Normal"/>
    <w:link w:val="CommentTextChar"/>
    <w:semiHidden/>
    <w:rsid w:val="009814F7"/>
  </w:style>
  <w:style w:type="character" w:styleId="CommentReference">
    <w:name w:val="annotation reference"/>
    <w:semiHidden/>
    <w:rsid w:val="009814F7"/>
    <w:rPr>
      <w:sz w:val="16"/>
      <w:szCs w:val="16"/>
    </w:rPr>
  </w:style>
  <w:style w:type="character" w:styleId="Term" w:customStyle="1">
    <w:name w:val="Term"/>
    <w:rsid w:val="009814F7"/>
    <w:rPr>
      <w:i/>
    </w:rPr>
  </w:style>
  <w:style w:type="paragraph" w:styleId="Annotation" w:customStyle="1">
    <w:name w:val="Annotation"/>
    <w:basedOn w:val="Normal"/>
    <w:rsid w:val="009814F7"/>
    <w:pPr>
      <w:spacing w:before="120" w:line="240" w:lineRule="atLeast"/>
    </w:pPr>
    <w:rPr>
      <w:i/>
    </w:rPr>
  </w:style>
  <w:style w:type="character" w:styleId="FollowedHyperlink">
    <w:name w:val="FollowedHyperlink"/>
    <w:rsid w:val="009814F7"/>
    <w:rPr>
      <w:color w:val="800080"/>
      <w:u w:val="single"/>
    </w:rPr>
  </w:style>
  <w:style w:type="paragraph" w:styleId="Metadata" w:customStyle="1">
    <w:name w:val="Metadata"/>
    <w:basedOn w:val="BodyTextSingle"/>
    <w:rsid w:val="009814F7"/>
    <w:rPr>
      <w:sz w:val="16"/>
    </w:rPr>
  </w:style>
  <w:style w:type="paragraph" w:styleId="BalloonText">
    <w:name w:val="Balloon Text"/>
    <w:basedOn w:val="Normal"/>
    <w:semiHidden/>
    <w:rsid w:val="009814F7"/>
    <w:rPr>
      <w:rFonts w:ascii="Tahoma" w:hAnsi="Tahoma" w:cs="Tahoma"/>
      <w:sz w:val="16"/>
      <w:szCs w:val="16"/>
    </w:rPr>
  </w:style>
  <w:style w:type="table" w:styleId="TableGrid">
    <w:name w:val="Table Grid"/>
    <w:basedOn w:val="TableNormal"/>
    <w:semiHidden/>
    <w:rsid w:val="009814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semiHidden/>
    <w:rsid w:val="009814F7"/>
    <w:rPr>
      <w:b/>
      <w:bCs/>
    </w:rPr>
  </w:style>
  <w:style w:type="paragraph" w:styleId="ListNumber4">
    <w:name w:val="List Number 4"/>
    <w:basedOn w:val="Normal"/>
    <w:semiHidden/>
    <w:rsid w:val="009814F7"/>
    <w:pPr>
      <w:numPr>
        <w:numId w:val="9"/>
      </w:numPr>
    </w:pPr>
  </w:style>
  <w:style w:type="paragraph" w:styleId="TableListNumber" w:customStyle="1">
    <w:name w:val="Table List Number"/>
    <w:basedOn w:val="TableText"/>
    <w:rsid w:val="009814F7"/>
    <w:pPr>
      <w:numPr>
        <w:numId w:val="14"/>
      </w:numPr>
      <w:tabs>
        <w:tab w:val="clear" w:pos="432"/>
        <w:tab w:val="left" w:pos="240"/>
      </w:tabs>
    </w:pPr>
  </w:style>
  <w:style w:type="paragraph" w:styleId="TableText" w:customStyle="1">
    <w:name w:val="Table Text"/>
    <w:basedOn w:val="Normal"/>
    <w:autoRedefine/>
    <w:rsid w:val="003A7AB1"/>
    <w:pPr>
      <w:spacing w:after="120" w:line="200" w:lineRule="atLeast"/>
      <w:pPrChange w:author="Beukers, Tony" w:date="2023-09-12T15:36:00Z" w:id="0">
        <w:pPr>
          <w:spacing w:after="120" w:line="200" w:lineRule="atLeast"/>
        </w:pPr>
      </w:pPrChange>
    </w:pPr>
    <w:rPr>
      <w:szCs w:val="24"/>
      <w:rPrChange w:author="Beukers, Tony" w:date="2023-09-12T15:36:00Z" w:id="0">
        <w:rPr>
          <w:rFonts w:ascii="Arial Narrow" w:hAnsi="Arial Narrow"/>
          <w:szCs w:val="24"/>
          <w:lang w:val="en-US" w:eastAsia="en-US" w:bidi="ar-SA"/>
        </w:rPr>
      </w:rPrChange>
    </w:rPr>
  </w:style>
  <w:style w:type="paragraph" w:styleId="BodyTextIndent">
    <w:name w:val="Body Text Indent"/>
    <w:basedOn w:val="Normal"/>
    <w:rsid w:val="009814F7"/>
    <w:pPr>
      <w:spacing w:before="120" w:line="240" w:lineRule="atLeast"/>
      <w:ind w:left="360"/>
    </w:pPr>
  </w:style>
  <w:style w:type="paragraph" w:styleId="BodyTextIndent2">
    <w:name w:val="Body Text Indent 2"/>
    <w:basedOn w:val="Normal"/>
    <w:semiHidden/>
    <w:rsid w:val="009814F7"/>
    <w:pPr>
      <w:spacing w:after="120" w:line="480" w:lineRule="auto"/>
      <w:ind w:left="360"/>
    </w:pPr>
  </w:style>
  <w:style w:type="paragraph" w:styleId="ListContinue">
    <w:name w:val="List Continue"/>
    <w:basedOn w:val="Normal"/>
    <w:rsid w:val="009814F7"/>
    <w:pPr>
      <w:spacing w:before="60" w:line="240" w:lineRule="atLeast"/>
      <w:ind w:left="274"/>
    </w:pPr>
  </w:style>
  <w:style w:type="paragraph" w:styleId="Caption">
    <w:name w:val="caption"/>
    <w:basedOn w:val="Normal"/>
    <w:next w:val="Normal"/>
    <w:qFormat/>
    <w:rsid w:val="009814F7"/>
    <w:pPr>
      <w:spacing w:before="360" w:after="120" w:line="240" w:lineRule="atLeast"/>
    </w:pPr>
    <w:rPr>
      <w:b/>
      <w:bCs/>
    </w:rPr>
  </w:style>
  <w:style w:type="character" w:styleId="FootnoteReference">
    <w:name w:val="footnote reference"/>
    <w:rsid w:val="009814F7"/>
    <w:rPr>
      <w:vertAlign w:val="superscript"/>
    </w:rPr>
  </w:style>
  <w:style w:type="paragraph" w:styleId="ListContinue5">
    <w:name w:val="List Continue 5"/>
    <w:basedOn w:val="Normal"/>
    <w:semiHidden/>
    <w:rsid w:val="009814F7"/>
    <w:pPr>
      <w:spacing w:after="120"/>
      <w:ind w:left="1800"/>
    </w:pPr>
  </w:style>
  <w:style w:type="paragraph" w:styleId="FootnoteText">
    <w:name w:val="footnote text"/>
    <w:basedOn w:val="Normal"/>
    <w:rsid w:val="009814F7"/>
    <w:pPr>
      <w:spacing w:before="120"/>
      <w:ind w:left="360" w:hanging="360"/>
    </w:pPr>
  </w:style>
  <w:style w:type="character" w:styleId="Edit" w:customStyle="1">
    <w:name w:val="Edit"/>
    <w:rsid w:val="009814F7"/>
    <w:rPr>
      <w:color w:val="FF0000"/>
    </w:rPr>
  </w:style>
  <w:style w:type="paragraph" w:styleId="TableHead" w:customStyle="1">
    <w:name w:val="Table Head"/>
    <w:basedOn w:val="TableText"/>
    <w:rsid w:val="009814F7"/>
    <w:pPr>
      <w:spacing w:before="240"/>
    </w:pPr>
    <w:rPr>
      <w:bCs/>
      <w:szCs w:val="20"/>
    </w:rPr>
  </w:style>
  <w:style w:type="paragraph" w:styleId="TableNote" w:customStyle="1">
    <w:name w:val="Table Note"/>
    <w:basedOn w:val="TableText"/>
    <w:rsid w:val="009814F7"/>
    <w:rPr>
      <w:i/>
    </w:rPr>
  </w:style>
  <w:style w:type="character" w:styleId="TableNoteHead" w:customStyle="1">
    <w:name w:val="Table Note Head"/>
    <w:rsid w:val="009814F7"/>
    <w:rPr>
      <w:i/>
    </w:rPr>
  </w:style>
  <w:style w:type="paragraph" w:styleId="TableStubHead" w:customStyle="1">
    <w:name w:val="Table Stub Head"/>
    <w:basedOn w:val="TableText"/>
    <w:rsid w:val="009814F7"/>
    <w:rPr>
      <w:szCs w:val="20"/>
    </w:rPr>
  </w:style>
  <w:style w:type="paragraph" w:styleId="Note" w:customStyle="1">
    <w:name w:val="Note"/>
    <w:basedOn w:val="Normal"/>
    <w:next w:val="Normal"/>
    <w:rsid w:val="009814F7"/>
    <w:pPr>
      <w:spacing w:before="60" w:line="240" w:lineRule="atLeast"/>
      <w:ind w:left="907" w:hanging="907"/>
    </w:pPr>
    <w:rPr>
      <w:i/>
    </w:rPr>
  </w:style>
  <w:style w:type="paragraph" w:styleId="Caution" w:customStyle="1">
    <w:name w:val="Caution"/>
    <w:basedOn w:val="Note"/>
    <w:next w:val="Normal"/>
    <w:rsid w:val="009814F7"/>
    <w:rPr>
      <w:i w:val="0"/>
    </w:rPr>
  </w:style>
  <w:style w:type="paragraph" w:styleId="NormalWeb">
    <w:name w:val="Normal (Web)"/>
    <w:basedOn w:val="Normal"/>
    <w:semiHidden/>
    <w:rsid w:val="009814F7"/>
  </w:style>
  <w:style w:type="paragraph" w:styleId="ListContinue2">
    <w:name w:val="List Continue 2"/>
    <w:basedOn w:val="ListContinue"/>
    <w:rsid w:val="009814F7"/>
    <w:pPr>
      <w:ind w:left="540"/>
    </w:pPr>
  </w:style>
  <w:style w:type="paragraph" w:styleId="TOC1">
    <w:name w:val="toc 1"/>
    <w:basedOn w:val="Normal"/>
    <w:next w:val="Normal"/>
    <w:autoRedefine/>
    <w:rsid w:val="009814F7"/>
    <w:pPr>
      <w:tabs>
        <w:tab w:val="left" w:pos="1440"/>
        <w:tab w:val="right" w:pos="8640"/>
      </w:tabs>
      <w:spacing w:before="120" w:line="240" w:lineRule="atLeast"/>
      <w:ind w:left="1440" w:hanging="720"/>
    </w:pPr>
    <w:rPr>
      <w:bCs/>
      <w:noProof/>
    </w:rPr>
  </w:style>
  <w:style w:type="paragraph" w:styleId="Warning" w:customStyle="1">
    <w:name w:val="Warning"/>
    <w:basedOn w:val="Caution"/>
    <w:next w:val="Normal"/>
    <w:rsid w:val="009814F7"/>
  </w:style>
  <w:style w:type="paragraph" w:styleId="BodyLead" w:customStyle="1">
    <w:name w:val="Body Lead"/>
    <w:basedOn w:val="Normal"/>
    <w:next w:val="Normal"/>
    <w:semiHidden/>
    <w:rsid w:val="009814F7"/>
    <w:pPr>
      <w:spacing w:before="240" w:line="240" w:lineRule="atLeast"/>
    </w:pPr>
    <w:rPr>
      <w:sz w:val="24"/>
      <w:szCs w:val="24"/>
    </w:rPr>
  </w:style>
  <w:style w:type="paragraph" w:styleId="TOC2">
    <w:name w:val="toc 2"/>
    <w:basedOn w:val="Normal"/>
    <w:next w:val="Normal"/>
    <w:autoRedefine/>
    <w:rsid w:val="009814F7"/>
    <w:pPr>
      <w:tabs>
        <w:tab w:val="left" w:pos="1980"/>
        <w:tab w:val="right" w:pos="8640"/>
      </w:tabs>
      <w:spacing w:before="120"/>
      <w:ind w:left="1980" w:hanging="540"/>
    </w:pPr>
    <w:rPr>
      <w:noProof/>
    </w:rPr>
  </w:style>
  <w:style w:type="paragraph" w:styleId="TOC3">
    <w:name w:val="toc 3"/>
    <w:basedOn w:val="Normal"/>
    <w:next w:val="Normal"/>
    <w:autoRedefine/>
    <w:rsid w:val="009814F7"/>
    <w:pPr>
      <w:tabs>
        <w:tab w:val="left" w:pos="2700"/>
        <w:tab w:val="right" w:pos="8640"/>
      </w:tabs>
      <w:spacing w:line="240" w:lineRule="atLeast"/>
      <w:ind w:left="2707" w:hanging="720"/>
    </w:pPr>
    <w:rPr>
      <w:noProof/>
    </w:rPr>
  </w:style>
  <w:style w:type="character" w:styleId="Toc1Text" w:customStyle="1">
    <w:name w:val="Toc1 Text"/>
    <w:rsid w:val="009814F7"/>
    <w:rPr>
      <w:rFonts w:ascii="Arial Narrow" w:hAnsi="Arial Narrow"/>
      <w:b/>
    </w:rPr>
  </w:style>
  <w:style w:type="paragraph" w:styleId="TitleClient" w:customStyle="1">
    <w:name w:val="TitleClient"/>
    <w:basedOn w:val="TitleSub"/>
    <w:semiHidden/>
    <w:rsid w:val="009814F7"/>
    <w:pPr>
      <w:spacing w:before="0"/>
      <w:ind w:right="360"/>
      <w:jc w:val="right"/>
    </w:pPr>
    <w:rPr>
      <w:b/>
    </w:rPr>
  </w:style>
  <w:style w:type="paragraph" w:styleId="TitleSub" w:customStyle="1">
    <w:name w:val="TitleSub"/>
    <w:basedOn w:val="TitleSubmittal"/>
    <w:semiHidden/>
    <w:rsid w:val="009814F7"/>
    <w:pPr>
      <w:spacing w:line="360" w:lineRule="exact"/>
    </w:pPr>
    <w:rPr>
      <w:bCs/>
      <w:sz w:val="28"/>
      <w:szCs w:val="28"/>
    </w:rPr>
  </w:style>
  <w:style w:type="paragraph" w:styleId="TitleSubmittal" w:customStyle="1">
    <w:name w:val="TitleSubmittal"/>
    <w:semiHidden/>
    <w:rsid w:val="009814F7"/>
    <w:pPr>
      <w:spacing w:before="280" w:line="280" w:lineRule="exact"/>
      <w:ind w:left="360"/>
    </w:pPr>
    <w:rPr>
      <w:rFonts w:ascii="Arial" w:hAnsi="Arial"/>
      <w:sz w:val="24"/>
    </w:rPr>
  </w:style>
  <w:style w:type="paragraph" w:styleId="TitleDate" w:customStyle="1">
    <w:name w:val="TitleDate"/>
    <w:basedOn w:val="TitleSubmittal"/>
    <w:semiHidden/>
    <w:rsid w:val="009814F7"/>
    <w:rPr>
      <w:b/>
      <w:bCs/>
      <w:caps/>
    </w:rPr>
  </w:style>
  <w:style w:type="paragraph" w:styleId="TitleSubmittedTo" w:customStyle="1">
    <w:name w:val="TitleSubmittedTo"/>
    <w:basedOn w:val="TitleSubmittal"/>
    <w:semiHidden/>
    <w:rsid w:val="009814F7"/>
    <w:pPr>
      <w:ind w:right="360"/>
      <w:jc w:val="right"/>
    </w:pPr>
  </w:style>
  <w:style w:type="paragraph" w:styleId="ListBullet4">
    <w:name w:val="List Bullet 4"/>
    <w:basedOn w:val="Normal"/>
    <w:semiHidden/>
    <w:rsid w:val="009814F7"/>
    <w:pPr>
      <w:tabs>
        <w:tab w:val="num" w:pos="1440"/>
      </w:tabs>
      <w:ind w:left="1440" w:hanging="360"/>
    </w:pPr>
    <w:rPr>
      <w:sz w:val="24"/>
      <w:szCs w:val="24"/>
    </w:rPr>
  </w:style>
  <w:style w:type="paragraph" w:styleId="ListBullet5">
    <w:name w:val="List Bullet 5"/>
    <w:basedOn w:val="Normal"/>
    <w:semiHidden/>
    <w:rsid w:val="009814F7"/>
    <w:pPr>
      <w:tabs>
        <w:tab w:val="num" w:pos="1800"/>
      </w:tabs>
      <w:ind w:left="1800" w:hanging="360"/>
    </w:pPr>
    <w:rPr>
      <w:sz w:val="24"/>
      <w:szCs w:val="24"/>
    </w:rPr>
  </w:style>
  <w:style w:type="paragraph" w:styleId="TableofFigures">
    <w:name w:val="table of figures"/>
    <w:basedOn w:val="Normal"/>
    <w:next w:val="Normal"/>
    <w:rsid w:val="009814F7"/>
    <w:pPr>
      <w:tabs>
        <w:tab w:val="right" w:pos="8630"/>
      </w:tabs>
      <w:spacing w:before="120"/>
      <w:ind w:left="1440"/>
    </w:pPr>
    <w:rPr>
      <w:noProof/>
      <w:szCs w:val="24"/>
    </w:rPr>
  </w:style>
  <w:style w:type="paragraph" w:styleId="ListNumber3">
    <w:name w:val="List Number 3"/>
    <w:basedOn w:val="Normal"/>
    <w:semiHidden/>
    <w:rsid w:val="009814F7"/>
    <w:pPr>
      <w:tabs>
        <w:tab w:val="num" w:pos="1080"/>
      </w:tabs>
      <w:spacing w:before="120" w:line="240" w:lineRule="atLeast"/>
      <w:ind w:left="1080" w:right="360" w:hanging="360"/>
    </w:pPr>
    <w:rPr>
      <w:sz w:val="24"/>
      <w:szCs w:val="24"/>
    </w:rPr>
  </w:style>
  <w:style w:type="paragraph" w:styleId="MacroText">
    <w:name w:val="macro"/>
    <w:semiHidden/>
    <w:rsid w:val="009814F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ListContinue3">
    <w:name w:val="List Continue 3"/>
    <w:basedOn w:val="ListContinue"/>
    <w:semiHidden/>
    <w:rsid w:val="009814F7"/>
    <w:pPr>
      <w:spacing w:after="120"/>
      <w:ind w:right="360"/>
    </w:pPr>
    <w:rPr>
      <w:sz w:val="24"/>
      <w:szCs w:val="24"/>
    </w:rPr>
  </w:style>
  <w:style w:type="paragraph" w:styleId="Equation" w:customStyle="1">
    <w:name w:val="Equation"/>
    <w:basedOn w:val="Normal"/>
    <w:semiHidden/>
    <w:rsid w:val="009814F7"/>
    <w:pPr>
      <w:numPr>
        <w:numId w:val="13"/>
      </w:numPr>
      <w:tabs>
        <w:tab w:val="left" w:pos="720"/>
        <w:tab w:val="left" w:pos="1080"/>
      </w:tabs>
      <w:spacing w:before="200" w:line="200" w:lineRule="atLeast"/>
      <w:ind w:left="360" w:firstLine="0"/>
    </w:pPr>
    <w:rPr>
      <w:szCs w:val="24"/>
    </w:rPr>
  </w:style>
  <w:style w:type="paragraph" w:styleId="BlockText">
    <w:name w:val="Block Text"/>
    <w:basedOn w:val="Normal"/>
    <w:semiHidden/>
    <w:rsid w:val="009814F7"/>
    <w:pPr>
      <w:spacing w:after="120"/>
      <w:ind w:left="1440" w:right="1440"/>
    </w:pPr>
  </w:style>
  <w:style w:type="paragraph" w:styleId="BodyText2">
    <w:name w:val="Body Text 2"/>
    <w:basedOn w:val="Normal"/>
    <w:semiHidden/>
    <w:rsid w:val="009814F7"/>
    <w:pPr>
      <w:spacing w:after="120" w:line="480" w:lineRule="auto"/>
    </w:pPr>
  </w:style>
  <w:style w:type="paragraph" w:styleId="BodyText3">
    <w:name w:val="Body Text 3"/>
    <w:basedOn w:val="Normal"/>
    <w:semiHidden/>
    <w:rsid w:val="009814F7"/>
    <w:pPr>
      <w:spacing w:after="120"/>
    </w:pPr>
    <w:rPr>
      <w:sz w:val="16"/>
      <w:szCs w:val="16"/>
    </w:rPr>
  </w:style>
  <w:style w:type="paragraph" w:styleId="BodyTextFirstIndent">
    <w:name w:val="Body Text First Indent"/>
    <w:basedOn w:val="Normal"/>
    <w:semiHidden/>
    <w:rsid w:val="009814F7"/>
    <w:pPr>
      <w:spacing w:after="120"/>
      <w:ind w:firstLine="210"/>
    </w:pPr>
  </w:style>
  <w:style w:type="paragraph" w:styleId="BodyTextFirstIndent2">
    <w:name w:val="Body Text First Indent 2"/>
    <w:basedOn w:val="BodyTextIndent"/>
    <w:semiHidden/>
    <w:rsid w:val="009814F7"/>
    <w:pPr>
      <w:spacing w:before="0" w:after="120" w:line="240" w:lineRule="auto"/>
      <w:ind w:firstLine="210"/>
    </w:pPr>
  </w:style>
  <w:style w:type="paragraph" w:styleId="BodyTextIndent3">
    <w:name w:val="Body Text Indent 3"/>
    <w:basedOn w:val="Normal"/>
    <w:semiHidden/>
    <w:rsid w:val="009814F7"/>
    <w:pPr>
      <w:spacing w:after="120"/>
      <w:ind w:left="360"/>
    </w:pPr>
    <w:rPr>
      <w:sz w:val="16"/>
      <w:szCs w:val="16"/>
    </w:rPr>
  </w:style>
  <w:style w:type="paragraph" w:styleId="Closing">
    <w:name w:val="Closing"/>
    <w:basedOn w:val="Normal"/>
    <w:semiHidden/>
    <w:rsid w:val="009814F7"/>
    <w:pPr>
      <w:ind w:left="4320"/>
    </w:pPr>
  </w:style>
  <w:style w:type="paragraph" w:styleId="Date">
    <w:name w:val="Date"/>
    <w:basedOn w:val="Normal"/>
    <w:next w:val="Normal"/>
    <w:semiHidden/>
    <w:rsid w:val="009814F7"/>
  </w:style>
  <w:style w:type="paragraph" w:styleId="DocumentMap">
    <w:name w:val="Document Map"/>
    <w:basedOn w:val="Normal"/>
    <w:semiHidden/>
    <w:rsid w:val="009814F7"/>
    <w:pPr>
      <w:shd w:val="clear" w:color="auto" w:fill="000080"/>
    </w:pPr>
    <w:rPr>
      <w:rFonts w:ascii="Tahoma" w:hAnsi="Tahoma" w:cs="Tahoma"/>
    </w:rPr>
  </w:style>
  <w:style w:type="paragraph" w:styleId="E-mailSignature">
    <w:name w:val="E-mail Signature"/>
    <w:basedOn w:val="Normal"/>
    <w:semiHidden/>
    <w:rsid w:val="009814F7"/>
  </w:style>
  <w:style w:type="paragraph" w:styleId="EndnoteText">
    <w:name w:val="endnote text"/>
    <w:basedOn w:val="Normal"/>
    <w:semiHidden/>
    <w:rsid w:val="009814F7"/>
  </w:style>
  <w:style w:type="paragraph" w:styleId="EnvelopeAddress">
    <w:name w:val="envelope address"/>
    <w:basedOn w:val="Normal"/>
    <w:semiHidden/>
    <w:rsid w:val="009814F7"/>
    <w:pPr>
      <w:framePr w:w="7920" w:h="1980" w:hSpace="180" w:wrap="auto" w:hAnchor="page" w:xAlign="center" w:yAlign="bottom" w:hRule="exact"/>
      <w:ind w:left="2880"/>
    </w:pPr>
    <w:rPr>
      <w:rFonts w:ascii="Arial" w:hAnsi="Arial" w:cs="Arial"/>
      <w:sz w:val="24"/>
      <w:szCs w:val="24"/>
    </w:rPr>
  </w:style>
  <w:style w:type="paragraph" w:styleId="EnvelopeReturn">
    <w:name w:val="envelope return"/>
    <w:basedOn w:val="Normal"/>
    <w:semiHidden/>
    <w:rsid w:val="009814F7"/>
    <w:rPr>
      <w:rFonts w:ascii="Arial" w:hAnsi="Arial" w:cs="Arial"/>
    </w:rPr>
  </w:style>
  <w:style w:type="paragraph" w:styleId="HTMLAddress">
    <w:name w:val="HTML Address"/>
    <w:basedOn w:val="Normal"/>
    <w:semiHidden/>
    <w:rsid w:val="009814F7"/>
    <w:rPr>
      <w:i/>
      <w:iCs/>
    </w:rPr>
  </w:style>
  <w:style w:type="paragraph" w:styleId="HTMLPreformatted">
    <w:name w:val="HTML Preformatted"/>
    <w:basedOn w:val="Normal"/>
    <w:semiHidden/>
    <w:rsid w:val="009814F7"/>
    <w:rPr>
      <w:rFonts w:ascii="Courier New" w:hAnsi="Courier New" w:cs="Courier New"/>
    </w:rPr>
  </w:style>
  <w:style w:type="paragraph" w:styleId="Index1">
    <w:name w:val="index 1"/>
    <w:basedOn w:val="Normal"/>
    <w:next w:val="Normal"/>
    <w:autoRedefine/>
    <w:semiHidden/>
    <w:rsid w:val="009814F7"/>
    <w:pPr>
      <w:ind w:left="200" w:hanging="200"/>
    </w:pPr>
  </w:style>
  <w:style w:type="paragraph" w:styleId="Index2">
    <w:name w:val="index 2"/>
    <w:basedOn w:val="Normal"/>
    <w:next w:val="Normal"/>
    <w:autoRedefine/>
    <w:semiHidden/>
    <w:rsid w:val="009814F7"/>
    <w:pPr>
      <w:ind w:left="400" w:hanging="200"/>
    </w:pPr>
  </w:style>
  <w:style w:type="paragraph" w:styleId="Index3">
    <w:name w:val="index 3"/>
    <w:basedOn w:val="Normal"/>
    <w:next w:val="Normal"/>
    <w:autoRedefine/>
    <w:semiHidden/>
    <w:rsid w:val="009814F7"/>
    <w:pPr>
      <w:ind w:left="600" w:hanging="200"/>
    </w:pPr>
  </w:style>
  <w:style w:type="paragraph" w:styleId="Index4">
    <w:name w:val="index 4"/>
    <w:basedOn w:val="Normal"/>
    <w:next w:val="Normal"/>
    <w:autoRedefine/>
    <w:semiHidden/>
    <w:rsid w:val="009814F7"/>
    <w:pPr>
      <w:ind w:left="800" w:hanging="200"/>
    </w:pPr>
  </w:style>
  <w:style w:type="paragraph" w:styleId="Index5">
    <w:name w:val="index 5"/>
    <w:basedOn w:val="Normal"/>
    <w:next w:val="Normal"/>
    <w:autoRedefine/>
    <w:semiHidden/>
    <w:rsid w:val="009814F7"/>
    <w:pPr>
      <w:ind w:left="1000" w:hanging="200"/>
    </w:pPr>
  </w:style>
  <w:style w:type="paragraph" w:styleId="Index6">
    <w:name w:val="index 6"/>
    <w:basedOn w:val="Normal"/>
    <w:next w:val="Normal"/>
    <w:autoRedefine/>
    <w:semiHidden/>
    <w:rsid w:val="009814F7"/>
    <w:pPr>
      <w:ind w:left="1200" w:hanging="200"/>
    </w:pPr>
  </w:style>
  <w:style w:type="paragraph" w:styleId="Index7">
    <w:name w:val="index 7"/>
    <w:basedOn w:val="Normal"/>
    <w:next w:val="Normal"/>
    <w:autoRedefine/>
    <w:semiHidden/>
    <w:rsid w:val="009814F7"/>
    <w:pPr>
      <w:ind w:left="1400" w:hanging="200"/>
    </w:pPr>
  </w:style>
  <w:style w:type="paragraph" w:styleId="Index8">
    <w:name w:val="index 8"/>
    <w:basedOn w:val="Normal"/>
    <w:next w:val="Normal"/>
    <w:autoRedefine/>
    <w:semiHidden/>
    <w:rsid w:val="009814F7"/>
    <w:pPr>
      <w:ind w:left="1600" w:hanging="200"/>
    </w:pPr>
  </w:style>
  <w:style w:type="paragraph" w:styleId="Index9">
    <w:name w:val="index 9"/>
    <w:basedOn w:val="Normal"/>
    <w:next w:val="Normal"/>
    <w:autoRedefine/>
    <w:semiHidden/>
    <w:rsid w:val="009814F7"/>
    <w:pPr>
      <w:ind w:left="1800" w:hanging="200"/>
    </w:pPr>
  </w:style>
  <w:style w:type="paragraph" w:styleId="IndexHeading">
    <w:name w:val="index heading"/>
    <w:basedOn w:val="Normal"/>
    <w:next w:val="Index1"/>
    <w:semiHidden/>
    <w:rsid w:val="009814F7"/>
    <w:rPr>
      <w:rFonts w:ascii="Arial" w:hAnsi="Arial" w:cs="Arial"/>
      <w:b/>
      <w:bCs/>
    </w:rPr>
  </w:style>
  <w:style w:type="paragraph" w:styleId="List">
    <w:name w:val="List"/>
    <w:basedOn w:val="Normal"/>
    <w:semiHidden/>
    <w:rsid w:val="009814F7"/>
    <w:pPr>
      <w:ind w:left="360" w:hanging="360"/>
    </w:pPr>
  </w:style>
  <w:style w:type="paragraph" w:styleId="List2">
    <w:name w:val="List 2"/>
    <w:basedOn w:val="Normal"/>
    <w:semiHidden/>
    <w:rsid w:val="009814F7"/>
    <w:pPr>
      <w:ind w:left="720" w:hanging="360"/>
    </w:pPr>
  </w:style>
  <w:style w:type="paragraph" w:styleId="List3">
    <w:name w:val="List 3"/>
    <w:basedOn w:val="Normal"/>
    <w:semiHidden/>
    <w:rsid w:val="009814F7"/>
    <w:pPr>
      <w:ind w:left="1080" w:hanging="360"/>
    </w:pPr>
  </w:style>
  <w:style w:type="paragraph" w:styleId="List4">
    <w:name w:val="List 4"/>
    <w:basedOn w:val="Normal"/>
    <w:semiHidden/>
    <w:rsid w:val="009814F7"/>
    <w:pPr>
      <w:ind w:left="1440" w:hanging="360"/>
    </w:pPr>
  </w:style>
  <w:style w:type="paragraph" w:styleId="List5">
    <w:name w:val="List 5"/>
    <w:basedOn w:val="Normal"/>
    <w:semiHidden/>
    <w:rsid w:val="009814F7"/>
    <w:pPr>
      <w:ind w:left="1800" w:hanging="360"/>
    </w:pPr>
  </w:style>
  <w:style w:type="paragraph" w:styleId="ListContinue4">
    <w:name w:val="List Continue 4"/>
    <w:basedOn w:val="Normal"/>
    <w:semiHidden/>
    <w:rsid w:val="009814F7"/>
    <w:pPr>
      <w:spacing w:after="120"/>
      <w:ind w:left="1440"/>
    </w:pPr>
  </w:style>
  <w:style w:type="paragraph" w:styleId="ListNumber5">
    <w:name w:val="List Number 5"/>
    <w:basedOn w:val="Normal"/>
    <w:semiHidden/>
    <w:rsid w:val="009814F7"/>
    <w:pPr>
      <w:numPr>
        <w:numId w:val="4"/>
      </w:numPr>
    </w:pPr>
  </w:style>
  <w:style w:type="paragraph" w:styleId="MessageHeader">
    <w:name w:val="Message Header"/>
    <w:basedOn w:val="Normal"/>
    <w:semiHidden/>
    <w:rsid w:val="009814F7"/>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NormalIndent">
    <w:name w:val="Normal Indent"/>
    <w:basedOn w:val="Normal"/>
    <w:semiHidden/>
    <w:rsid w:val="009814F7"/>
    <w:pPr>
      <w:ind w:left="720"/>
    </w:pPr>
  </w:style>
  <w:style w:type="paragraph" w:styleId="PlainText">
    <w:name w:val="Plain Text"/>
    <w:basedOn w:val="Normal"/>
    <w:semiHidden/>
    <w:rsid w:val="009814F7"/>
    <w:rPr>
      <w:rFonts w:ascii="Courier New" w:hAnsi="Courier New" w:cs="Courier New"/>
    </w:rPr>
  </w:style>
  <w:style w:type="paragraph" w:styleId="Salutation">
    <w:name w:val="Salutation"/>
    <w:basedOn w:val="Normal"/>
    <w:next w:val="Normal"/>
    <w:semiHidden/>
    <w:rsid w:val="009814F7"/>
    <w:pPr>
      <w:numPr>
        <w:numId w:val="10"/>
      </w:numPr>
      <w:tabs>
        <w:tab w:val="clear" w:pos="1800"/>
      </w:tabs>
      <w:ind w:left="0" w:firstLine="0"/>
    </w:pPr>
  </w:style>
  <w:style w:type="paragraph" w:styleId="Signature">
    <w:name w:val="Signature"/>
    <w:basedOn w:val="Normal"/>
    <w:semiHidden/>
    <w:rsid w:val="009814F7"/>
    <w:pPr>
      <w:ind w:left="4320"/>
    </w:pPr>
  </w:style>
  <w:style w:type="paragraph" w:styleId="Subtitle">
    <w:name w:val="Subtitle"/>
    <w:basedOn w:val="Normal"/>
    <w:qFormat/>
    <w:rsid w:val="009814F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9814F7"/>
    <w:pPr>
      <w:ind w:left="200" w:hanging="200"/>
    </w:pPr>
  </w:style>
  <w:style w:type="paragraph" w:styleId="TOAHeading">
    <w:name w:val="toa heading"/>
    <w:basedOn w:val="Normal"/>
    <w:next w:val="Normal"/>
    <w:semiHidden/>
    <w:rsid w:val="009814F7"/>
    <w:pPr>
      <w:spacing w:before="120"/>
    </w:pPr>
    <w:rPr>
      <w:rFonts w:ascii="Arial" w:hAnsi="Arial" w:cs="Arial"/>
      <w:b/>
      <w:bCs/>
      <w:sz w:val="24"/>
      <w:szCs w:val="24"/>
    </w:rPr>
  </w:style>
  <w:style w:type="paragraph" w:styleId="TOC4">
    <w:name w:val="toc 4"/>
    <w:basedOn w:val="Normal"/>
    <w:next w:val="Normal"/>
    <w:autoRedefine/>
    <w:semiHidden/>
    <w:rsid w:val="009814F7"/>
    <w:pPr>
      <w:ind w:left="600"/>
    </w:pPr>
  </w:style>
  <w:style w:type="paragraph" w:styleId="TOC5">
    <w:name w:val="toc 5"/>
    <w:basedOn w:val="Normal"/>
    <w:next w:val="Normal"/>
    <w:autoRedefine/>
    <w:semiHidden/>
    <w:rsid w:val="009814F7"/>
    <w:pPr>
      <w:ind w:left="800"/>
    </w:pPr>
  </w:style>
  <w:style w:type="paragraph" w:styleId="TOC6">
    <w:name w:val="toc 6"/>
    <w:basedOn w:val="Normal"/>
    <w:next w:val="Normal"/>
    <w:autoRedefine/>
    <w:semiHidden/>
    <w:rsid w:val="009814F7"/>
    <w:pPr>
      <w:ind w:left="1000"/>
    </w:pPr>
  </w:style>
  <w:style w:type="paragraph" w:styleId="TOC7">
    <w:name w:val="toc 7"/>
    <w:basedOn w:val="Normal"/>
    <w:next w:val="Normal"/>
    <w:autoRedefine/>
    <w:semiHidden/>
    <w:rsid w:val="009814F7"/>
    <w:pPr>
      <w:ind w:left="1200"/>
    </w:pPr>
  </w:style>
  <w:style w:type="paragraph" w:styleId="TOC8">
    <w:name w:val="toc 8"/>
    <w:basedOn w:val="Normal"/>
    <w:next w:val="Normal"/>
    <w:autoRedefine/>
    <w:semiHidden/>
    <w:rsid w:val="009814F7"/>
    <w:pPr>
      <w:ind w:left="1400"/>
    </w:pPr>
  </w:style>
  <w:style w:type="paragraph" w:styleId="TOC9">
    <w:name w:val="toc 9"/>
    <w:basedOn w:val="Normal"/>
    <w:next w:val="Normal"/>
    <w:autoRedefine/>
    <w:semiHidden/>
    <w:rsid w:val="009814F7"/>
    <w:pPr>
      <w:ind w:left="1600"/>
    </w:pPr>
  </w:style>
  <w:style w:type="paragraph" w:styleId="BodyTextSingle" w:customStyle="1">
    <w:name w:val="Body Text Single"/>
    <w:basedOn w:val="Normal"/>
    <w:rsid w:val="009814F7"/>
    <w:pPr>
      <w:spacing w:line="240" w:lineRule="atLeast"/>
    </w:pPr>
  </w:style>
  <w:style w:type="paragraph" w:styleId="Office" w:customStyle="1">
    <w:name w:val="Office"/>
    <w:basedOn w:val="Normal"/>
    <w:rsid w:val="009814F7"/>
    <w:pPr>
      <w:spacing w:before="150" w:after="300" w:line="150" w:lineRule="atLeast"/>
    </w:pPr>
    <w:rPr>
      <w:rFonts w:ascii="Arial" w:hAnsi="Arial"/>
      <w:b/>
      <w:caps/>
      <w:color w:val="A4001D"/>
      <w:sz w:val="15"/>
    </w:rPr>
  </w:style>
  <w:style w:type="paragraph" w:styleId="Revision">
    <w:name w:val="Revision"/>
    <w:hidden/>
    <w:uiPriority w:val="99"/>
    <w:semiHidden/>
    <w:rsid w:val="00215566"/>
  </w:style>
  <w:style w:type="character" w:styleId="Button" w:customStyle="1">
    <w:name w:val="Button"/>
    <w:basedOn w:val="DefaultParagraphFont"/>
    <w:qFormat/>
    <w:rsid w:val="009814F7"/>
    <w:rPr>
      <w:caps/>
    </w:rPr>
  </w:style>
  <w:style w:type="paragraph" w:styleId="Note2" w:customStyle="1">
    <w:name w:val="Note 2"/>
    <w:basedOn w:val="Note"/>
    <w:qFormat/>
    <w:rsid w:val="009814F7"/>
    <w:pPr>
      <w:ind w:left="1267"/>
    </w:pPr>
  </w:style>
  <w:style w:type="character" w:styleId="CommentTextChar" w:customStyle="1">
    <w:name w:val="Comment Text Char"/>
    <w:basedOn w:val="DefaultParagraphFont"/>
    <w:link w:val="CommentText"/>
    <w:semiHidden/>
    <w:rsid w:val="009814F7"/>
    <w:rPr>
      <w:rFonts w:ascii="Arial Narrow" w:hAnsi="Arial Narrow"/>
    </w:rPr>
  </w:style>
  <w:style w:type="paragraph" w:styleId="Important" w:customStyle="1">
    <w:name w:val="Important"/>
    <w:basedOn w:val="Warning"/>
    <w:qFormat/>
    <w:rsid w:val="009814F7"/>
  </w:style>
  <w:style w:type="character" w:styleId="TableAnnotation" w:customStyle="1">
    <w:name w:val="Table Annotation"/>
    <w:basedOn w:val="DefaultParagraphFont"/>
    <w:qFormat/>
    <w:rsid w:val="009814F7"/>
    <w:rPr>
      <w:i/>
    </w:rPr>
  </w:style>
  <w:style w:type="character" w:styleId="FooterVersion" w:customStyle="1">
    <w:name w:val="FooterVersion"/>
    <w:basedOn w:val="DefaultParagraphFont"/>
    <w:qFormat/>
    <w:rsid w:val="009814F7"/>
    <w:rPr>
      <w:vanish/>
    </w:rPr>
  </w:style>
  <w:style w:type="character" w:styleId="BodyTextChar" w:customStyle="1">
    <w:name w:val="Body Text Char"/>
    <w:basedOn w:val="DefaultParagraphFont"/>
    <w:link w:val="BodyText"/>
    <w:rsid w:val="009814F7"/>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1/relationships/commentsExtended" Target="commentsExtended.xml" Id="rId18"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comments" Target="comments.xml" Id="rId17"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hyperlink" Target="https://www-group.slac.stanford.edu/esh/hazardous_activities/electrical/" TargetMode="External" Id="rId16" /><Relationship Type="http://schemas.microsoft.com/office/2018/08/relationships/commentsExtensible" Target="commentsExtensible.xm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group.slac.stanford.edu/esh/eshmanual/references/electricalFormEEWP.pdf" TargetMode="External" Id="rId15" /><Relationship Type="http://schemas.openxmlformats.org/officeDocument/2006/relationships/footer" Target="footer1.xml" Id="rId23" /><Relationship Type="http://schemas.microsoft.com/office/2011/relationships/people" Target="people.xml" Id="rId28" /><Relationship Type="http://schemas.openxmlformats.org/officeDocument/2006/relationships/image" Target="media/image1.jpeg" Id="rId10" /><Relationship Type="http://schemas.microsoft.com/office/2016/09/relationships/commentsIds" Target="commentsIds.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roup.slac.stanford.edu/esh/eshmanual/references/electricalFormEWP.docx" TargetMode="External" Id="rId14" /><Relationship Type="http://schemas.openxmlformats.org/officeDocument/2006/relationships/header" Target="header2.xml" Id="rId22" /><Relationship Type="http://schemas.openxmlformats.org/officeDocument/2006/relationships/fontTable" Target="fontTable.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E97A3C-613C-4677-84DB-25FFA2416D29}">
  <ds:schemaRefs>
    <ds:schemaRef ds:uri="http://schemas.microsoft.com/sharepoint/v3/contenttype/forms"/>
  </ds:schemaRefs>
</ds:datastoreItem>
</file>

<file path=customXml/itemProps2.xml><?xml version="1.0" encoding="utf-8"?>
<ds:datastoreItem xmlns:ds="http://schemas.openxmlformats.org/officeDocument/2006/customXml" ds:itemID="{1E6C1B60-92D3-4936-839C-54DBFFADF4B2}">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3.xml><?xml version="1.0" encoding="utf-8"?>
<ds:datastoreItem xmlns:ds="http://schemas.openxmlformats.org/officeDocument/2006/customXml" ds:itemID="{11AAC0DC-0EC1-42BE-ACE5-DAAB2DEE65A1}"/>
</file>

<file path=docProps/app.xml><?xml version="1.0" encoding="utf-8"?>
<Properties xmlns="http://schemas.openxmlformats.org/officeDocument/2006/extended-properties" xmlns:vt="http://schemas.openxmlformats.org/officeDocument/2006/docPropsVTypes">
  <Template>Normal.dotm</Template>
  <TotalTime>20</TotalTime>
  <Pages>1</Pages>
  <Words>961</Words>
  <Characters>5484</Characters>
  <Application>Microsoft Office Word</Application>
  <DocSecurity>4</DocSecurity>
  <Lines>45</Lines>
  <Paragraphs>12</Paragraphs>
  <ScaleCrop>false</ScaleCrop>
  <Company>SLAC National Accelerator Laboratory</Company>
  <LinksUpToDate>false</LinksUpToDate>
  <CharactersWithSpaces>6433</CharactersWithSpaces>
  <SharedDoc>false</SharedDoc>
  <HLinks>
    <vt:vector size="36" baseType="variant">
      <vt:variant>
        <vt:i4>3539035</vt:i4>
      </vt:variant>
      <vt:variant>
        <vt:i4>42</vt:i4>
      </vt:variant>
      <vt:variant>
        <vt:i4>0</vt:i4>
      </vt:variant>
      <vt:variant>
        <vt:i4>5</vt:i4>
      </vt:variant>
      <vt:variant>
        <vt:lpwstr>https://www-group.slac.stanford.edu/esh/hazardous_activities/electrical/</vt:lpwstr>
      </vt:variant>
      <vt:variant>
        <vt:lpwstr/>
      </vt:variant>
      <vt:variant>
        <vt:i4>2687018</vt:i4>
      </vt:variant>
      <vt:variant>
        <vt:i4>39</vt:i4>
      </vt:variant>
      <vt:variant>
        <vt:i4>0</vt:i4>
      </vt:variant>
      <vt:variant>
        <vt:i4>5</vt:i4>
      </vt:variant>
      <vt:variant>
        <vt:lpwstr>https://www-group.slac.stanford.edu/esh/eshmanual/references/electricalFormEEWP.pdf</vt:lpwstr>
      </vt:variant>
      <vt:variant>
        <vt:lpwstr/>
      </vt:variant>
      <vt:variant>
        <vt:i4>6488185</vt:i4>
      </vt:variant>
      <vt:variant>
        <vt:i4>36</vt:i4>
      </vt:variant>
      <vt:variant>
        <vt:i4>0</vt:i4>
      </vt:variant>
      <vt:variant>
        <vt:i4>5</vt:i4>
      </vt:variant>
      <vt:variant>
        <vt:lpwstr>https://www-group.slac.stanford.edu/esh/eshmanual/references/electricalFormEWP.docx</vt:lpwstr>
      </vt:variant>
      <vt:variant>
        <vt:lpwstr/>
      </vt:variant>
      <vt:variant>
        <vt:i4>7471218</vt:i4>
      </vt:variant>
      <vt:variant>
        <vt:i4>30</vt:i4>
      </vt:variant>
      <vt:variant>
        <vt:i4>0</vt:i4>
      </vt:variant>
      <vt:variant>
        <vt:i4>5</vt:i4>
      </vt:variant>
      <vt:variant>
        <vt:lpwstr>https://www-group.slac.stanford.edu/esh/eshmanual/references/electricalFormEWP.pdf</vt:lpwstr>
      </vt:variant>
      <vt:variant>
        <vt:lpwstr/>
      </vt:variant>
      <vt:variant>
        <vt:i4>393308</vt:i4>
      </vt:variant>
      <vt:variant>
        <vt:i4>15</vt:i4>
      </vt:variant>
      <vt:variant>
        <vt:i4>0</vt:i4>
      </vt:variant>
      <vt:variant>
        <vt:i4>5</vt:i4>
      </vt:variant>
      <vt:variant>
        <vt:lpwstr>https://www-internal.slac.stanford.edu/esh/docreview/reports/revisions.asp?ProductID=249</vt:lpwstr>
      </vt:variant>
      <vt:variant>
        <vt:lpwstr/>
      </vt:variant>
      <vt:variant>
        <vt:i4>3539035</vt:i4>
      </vt:variant>
      <vt:variant>
        <vt:i4>6</vt:i4>
      </vt:variant>
      <vt:variant>
        <vt:i4>0</vt:i4>
      </vt:variant>
      <vt:variant>
        <vt:i4>5</vt:i4>
      </vt:variant>
      <vt:variant>
        <vt:lpwstr>https://www-group.slac.stanford.edu/esh/hazardous_activities/electrical/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Work Plan Form</dc:title>
  <dc:subject>Electrical Safety</dc:subject>
  <dc:creator>wheiser</dc:creator>
  <cp:keywords/>
  <cp:lastModifiedBy>Beukers, Tony</cp:lastModifiedBy>
  <cp:revision>26</cp:revision>
  <dcterms:created xsi:type="dcterms:W3CDTF">2023-09-12T17:20:00Z</dcterms:created>
  <dcterms:modified xsi:type="dcterms:W3CDTF">2023-09-27T22:45:00Z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Published">
    <vt:filetime>2021-06-15T07:00:00Z</vt:filetime>
  </property>
  <property fmtid="{D5CDD505-2E9C-101B-9397-08002B2CF9AE}" pid="3" name="DateEffective">
    <vt:filetime>2021-06-15T07:00:00Z</vt:filetime>
  </property>
  <property fmtid="{D5CDD505-2E9C-101B-9397-08002B2CF9AE}" pid="4" name="DateFirstPublished">
    <vt:filetime>2004-11-11T08:00:00Z</vt:filetime>
  </property>
  <property fmtid="{D5CDD505-2E9C-101B-9397-08002B2CF9AE}" pid="5" name="URL">
    <vt:lpwstr>https://www-group.slac.stanford.edu/esh/eshmanual/references/electricalFormEWP.pdf</vt:lpwstr>
  </property>
  <property fmtid="{D5CDD505-2E9C-101B-9397-08002B2CF9AE}" pid="6" name="ProductID">
    <vt:i4>249</vt:i4>
  </property>
  <property fmtid="{D5CDD505-2E9C-101B-9397-08002B2CF9AE}" pid="7" name="RevisionID">
    <vt:i4>2312</vt:i4>
  </property>
  <property fmtid="{D5CDD505-2E9C-101B-9397-08002B2CF9AE}" pid="8" name="SLACDocNum">
    <vt:lpwstr>SLAC-I-730-0A11J-002</vt:lpwstr>
  </property>
  <property fmtid="{D5CDD505-2E9C-101B-9397-08002B2CF9AE}" pid="9" name="SLACRevNum">
    <vt:i4>3</vt:i4>
  </property>
  <property fmtid="{D5CDD505-2E9C-101B-9397-08002B2CF9AE}" pid="10" name="SLACVerNum">
    <vt:i4>2</vt:i4>
  </property>
  <property fmtid="{D5CDD505-2E9C-101B-9397-08002B2CF9AE}" pid="11" name="SLACContractNum">
    <vt:lpwstr>DE-AC02-76-SFO0515</vt:lpwstr>
  </property>
  <property fmtid="{D5CDD505-2E9C-101B-9397-08002B2CF9AE}" pid="12" name="Status">
    <vt:lpwstr>Final</vt:lpwstr>
  </property>
  <property fmtid="{D5CDD505-2E9C-101B-9397-08002B2CF9AE}" pid="13" name="Owner">
    <vt:lpwstr>Electrical Safety</vt:lpwstr>
  </property>
  <property fmtid="{D5CDD505-2E9C-101B-9397-08002B2CF9AE}" pid="14" name="Publisher">
    <vt:lpwstr>ESH Publishing</vt:lpwstr>
  </property>
  <property fmtid="{D5CDD505-2E9C-101B-9397-08002B2CF9AE}" pid="15" name="Office">
    <vt:lpwstr>Environment, Safety &amp; Health Division</vt:lpwstr>
  </property>
  <property fmtid="{D5CDD505-2E9C-101B-9397-08002B2CF9AE}" pid="16" name="ChapterNum">
    <vt:i4>8</vt:i4>
  </property>
  <property fmtid="{D5CDD505-2E9C-101B-9397-08002B2CF9AE}" pid="17" name="ChapterTitle">
    <vt:lpwstr>Electrical Safety</vt:lpwstr>
  </property>
  <property fmtid="{D5CDD505-2E9C-101B-9397-08002B2CF9AE}" pid="18" name="Description">
    <vt:lpwstr>Form for documenting authorization and release of electrical work</vt:lpwstr>
  </property>
  <property fmtid="{D5CDD505-2E9C-101B-9397-08002B2CF9AE}" pid="19" name="Purpose">
    <vt:lpwstr>Ensure workers possess the skills, knowledge, training, and qualifications to perform work and work is coordinated</vt:lpwstr>
  </property>
  <property fmtid="{D5CDD505-2E9C-101B-9397-08002B2CF9AE}" pid="20" name="Scope">
    <vt:lpwstr>Authorization and release of electrical work</vt:lpwstr>
  </property>
  <property fmtid="{D5CDD505-2E9C-101B-9397-08002B2CF9AE}" pid="21" name="Applicability">
    <vt:lpwstr>Worker; supervisor; FCM; SM; POC; building manager; subcontractor</vt:lpwstr>
  </property>
  <property fmtid="{D5CDD505-2E9C-101B-9397-08002B2CF9AE}" pid="22" name="ContentTypeId">
    <vt:lpwstr>0x010100162E8B9B8F494F4F9FA5AC6115F8BAFC</vt:lpwstr>
  </property>
  <property fmtid="{D5CDD505-2E9C-101B-9397-08002B2CF9AE}" pid="23" name="MediaServiceImageTags">
    <vt:lpwstr/>
  </property>
</Properties>
</file>