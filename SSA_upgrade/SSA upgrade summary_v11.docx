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C7CA458" w14:textId="20FE86FA" w:rsidR="004C730E" w:rsidRPr="00F535C7" w:rsidRDefault="007C7009" w:rsidP="00901403">
      <w:pPr>
        <w:pStyle w:val="Title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535C7">
        <w:rPr>
          <w:rFonts w:ascii="Times New Roman" w:hAnsi="Times New Roman" w:cs="Times New Roman"/>
          <w:color w:val="000000" w:themeColor="text1"/>
          <w:sz w:val="28"/>
          <w:szCs w:val="28"/>
        </w:rPr>
        <w:t>SPEAR3 RF System Upgrade</w:t>
      </w:r>
    </w:p>
    <w:p w14:paraId="4F703BF1" w14:textId="77777777" w:rsidR="00D873EE" w:rsidRPr="00F535C7" w:rsidRDefault="00D873EE" w:rsidP="005D603F">
      <w:pPr>
        <w:jc w:val="both"/>
        <w:rPr>
          <w:rFonts w:ascii="Times New Roman" w:hAnsi="Times New Roman" w:cs="Times New Roman"/>
        </w:rPr>
      </w:pPr>
    </w:p>
    <w:p w14:paraId="7FC2F3DD" w14:textId="2FC0CAFF" w:rsidR="007C7009" w:rsidRPr="00F535C7" w:rsidRDefault="00744B87" w:rsidP="005D603F">
      <w:pPr>
        <w:pStyle w:val="Heading1"/>
        <w:numPr>
          <w:ilvl w:val="0"/>
          <w:numId w:val="2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535C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SSRL Advances the Science Mission </w:t>
      </w:r>
    </w:p>
    <w:p w14:paraId="54A105FA" w14:textId="1A7B44C5" w:rsidR="008716A4" w:rsidRDefault="00EA5F74" w:rsidP="005D603F">
      <w:pPr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F535C7">
        <w:rPr>
          <w:rFonts w:ascii="Times New Roman" w:hAnsi="Times New Roman" w:cs="Times New Roman"/>
          <w:color w:val="000000" w:themeColor="text1"/>
          <w:sz w:val="22"/>
          <w:szCs w:val="22"/>
          <w:highlight w:val="yellow"/>
        </w:rPr>
        <w:t>(</w:t>
      </w:r>
      <w:r w:rsidR="00744B87" w:rsidRPr="00F535C7">
        <w:rPr>
          <w:rFonts w:ascii="Times New Roman" w:hAnsi="Times New Roman" w:cs="Times New Roman"/>
          <w:color w:val="000000" w:themeColor="text1"/>
          <w:sz w:val="22"/>
          <w:szCs w:val="22"/>
          <w:highlight w:val="yellow"/>
        </w:rPr>
        <w:t>A</w:t>
      </w:r>
      <w:r w:rsidR="009038C9" w:rsidRPr="00F535C7">
        <w:rPr>
          <w:rFonts w:ascii="Times New Roman" w:hAnsi="Times New Roman" w:cs="Times New Roman"/>
          <w:color w:val="000000" w:themeColor="text1"/>
          <w:sz w:val="22"/>
          <w:szCs w:val="22"/>
          <w:highlight w:val="yellow"/>
        </w:rPr>
        <w:t xml:space="preserve"> </w:t>
      </w:r>
      <w:r w:rsidRPr="00F535C7">
        <w:rPr>
          <w:rFonts w:ascii="Times New Roman" w:hAnsi="Times New Roman" w:cs="Times New Roman"/>
          <w:color w:val="000000" w:themeColor="text1"/>
          <w:sz w:val="22"/>
          <w:szCs w:val="22"/>
          <w:highlight w:val="yellow"/>
        </w:rPr>
        <w:t>short summary of SSRL</w:t>
      </w:r>
      <w:r w:rsidR="009038C9" w:rsidRPr="00F535C7">
        <w:rPr>
          <w:rFonts w:ascii="Times New Roman" w:hAnsi="Times New Roman" w:cs="Times New Roman"/>
          <w:color w:val="000000" w:themeColor="text1"/>
          <w:sz w:val="22"/>
          <w:szCs w:val="22"/>
          <w:highlight w:val="yellow"/>
        </w:rPr>
        <w:t>’s impact on science)</w:t>
      </w:r>
    </w:p>
    <w:p w14:paraId="797BBC87" w14:textId="6D3A677E" w:rsidR="00CC5BE7" w:rsidRPr="00F535C7" w:rsidRDefault="00CC5BE7" w:rsidP="005D603F">
      <w:pPr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CC5BE7">
        <w:rPr>
          <w:rFonts w:ascii="Times New Roman" w:hAnsi="Times New Roman" w:cs="Times New Roman"/>
          <w:color w:val="000000" w:themeColor="text1"/>
          <w:sz w:val="22"/>
          <w:szCs w:val="22"/>
        </w:rPr>
        <w:t>SSRL enables and supports outstanding scientific research by a broad user community in a safe environment. SSRL operates approximately 9 months each year with a very high reliability -- delivering more than 97% of scheduled x-ray beam time.</w:t>
      </w:r>
      <w:r w:rsidR="007C10C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 w:rsidR="007C10C9" w:rsidRPr="007C10C9">
        <w:rPr>
          <w:rFonts w:ascii="Times New Roman" w:hAnsi="Times New Roman" w:cs="Times New Roman"/>
          <w:color w:val="000000" w:themeColor="text1"/>
          <w:sz w:val="22"/>
          <w:szCs w:val="22"/>
        </w:rPr>
        <w:t>Experiments conducted at SSRL resulted in over 18,000 scientific publications since 1974, with 20% in high-impact journals.</w:t>
      </w:r>
    </w:p>
    <w:p w14:paraId="1992D68A" w14:textId="091AFD47" w:rsidR="00854224" w:rsidRPr="00F535C7" w:rsidRDefault="00834D43" w:rsidP="005D603F">
      <w:pPr>
        <w:pStyle w:val="Heading1"/>
        <w:numPr>
          <w:ilvl w:val="0"/>
          <w:numId w:val="2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535C7">
        <w:rPr>
          <w:rFonts w:ascii="Times New Roman" w:hAnsi="Times New Roman" w:cs="Times New Roman"/>
          <w:color w:val="000000" w:themeColor="text1"/>
          <w:sz w:val="24"/>
          <w:szCs w:val="24"/>
        </w:rPr>
        <w:t>Challenge to maintain</w:t>
      </w:r>
      <w:r w:rsidR="00854224" w:rsidRPr="00F535C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F535C7">
        <w:rPr>
          <w:rFonts w:ascii="Times New Roman" w:hAnsi="Times New Roman" w:cs="Times New Roman"/>
          <w:color w:val="000000" w:themeColor="text1"/>
          <w:sz w:val="24"/>
          <w:szCs w:val="24"/>
        </w:rPr>
        <w:t>SSRL Science Capabilities</w:t>
      </w:r>
    </w:p>
    <w:p w14:paraId="3DB21D0B" w14:textId="67CC46C3" w:rsidR="00834D43" w:rsidRPr="00F535C7" w:rsidRDefault="00611C03" w:rsidP="005D603F">
      <w:pPr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F535C7">
        <w:rPr>
          <w:rFonts w:ascii="Times New Roman" w:hAnsi="Times New Roman" w:cs="Times New Roman"/>
          <w:color w:val="000000" w:themeColor="text1"/>
          <w:sz w:val="22"/>
          <w:szCs w:val="22"/>
        </w:rPr>
        <w:t>(</w:t>
      </w:r>
      <w:r w:rsidRPr="00F535C7">
        <w:rPr>
          <w:rFonts w:ascii="Times New Roman" w:hAnsi="Times New Roman" w:cs="Times New Roman"/>
          <w:color w:val="000000" w:themeColor="text1"/>
          <w:sz w:val="22"/>
          <w:szCs w:val="22"/>
          <w:highlight w:val="yellow"/>
        </w:rPr>
        <w:t xml:space="preserve">A </w:t>
      </w:r>
      <w:r w:rsidR="00834D43" w:rsidRPr="00F535C7">
        <w:rPr>
          <w:rFonts w:ascii="Times New Roman" w:hAnsi="Times New Roman" w:cs="Times New Roman"/>
          <w:color w:val="000000" w:themeColor="text1"/>
          <w:sz w:val="22"/>
          <w:szCs w:val="22"/>
          <w:highlight w:val="yellow"/>
        </w:rPr>
        <w:t>short</w:t>
      </w:r>
      <w:r w:rsidRPr="00F535C7">
        <w:rPr>
          <w:rFonts w:ascii="Times New Roman" w:hAnsi="Times New Roman" w:cs="Times New Roman"/>
          <w:color w:val="000000" w:themeColor="text1"/>
          <w:sz w:val="22"/>
          <w:szCs w:val="22"/>
          <w:highlight w:val="yellow"/>
        </w:rPr>
        <w:t xml:space="preserve"> </w:t>
      </w:r>
      <w:r w:rsidR="00834D43" w:rsidRPr="00F535C7">
        <w:rPr>
          <w:rFonts w:ascii="Times New Roman" w:hAnsi="Times New Roman" w:cs="Times New Roman"/>
          <w:color w:val="000000" w:themeColor="text1"/>
          <w:sz w:val="22"/>
          <w:szCs w:val="22"/>
          <w:highlight w:val="yellow"/>
        </w:rPr>
        <w:t>summary for</w:t>
      </w:r>
      <w:r w:rsidRPr="00F535C7">
        <w:rPr>
          <w:rFonts w:ascii="Times New Roman" w:hAnsi="Times New Roman" w:cs="Times New Roman"/>
          <w:color w:val="000000" w:themeColor="text1"/>
          <w:sz w:val="22"/>
          <w:szCs w:val="22"/>
          <w:highlight w:val="yellow"/>
        </w:rPr>
        <w:t xml:space="preserve"> </w:t>
      </w:r>
      <w:r w:rsidR="007D453C" w:rsidRPr="00F535C7">
        <w:rPr>
          <w:rFonts w:ascii="Times New Roman" w:hAnsi="Times New Roman" w:cs="Times New Roman"/>
          <w:color w:val="000000" w:themeColor="text1"/>
          <w:sz w:val="22"/>
          <w:szCs w:val="22"/>
          <w:highlight w:val="yellow"/>
        </w:rPr>
        <w:t>the operation challenge with the current rf system</w:t>
      </w:r>
      <w:r w:rsidRPr="00F535C7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) </w:t>
      </w:r>
    </w:p>
    <w:p w14:paraId="75ADD0E9" w14:textId="03533FB3" w:rsidR="00286212" w:rsidRDefault="00895A35" w:rsidP="021CBD1F">
      <w:pPr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Leveraging the </w:t>
      </w:r>
      <w:r w:rsidR="00333674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RF </w:t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technology and experts developed for </w:t>
      </w:r>
      <w:r w:rsidR="00333674">
        <w:rPr>
          <w:rFonts w:ascii="Times New Roman" w:hAnsi="Times New Roman" w:cs="Times New Roman"/>
          <w:color w:val="000000" w:themeColor="text1"/>
          <w:sz w:val="22"/>
          <w:szCs w:val="22"/>
        </w:rPr>
        <w:t>PEPII</w:t>
      </w:r>
      <w:r w:rsidR="003B7A34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pr</w:t>
      </w:r>
      <w:r w:rsidR="0057346B">
        <w:rPr>
          <w:rFonts w:ascii="Times New Roman" w:hAnsi="Times New Roman" w:cs="Times New Roman"/>
          <w:color w:val="000000" w:themeColor="text1"/>
          <w:sz w:val="22"/>
          <w:szCs w:val="22"/>
        </w:rPr>
        <w:t>oject</w:t>
      </w:r>
      <w:r w:rsidR="003E2B70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, </w:t>
      </w:r>
      <w:r w:rsidR="00F63DA5">
        <w:rPr>
          <w:rFonts w:ascii="Times New Roman" w:hAnsi="Times New Roman" w:cs="Times New Roman"/>
          <w:color w:val="000000" w:themeColor="text1"/>
          <w:sz w:val="22"/>
          <w:szCs w:val="22"/>
        </w:rPr>
        <w:t>t</w:t>
      </w:r>
      <w:r w:rsidR="00286212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he </w:t>
      </w:r>
      <w:r w:rsidR="003E72B0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SSRL was </w:t>
      </w:r>
      <w:r w:rsidR="003E2A59">
        <w:rPr>
          <w:rFonts w:ascii="Times New Roman" w:hAnsi="Times New Roman" w:cs="Times New Roman"/>
          <w:color w:val="000000" w:themeColor="text1"/>
          <w:sz w:val="22"/>
          <w:szCs w:val="22"/>
        </w:rPr>
        <w:t>successfully</w:t>
      </w:r>
      <w:r w:rsidR="003E2B70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 w:rsidR="003E72B0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built </w:t>
      </w:r>
      <w:r w:rsidR="003E2B70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and operated </w:t>
      </w:r>
      <w:r w:rsidR="00CC434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over the last </w:t>
      </w:r>
      <w:r w:rsidR="009C3C15">
        <w:rPr>
          <w:rFonts w:ascii="Times New Roman" w:hAnsi="Times New Roman" w:cs="Times New Roman"/>
          <w:color w:val="000000" w:themeColor="text1"/>
          <w:sz w:val="22"/>
          <w:szCs w:val="22"/>
        </w:rPr>
        <w:t>few decades</w:t>
      </w:r>
      <w:r w:rsidR="00CC434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. </w:t>
      </w:r>
      <w:r w:rsidR="00181541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However, </w:t>
      </w:r>
      <w:r w:rsidR="00E25A55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the technology </w:t>
      </w:r>
      <w:r w:rsidR="00E25A55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has been </w:t>
      </w:r>
      <w:proofErr w:type="gramStart"/>
      <w:r w:rsidR="00F63DA5">
        <w:rPr>
          <w:rFonts w:ascii="Times New Roman" w:hAnsi="Times New Roman" w:cs="Times New Roman"/>
          <w:color w:val="000000" w:themeColor="text1"/>
          <w:sz w:val="22"/>
          <w:szCs w:val="22"/>
        </w:rPr>
        <w:t>lacking</w:t>
      </w:r>
      <w:r w:rsidR="00F43734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of</w:t>
      </w:r>
      <w:proofErr w:type="gramEnd"/>
      <w:r w:rsidR="00F43734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development and </w:t>
      </w:r>
      <w:r w:rsidR="0057346B">
        <w:rPr>
          <w:rFonts w:ascii="Times New Roman" w:hAnsi="Times New Roman" w:cs="Times New Roman"/>
          <w:color w:val="000000" w:themeColor="text1"/>
          <w:sz w:val="22"/>
          <w:szCs w:val="22"/>
        </w:rPr>
        <w:t>maintenance</w:t>
      </w:r>
      <w:r w:rsidR="00F43734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 w:rsidR="00181541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since the </w:t>
      </w:r>
      <w:r w:rsidR="00725D1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shutdown of PEPII almost 20 years ago, </w:t>
      </w:r>
      <w:r w:rsidR="003E2A5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and the </w:t>
      </w:r>
      <w:r w:rsidR="006F57F5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most of the experts </w:t>
      </w:r>
      <w:r w:rsidR="000964C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are no longer at SLAC. Today, we are </w:t>
      </w:r>
      <w:r w:rsidR="006E6353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heavily </w:t>
      </w:r>
      <w:r w:rsidR="000964C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relying on the few </w:t>
      </w:r>
      <w:r w:rsidR="006E6353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remaining </w:t>
      </w:r>
      <w:r w:rsidR="000964C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experts </w:t>
      </w:r>
      <w:r w:rsidR="00E36EE2">
        <w:rPr>
          <w:rFonts w:ascii="Times New Roman" w:hAnsi="Times New Roman" w:cs="Times New Roman"/>
          <w:color w:val="000000" w:themeColor="text1"/>
          <w:sz w:val="22"/>
          <w:szCs w:val="22"/>
        </w:rPr>
        <w:t>for maintenance.</w:t>
      </w:r>
      <w:r w:rsidR="005B147D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 w:rsidR="004666F0">
        <w:rPr>
          <w:rFonts w:ascii="Times New Roman" w:hAnsi="Times New Roman" w:cs="Times New Roman"/>
          <w:color w:val="000000" w:themeColor="text1"/>
          <w:sz w:val="22"/>
          <w:szCs w:val="22"/>
        </w:rPr>
        <w:t>To carry SSRL for</w:t>
      </w:r>
      <w:r w:rsidR="00B814A6" w:rsidRPr="74D6457F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the next 10+ years, we recognize the need for a stable and long-term solution for the SPEAR3 RF system. </w:t>
      </w:r>
      <w:r w:rsidR="003262DC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 w:rsidR="00862675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Leveraging the </w:t>
      </w:r>
      <w:r w:rsidR="000A4E13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current RF technology and experts developed </w:t>
      </w:r>
      <w:r w:rsidR="00E73306">
        <w:rPr>
          <w:rFonts w:ascii="Times New Roman" w:hAnsi="Times New Roman" w:cs="Times New Roman"/>
          <w:color w:val="000000" w:themeColor="text1"/>
          <w:sz w:val="22"/>
          <w:szCs w:val="22"/>
        </w:rPr>
        <w:t>in SLAC</w:t>
      </w:r>
      <w:r w:rsidR="000A4E13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 w:rsidR="00621787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is considered the </w:t>
      </w:r>
      <w:r w:rsidR="00035C32">
        <w:rPr>
          <w:rFonts w:ascii="Times New Roman" w:hAnsi="Times New Roman" w:cs="Times New Roman"/>
          <w:color w:val="000000" w:themeColor="text1"/>
          <w:sz w:val="22"/>
          <w:szCs w:val="22"/>
        </w:rPr>
        <w:t>best approach.</w:t>
      </w:r>
    </w:p>
    <w:p w14:paraId="5B7E5AD7" w14:textId="77777777" w:rsidR="00B814A6" w:rsidRDefault="00B814A6" w:rsidP="021CBD1F">
      <w:pPr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173DA39A" w14:textId="46BDAD4A" w:rsidR="00750BA0" w:rsidRPr="00F535C7" w:rsidRDefault="051E8AEC" w:rsidP="021CBD1F">
      <w:pPr>
        <w:jc w:val="both"/>
        <w:rPr>
          <w:ins w:id="0" w:author="Sebek, Jim" w:date="2024-07-15T23:42:00Z" w16du:dateUtc="2024-07-15T23:42:00Z"/>
          <w:rFonts w:ascii="Times New Roman" w:hAnsi="Times New Roman" w:cs="Times New Roman"/>
          <w:color w:val="000000" w:themeColor="text1"/>
          <w:sz w:val="22"/>
          <w:szCs w:val="22"/>
        </w:rPr>
      </w:pPr>
      <w:r w:rsidRPr="021CBD1F">
        <w:rPr>
          <w:rFonts w:ascii="Times New Roman" w:hAnsi="Times New Roman" w:cs="Times New Roman"/>
          <w:color w:val="000000" w:themeColor="text1"/>
          <w:sz w:val="22"/>
          <w:szCs w:val="22"/>
        </w:rPr>
        <w:t>To maintain the photon science capabilities of SSRL, it is essential that this world-class facility be well maintained and improved over the next 10+ years. After more than 20 years of operation, the SSRL storage ring presents a particular challenge, especially in terms of repairing its high-power RF system. The current RF system, developed with PEPII technology</w:t>
      </w:r>
      <w:ins w:id="1" w:author="Sebek, Jim" w:date="2024-07-15T23:16:00Z">
        <w:r w:rsidR="699AFE02" w:rsidRPr="021CBD1F">
          <w:rPr>
            <w:rFonts w:ascii="Times New Roman" w:hAnsi="Times New Roman" w:cs="Times New Roman"/>
            <w:color w:val="000000" w:themeColor="text1"/>
            <w:sz w:val="22"/>
            <w:szCs w:val="22"/>
          </w:rPr>
          <w:t>,</w:t>
        </w:r>
      </w:ins>
      <w:r w:rsidR="5ABD86C7" w:rsidRPr="021CBD1F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utiliz</w:t>
      </w:r>
      <w:ins w:id="2" w:author="Sebek, Jim" w:date="2024-07-15T23:16:00Z">
        <w:r w:rsidR="60E60D69" w:rsidRPr="021CBD1F">
          <w:rPr>
            <w:rFonts w:ascii="Times New Roman" w:hAnsi="Times New Roman" w:cs="Times New Roman"/>
            <w:color w:val="000000" w:themeColor="text1"/>
            <w:sz w:val="22"/>
            <w:szCs w:val="22"/>
          </w:rPr>
          <w:t>es</w:t>
        </w:r>
      </w:ins>
      <w:del w:id="3" w:author="Sebek, Jim" w:date="2024-07-15T23:16:00Z">
        <w:r w:rsidR="2E11196B" w:rsidRPr="021CBD1F" w:rsidDel="00750BA0">
          <w:rPr>
            <w:rFonts w:ascii="Times New Roman" w:hAnsi="Times New Roman" w:cs="Times New Roman"/>
            <w:color w:val="000000" w:themeColor="text1"/>
            <w:sz w:val="22"/>
            <w:szCs w:val="22"/>
          </w:rPr>
          <w:delText>ing</w:delText>
        </w:r>
      </w:del>
      <w:r w:rsidR="5ABD86C7" w:rsidRPr="021CBD1F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a single </w:t>
      </w:r>
      <w:ins w:id="4" w:author="Sebek, Jim" w:date="2024-07-15T23:35:00Z">
        <w:r w:rsidR="56251358" w:rsidRPr="021CBD1F">
          <w:rPr>
            <w:rFonts w:ascii="Times New Roman" w:hAnsi="Times New Roman" w:cs="Times New Roman"/>
            <w:color w:val="000000" w:themeColor="text1"/>
            <w:sz w:val="22"/>
            <w:szCs w:val="22"/>
          </w:rPr>
          <w:t xml:space="preserve">90 </w:t>
        </w:r>
        <w:proofErr w:type="spellStart"/>
        <w:r w:rsidR="56251358" w:rsidRPr="021CBD1F">
          <w:rPr>
            <w:rFonts w:ascii="Times New Roman" w:hAnsi="Times New Roman" w:cs="Times New Roman"/>
            <w:color w:val="000000" w:themeColor="text1"/>
            <w:sz w:val="22"/>
            <w:szCs w:val="22"/>
          </w:rPr>
          <w:t>kVDC</w:t>
        </w:r>
        <w:proofErr w:type="spellEnd"/>
        <w:r w:rsidR="56251358" w:rsidRPr="021CBD1F">
          <w:rPr>
            <w:rFonts w:ascii="Times New Roman" w:hAnsi="Times New Roman" w:cs="Times New Roman"/>
            <w:color w:val="000000" w:themeColor="text1"/>
            <w:sz w:val="22"/>
            <w:szCs w:val="22"/>
          </w:rPr>
          <w:t xml:space="preserve"> </w:t>
        </w:r>
      </w:ins>
      <w:ins w:id="5" w:author="Sebek, Jim" w:date="2024-07-15T23:16:00Z">
        <w:r w:rsidR="5F5F898C" w:rsidRPr="021CBD1F">
          <w:rPr>
            <w:rFonts w:ascii="Times New Roman" w:hAnsi="Times New Roman" w:cs="Times New Roman"/>
            <w:color w:val="000000" w:themeColor="text1"/>
            <w:sz w:val="22"/>
            <w:szCs w:val="22"/>
          </w:rPr>
          <w:t xml:space="preserve">high voltage power supply (HVPS) and a single 1.5 MW </w:t>
        </w:r>
      </w:ins>
      <w:r w:rsidR="5ABD86C7" w:rsidRPr="021CBD1F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klystron to power </w:t>
      </w:r>
      <w:ins w:id="6" w:author="Sebek, Jim" w:date="2024-07-15T23:16:00Z">
        <w:r w:rsidR="2DBA3110" w:rsidRPr="021CBD1F">
          <w:rPr>
            <w:rFonts w:ascii="Times New Roman" w:hAnsi="Times New Roman" w:cs="Times New Roman"/>
            <w:color w:val="000000" w:themeColor="text1"/>
            <w:sz w:val="22"/>
            <w:szCs w:val="22"/>
          </w:rPr>
          <w:t xml:space="preserve">the four SPEAR3 </w:t>
        </w:r>
      </w:ins>
      <w:del w:id="7" w:author="Sebek, Jim" w:date="2024-07-15T23:16:00Z">
        <w:r w:rsidR="2E11196B" w:rsidRPr="021CBD1F" w:rsidDel="00750BA0">
          <w:rPr>
            <w:rFonts w:ascii="Times New Roman" w:hAnsi="Times New Roman" w:cs="Times New Roman"/>
            <w:color w:val="000000" w:themeColor="text1"/>
            <w:sz w:val="22"/>
            <w:szCs w:val="22"/>
          </w:rPr>
          <w:delText>four c</w:delText>
        </w:r>
      </w:del>
      <w:proofErr w:type="spellStart"/>
      <w:r w:rsidR="5ABD86C7" w:rsidRPr="021CBD1F">
        <w:rPr>
          <w:rFonts w:ascii="Times New Roman" w:hAnsi="Times New Roman" w:cs="Times New Roman"/>
          <w:color w:val="000000" w:themeColor="text1"/>
          <w:sz w:val="22"/>
          <w:szCs w:val="22"/>
        </w:rPr>
        <w:t>avities</w:t>
      </w:r>
      <w:proofErr w:type="spellEnd"/>
      <w:del w:id="8" w:author="Sebek, Jim" w:date="2024-07-15T23:17:00Z">
        <w:r w:rsidR="2E11196B" w:rsidRPr="021CBD1F" w:rsidDel="00750BA0">
          <w:rPr>
            <w:rFonts w:ascii="Times New Roman" w:hAnsi="Times New Roman" w:cs="Times New Roman"/>
            <w:color w:val="000000" w:themeColor="text1"/>
            <w:sz w:val="22"/>
            <w:szCs w:val="22"/>
          </w:rPr>
          <w:delText xml:space="preserve"> for SSRL,</w:delText>
        </w:r>
      </w:del>
      <w:ins w:id="9" w:author="Sebek, Jim" w:date="2024-07-15T23:42:00Z">
        <w:r w:rsidR="4B52151B" w:rsidRPr="021CBD1F">
          <w:rPr>
            <w:rFonts w:ascii="Times New Roman" w:hAnsi="Times New Roman" w:cs="Times New Roman"/>
            <w:color w:val="000000" w:themeColor="text1"/>
            <w:sz w:val="22"/>
            <w:szCs w:val="22"/>
          </w:rPr>
          <w:t>.  It has been in use for almost 20 years</w:t>
        </w:r>
      </w:ins>
      <w:ins w:id="10" w:author="Sebek, Jim" w:date="2024-07-15T23:17:00Z">
        <w:r w:rsidR="18FA3E59" w:rsidRPr="021CBD1F">
          <w:rPr>
            <w:rFonts w:ascii="Times New Roman" w:hAnsi="Times New Roman" w:cs="Times New Roman"/>
            <w:color w:val="000000" w:themeColor="text1"/>
            <w:sz w:val="22"/>
            <w:szCs w:val="22"/>
          </w:rPr>
          <w:t xml:space="preserve">.  </w:t>
        </w:r>
      </w:ins>
      <w:ins w:id="11" w:author="Sebek, Jim" w:date="2024-07-15T23:41:00Z">
        <w:r w:rsidR="36F75EA4" w:rsidRPr="021CBD1F">
          <w:rPr>
            <w:rFonts w:ascii="Times New Roman" w:hAnsi="Times New Roman" w:cs="Times New Roman"/>
            <w:color w:val="000000" w:themeColor="text1"/>
            <w:sz w:val="22"/>
            <w:szCs w:val="22"/>
          </w:rPr>
          <w:t xml:space="preserve">SPEAR3 currently requires 800 kW of RF power for its </w:t>
        </w:r>
        <w:proofErr w:type="gramStart"/>
        <w:r w:rsidR="36F75EA4" w:rsidRPr="021CBD1F">
          <w:rPr>
            <w:rFonts w:ascii="Times New Roman" w:hAnsi="Times New Roman" w:cs="Times New Roman"/>
            <w:color w:val="000000" w:themeColor="text1"/>
            <w:sz w:val="22"/>
            <w:szCs w:val="22"/>
          </w:rPr>
          <w:t>500 mA</w:t>
        </w:r>
        <w:proofErr w:type="gramEnd"/>
        <w:r w:rsidR="36F75EA4" w:rsidRPr="021CBD1F">
          <w:rPr>
            <w:rFonts w:ascii="Times New Roman" w:hAnsi="Times New Roman" w:cs="Times New Roman"/>
            <w:color w:val="000000" w:themeColor="text1"/>
            <w:sz w:val="22"/>
            <w:szCs w:val="22"/>
          </w:rPr>
          <w:t xml:space="preserve"> electron beam at 3 GeV.</w:t>
        </w:r>
      </w:ins>
      <w:del w:id="12" w:author="Sebek, Jim" w:date="2024-07-15T23:41:00Z">
        <w:r w:rsidR="2E11196B" w:rsidRPr="021CBD1F" w:rsidDel="00750BA0">
          <w:rPr>
            <w:rFonts w:ascii="Times New Roman" w:hAnsi="Times New Roman" w:cs="Times New Roman"/>
            <w:color w:val="000000" w:themeColor="text1"/>
            <w:sz w:val="22"/>
            <w:szCs w:val="22"/>
          </w:rPr>
          <w:delText xml:space="preserve"> </w:delText>
        </w:r>
        <w:r w:rsidR="2E11196B" w:rsidRPr="021CBD1F" w:rsidDel="051E8AEC">
          <w:rPr>
            <w:rFonts w:ascii="Times New Roman" w:hAnsi="Times New Roman" w:cs="Times New Roman"/>
            <w:color w:val="000000" w:themeColor="text1"/>
            <w:sz w:val="22"/>
            <w:szCs w:val="22"/>
          </w:rPr>
          <w:delText>has been in use for a</w:delText>
        </w:r>
        <w:r w:rsidR="2E11196B" w:rsidRPr="021CBD1F" w:rsidDel="00750BA0">
          <w:rPr>
            <w:rFonts w:ascii="Times New Roman" w:hAnsi="Times New Roman" w:cs="Times New Roman"/>
            <w:color w:val="000000" w:themeColor="text1"/>
            <w:sz w:val="22"/>
            <w:szCs w:val="22"/>
          </w:rPr>
          <w:delText>bout</w:delText>
        </w:r>
        <w:r w:rsidR="2E11196B" w:rsidRPr="021CBD1F" w:rsidDel="051E8AEC">
          <w:rPr>
            <w:rFonts w:ascii="Times New Roman" w:hAnsi="Times New Roman" w:cs="Times New Roman"/>
            <w:color w:val="000000" w:themeColor="text1"/>
            <w:sz w:val="22"/>
            <w:szCs w:val="22"/>
          </w:rPr>
          <w:delText xml:space="preserve"> </w:delText>
        </w:r>
        <w:r w:rsidR="2E11196B" w:rsidRPr="021CBD1F" w:rsidDel="00750BA0">
          <w:rPr>
            <w:rFonts w:ascii="Times New Roman" w:hAnsi="Times New Roman" w:cs="Times New Roman"/>
            <w:color w:val="000000" w:themeColor="text1"/>
            <w:sz w:val="22"/>
            <w:szCs w:val="22"/>
          </w:rPr>
          <w:delText>3</w:delText>
        </w:r>
        <w:r w:rsidR="2E11196B" w:rsidRPr="021CBD1F" w:rsidDel="051E8AEC">
          <w:rPr>
            <w:rFonts w:ascii="Times New Roman" w:hAnsi="Times New Roman" w:cs="Times New Roman"/>
            <w:color w:val="000000" w:themeColor="text1"/>
            <w:sz w:val="22"/>
            <w:szCs w:val="22"/>
          </w:rPr>
          <w:delText>0 years</w:delText>
        </w:r>
      </w:del>
    </w:p>
    <w:p w14:paraId="743A3B8D" w14:textId="4D993CBD" w:rsidR="00750BA0" w:rsidRPr="00F535C7" w:rsidRDefault="2E11196B" w:rsidP="021CBD1F">
      <w:pPr>
        <w:jc w:val="both"/>
        <w:rPr>
          <w:ins w:id="13" w:author="Sebek, Jim" w:date="2024-07-15T23:29:00Z" w16du:dateUtc="2024-07-15T23:29:01Z"/>
          <w:rFonts w:ascii="Times New Roman" w:hAnsi="Times New Roman" w:cs="Times New Roman"/>
          <w:color w:val="000000" w:themeColor="text1"/>
          <w:sz w:val="22"/>
          <w:szCs w:val="22"/>
        </w:rPr>
      </w:pPr>
      <w:ins w:id="14" w:author="Sebek, Jim" w:date="2024-07-15T23:18:00Z">
        <w:r w:rsidRPr="021CBD1F">
          <w:rPr>
            <w:rFonts w:ascii="Times New Roman" w:hAnsi="Times New Roman" w:cs="Times New Roman"/>
            <w:color w:val="000000" w:themeColor="text1"/>
            <w:sz w:val="22"/>
            <w:szCs w:val="22"/>
          </w:rPr>
          <w:t xml:space="preserve">The klystron and HVPS are single points of failure for SPEAR3.  </w:t>
        </w:r>
      </w:ins>
      <w:ins w:id="15" w:author="Sebek, Jim" w:date="2024-07-15T23:22:00Z">
        <w:r w:rsidR="76E51E02" w:rsidRPr="021CBD1F">
          <w:rPr>
            <w:rFonts w:ascii="Times New Roman" w:hAnsi="Times New Roman" w:cs="Times New Roman"/>
            <w:color w:val="000000" w:themeColor="text1"/>
            <w:sz w:val="22"/>
            <w:szCs w:val="22"/>
          </w:rPr>
          <w:t xml:space="preserve">The time required to replace or repair either of these </w:t>
        </w:r>
      </w:ins>
      <w:ins w:id="16" w:author="Sebek, Jim" w:date="2024-07-15T23:23:00Z">
        <w:r w:rsidR="76E51E02" w:rsidRPr="021CBD1F">
          <w:rPr>
            <w:rFonts w:ascii="Times New Roman" w:hAnsi="Times New Roman" w:cs="Times New Roman"/>
            <w:color w:val="000000" w:themeColor="text1"/>
            <w:sz w:val="22"/>
            <w:szCs w:val="22"/>
          </w:rPr>
          <w:t xml:space="preserve">devices is measured in days.  </w:t>
        </w:r>
      </w:ins>
      <w:ins w:id="17" w:author="Sebek, Jim" w:date="2024-07-15T23:24:00Z">
        <w:r w:rsidR="2994B32A" w:rsidRPr="021CBD1F">
          <w:rPr>
            <w:rFonts w:ascii="Times New Roman" w:hAnsi="Times New Roman" w:cs="Times New Roman"/>
            <w:color w:val="000000" w:themeColor="text1"/>
            <w:sz w:val="22"/>
            <w:szCs w:val="22"/>
          </w:rPr>
          <w:t xml:space="preserve">After the end of the PEPII project, we reduced the </w:t>
        </w:r>
      </w:ins>
      <w:ins w:id="18" w:author="Sebek, Jim" w:date="2024-07-15T23:43:00Z">
        <w:r w:rsidR="764E03C0" w:rsidRPr="021CBD1F">
          <w:rPr>
            <w:rFonts w:ascii="Times New Roman" w:hAnsi="Times New Roman" w:cs="Times New Roman"/>
            <w:color w:val="000000" w:themeColor="text1"/>
            <w:sz w:val="22"/>
            <w:szCs w:val="22"/>
          </w:rPr>
          <w:t>mean time to repair a failed HVPS</w:t>
        </w:r>
      </w:ins>
      <w:ins w:id="19" w:author="Sebek, Jim" w:date="2024-07-15T23:24:00Z">
        <w:r w:rsidR="2994B32A" w:rsidRPr="021CBD1F">
          <w:rPr>
            <w:rFonts w:ascii="Times New Roman" w:hAnsi="Times New Roman" w:cs="Times New Roman"/>
            <w:color w:val="000000" w:themeColor="text1"/>
            <w:sz w:val="22"/>
            <w:szCs w:val="22"/>
          </w:rPr>
          <w:t xml:space="preserve"> by bringin</w:t>
        </w:r>
      </w:ins>
      <w:ins w:id="20" w:author="Sebek, Jim" w:date="2024-07-15T23:25:00Z">
        <w:r w:rsidR="2994B32A" w:rsidRPr="021CBD1F">
          <w:rPr>
            <w:rFonts w:ascii="Times New Roman" w:hAnsi="Times New Roman" w:cs="Times New Roman"/>
            <w:color w:val="000000" w:themeColor="text1"/>
            <w:sz w:val="22"/>
            <w:szCs w:val="22"/>
          </w:rPr>
          <w:t xml:space="preserve">g in a </w:t>
        </w:r>
      </w:ins>
      <w:ins w:id="21" w:author="Sebek, Jim" w:date="2024-07-15T23:43:00Z">
        <w:r w:rsidR="0FBB9DA5" w:rsidRPr="021CBD1F">
          <w:rPr>
            <w:rFonts w:ascii="Times New Roman" w:hAnsi="Times New Roman" w:cs="Times New Roman"/>
            <w:color w:val="000000" w:themeColor="text1"/>
            <w:sz w:val="22"/>
            <w:szCs w:val="22"/>
          </w:rPr>
          <w:t>retired PEPII</w:t>
        </w:r>
      </w:ins>
      <w:ins w:id="22" w:author="Sebek, Jim" w:date="2024-07-15T23:23:00Z">
        <w:r w:rsidR="76E51E02" w:rsidRPr="021CBD1F">
          <w:rPr>
            <w:rFonts w:ascii="Times New Roman" w:hAnsi="Times New Roman" w:cs="Times New Roman"/>
            <w:color w:val="000000" w:themeColor="text1"/>
            <w:sz w:val="22"/>
            <w:szCs w:val="22"/>
          </w:rPr>
          <w:t xml:space="preserve"> </w:t>
        </w:r>
      </w:ins>
      <w:ins w:id="23" w:author="Sebek, Jim" w:date="2024-07-15T23:25:00Z">
        <w:r w:rsidR="2994B32A" w:rsidRPr="021CBD1F">
          <w:rPr>
            <w:rFonts w:ascii="Times New Roman" w:hAnsi="Times New Roman" w:cs="Times New Roman"/>
            <w:color w:val="000000" w:themeColor="text1"/>
            <w:sz w:val="22"/>
            <w:szCs w:val="22"/>
          </w:rPr>
          <w:t xml:space="preserve">HVPS to SPEAR3 as a “warm spare”.  </w:t>
        </w:r>
      </w:ins>
      <w:ins w:id="24" w:author="Sebek, Jim" w:date="2024-07-15T23:26:00Z">
        <w:r w:rsidR="2468A974" w:rsidRPr="021CBD1F">
          <w:rPr>
            <w:rFonts w:ascii="Times New Roman" w:hAnsi="Times New Roman" w:cs="Times New Roman"/>
            <w:color w:val="000000" w:themeColor="text1"/>
            <w:sz w:val="22"/>
            <w:szCs w:val="22"/>
          </w:rPr>
          <w:t xml:space="preserve">This allows us to reduce the downtime </w:t>
        </w:r>
      </w:ins>
      <w:ins w:id="25" w:author="Sebek, Jim" w:date="2024-07-15T23:27:00Z">
        <w:r w:rsidR="530D76A4" w:rsidRPr="021CBD1F">
          <w:rPr>
            <w:rFonts w:ascii="Times New Roman" w:hAnsi="Times New Roman" w:cs="Times New Roman"/>
            <w:color w:val="000000" w:themeColor="text1"/>
            <w:sz w:val="22"/>
            <w:szCs w:val="22"/>
          </w:rPr>
          <w:t>due to a failed HVPS to the time it takes us to change over from the failed supply to the spare, typically one day shi</w:t>
        </w:r>
      </w:ins>
      <w:ins w:id="26" w:author="Sebek, Jim" w:date="2024-07-15T23:28:00Z">
        <w:r w:rsidR="530D76A4" w:rsidRPr="021CBD1F">
          <w:rPr>
            <w:rFonts w:ascii="Times New Roman" w:hAnsi="Times New Roman" w:cs="Times New Roman"/>
            <w:color w:val="000000" w:themeColor="text1"/>
            <w:sz w:val="22"/>
            <w:szCs w:val="22"/>
          </w:rPr>
          <w:t>ft of effor</w:t>
        </w:r>
        <w:r w:rsidR="4B87FA61" w:rsidRPr="021CBD1F">
          <w:rPr>
            <w:rFonts w:ascii="Times New Roman" w:hAnsi="Times New Roman" w:cs="Times New Roman"/>
            <w:color w:val="000000" w:themeColor="text1"/>
            <w:sz w:val="22"/>
            <w:szCs w:val="22"/>
          </w:rPr>
          <w:t>t from four different working groups at SLAC.</w:t>
        </w:r>
      </w:ins>
    </w:p>
    <w:p w14:paraId="1B944D92" w14:textId="749B9EBB" w:rsidR="00750BA0" w:rsidRPr="00F535C7" w:rsidRDefault="74E3F7C1" w:rsidP="021CBD1F">
      <w:pPr>
        <w:jc w:val="both"/>
        <w:rPr>
          <w:ins w:id="27" w:author="Sebek, Jim" w:date="2024-07-15T23:35:00Z" w16du:dateUtc="2024-07-15T23:35:27Z"/>
          <w:rFonts w:ascii="Times New Roman" w:hAnsi="Times New Roman" w:cs="Times New Roman"/>
          <w:color w:val="000000" w:themeColor="text1"/>
          <w:sz w:val="22"/>
          <w:szCs w:val="22"/>
        </w:rPr>
      </w:pPr>
      <w:ins w:id="28" w:author="Sebek, Jim" w:date="2024-07-15T23:29:00Z">
        <w:r w:rsidRPr="021CBD1F">
          <w:rPr>
            <w:rFonts w:ascii="Times New Roman" w:hAnsi="Times New Roman" w:cs="Times New Roman"/>
            <w:color w:val="000000" w:themeColor="text1"/>
            <w:sz w:val="22"/>
            <w:szCs w:val="22"/>
          </w:rPr>
          <w:t xml:space="preserve">We do not have the space to keep a “warm spare” klystron at SPEAR3.  Instead, our goal is to keep this tested spare in the </w:t>
        </w:r>
      </w:ins>
      <w:ins w:id="29" w:author="Sebek, Jim" w:date="2024-07-15T23:30:00Z">
        <w:r w:rsidRPr="021CBD1F">
          <w:rPr>
            <w:rFonts w:ascii="Times New Roman" w:hAnsi="Times New Roman" w:cs="Times New Roman"/>
            <w:color w:val="000000" w:themeColor="text1"/>
            <w:sz w:val="22"/>
            <w:szCs w:val="22"/>
          </w:rPr>
          <w:t>SLAC Tec</w:t>
        </w:r>
        <w:r w:rsidR="17B87112" w:rsidRPr="021CBD1F">
          <w:rPr>
            <w:rFonts w:ascii="Times New Roman" w:hAnsi="Times New Roman" w:cs="Times New Roman"/>
            <w:color w:val="000000" w:themeColor="text1"/>
            <w:sz w:val="22"/>
            <w:szCs w:val="22"/>
          </w:rPr>
          <w:t>hnology and Innovation Directorate’s (TID) Test Stand (TS) 18</w:t>
        </w:r>
      </w:ins>
      <w:ins w:id="30" w:author="Sebek, Jim" w:date="2024-07-15T23:31:00Z">
        <w:r w:rsidR="7878EFA3" w:rsidRPr="021CBD1F">
          <w:rPr>
            <w:rFonts w:ascii="Times New Roman" w:hAnsi="Times New Roman" w:cs="Times New Roman"/>
            <w:color w:val="000000" w:themeColor="text1"/>
            <w:sz w:val="22"/>
            <w:szCs w:val="22"/>
          </w:rPr>
          <w:t xml:space="preserve">, where </w:t>
        </w:r>
        <w:proofErr w:type="gramStart"/>
        <w:r w:rsidR="7878EFA3" w:rsidRPr="021CBD1F">
          <w:rPr>
            <w:rFonts w:ascii="Times New Roman" w:hAnsi="Times New Roman" w:cs="Times New Roman"/>
            <w:color w:val="000000" w:themeColor="text1"/>
            <w:sz w:val="22"/>
            <w:szCs w:val="22"/>
          </w:rPr>
          <w:t>all of</w:t>
        </w:r>
        <w:proofErr w:type="gramEnd"/>
        <w:r w:rsidR="7878EFA3" w:rsidRPr="021CBD1F">
          <w:rPr>
            <w:rFonts w:ascii="Times New Roman" w:hAnsi="Times New Roman" w:cs="Times New Roman"/>
            <w:color w:val="000000" w:themeColor="text1"/>
            <w:sz w:val="22"/>
            <w:szCs w:val="22"/>
          </w:rPr>
          <w:t xml:space="preserve"> the PEPII and SPEAR3 klystrons were </w:t>
        </w:r>
        <w:proofErr w:type="spellStart"/>
        <w:r w:rsidR="7878EFA3" w:rsidRPr="021CBD1F">
          <w:rPr>
            <w:rFonts w:ascii="Times New Roman" w:hAnsi="Times New Roman" w:cs="Times New Roman"/>
            <w:color w:val="000000" w:themeColor="text1"/>
            <w:sz w:val="22"/>
            <w:szCs w:val="22"/>
          </w:rPr>
          <w:t>tested</w:t>
        </w:r>
      </w:ins>
      <w:ins w:id="31" w:author="Sebek, Jim" w:date="2024-07-15T23:30:00Z">
        <w:r w:rsidR="17B87112" w:rsidRPr="021CBD1F">
          <w:rPr>
            <w:rFonts w:ascii="Times New Roman" w:hAnsi="Times New Roman" w:cs="Times New Roman"/>
            <w:color w:val="000000" w:themeColor="text1"/>
            <w:sz w:val="22"/>
            <w:szCs w:val="22"/>
          </w:rPr>
          <w:t>.</w:t>
        </w:r>
      </w:ins>
      <w:del w:id="32" w:author="Sebek, Jim" w:date="2024-07-15T23:30:00Z">
        <w:r w:rsidR="2E11196B" w:rsidRPr="021CBD1F" w:rsidDel="2E11196B">
          <w:rPr>
            <w:rFonts w:ascii="Times New Roman" w:hAnsi="Times New Roman" w:cs="Times New Roman"/>
            <w:color w:val="000000" w:themeColor="text1"/>
            <w:sz w:val="22"/>
            <w:szCs w:val="22"/>
          </w:rPr>
          <w:delText>.</w:delText>
        </w:r>
      </w:del>
      <w:del w:id="33" w:author="Sebek, Jim" w:date="2024-07-15T23:17:00Z">
        <w:r w:rsidR="2E11196B" w:rsidRPr="021CBD1F" w:rsidDel="2E11196B">
          <w:rPr>
            <w:rFonts w:ascii="Times New Roman" w:hAnsi="Times New Roman" w:cs="Times New Roman"/>
            <w:color w:val="000000" w:themeColor="text1"/>
            <w:sz w:val="22"/>
            <w:szCs w:val="22"/>
          </w:rPr>
          <w:delText xml:space="preserve"> </w:delText>
        </w:r>
      </w:del>
      <w:r w:rsidR="051E8AEC" w:rsidRPr="021CBD1F">
        <w:rPr>
          <w:rFonts w:ascii="Times New Roman" w:hAnsi="Times New Roman" w:cs="Times New Roman"/>
          <w:color w:val="C00000"/>
          <w:sz w:val="22"/>
          <w:szCs w:val="22"/>
        </w:rPr>
        <w:t>Two</w:t>
      </w:r>
      <w:proofErr w:type="spellEnd"/>
      <w:r w:rsidR="051E8AEC" w:rsidRPr="021CBD1F">
        <w:rPr>
          <w:rFonts w:ascii="Times New Roman" w:hAnsi="Times New Roman" w:cs="Times New Roman"/>
          <w:color w:val="C00000"/>
          <w:sz w:val="22"/>
          <w:szCs w:val="22"/>
        </w:rPr>
        <w:t xml:space="preserve"> klystrons</w:t>
      </w:r>
      <w:ins w:id="34" w:author="Sebek, Jim" w:date="2024-07-15T23:33:00Z">
        <w:r w:rsidR="1102BF52" w:rsidRPr="021CBD1F">
          <w:rPr>
            <w:rFonts w:ascii="Times New Roman" w:hAnsi="Times New Roman" w:cs="Times New Roman"/>
            <w:color w:val="C00000"/>
            <w:sz w:val="22"/>
            <w:szCs w:val="22"/>
          </w:rPr>
          <w:t>,</w:t>
        </w:r>
      </w:ins>
      <w:ins w:id="35" w:author="Sebek, Jim" w:date="2024-07-15T22:44:00Z">
        <w:r w:rsidR="6A3F1236" w:rsidRPr="021CBD1F">
          <w:rPr>
            <w:rFonts w:ascii="Times New Roman" w:hAnsi="Times New Roman" w:cs="Times New Roman"/>
            <w:color w:val="C00000"/>
            <w:sz w:val="22"/>
            <w:szCs w:val="22"/>
          </w:rPr>
          <w:t xml:space="preserve"> retired from PEPII</w:t>
        </w:r>
      </w:ins>
      <w:ins w:id="36" w:author="Sebek, Jim" w:date="2024-07-15T23:33:00Z">
        <w:r w:rsidR="2A9C3624" w:rsidRPr="021CBD1F">
          <w:rPr>
            <w:rFonts w:ascii="Times New Roman" w:hAnsi="Times New Roman" w:cs="Times New Roman"/>
            <w:color w:val="C00000"/>
            <w:sz w:val="22"/>
            <w:szCs w:val="22"/>
          </w:rPr>
          <w:t>,</w:t>
        </w:r>
      </w:ins>
      <w:ins w:id="37" w:author="Sebek, Jim" w:date="2024-07-15T22:44:00Z">
        <w:r w:rsidR="6A3F1236" w:rsidRPr="021CBD1F">
          <w:rPr>
            <w:rFonts w:ascii="Times New Roman" w:hAnsi="Times New Roman" w:cs="Times New Roman"/>
            <w:color w:val="C00000"/>
            <w:sz w:val="22"/>
            <w:szCs w:val="22"/>
          </w:rPr>
          <w:t xml:space="preserve"> are awaiting testing </w:t>
        </w:r>
      </w:ins>
      <w:ins w:id="38" w:author="Sebek, Jim" w:date="2024-07-15T23:30:00Z">
        <w:r w:rsidR="16D00FF3" w:rsidRPr="021CBD1F">
          <w:rPr>
            <w:rFonts w:ascii="Times New Roman" w:hAnsi="Times New Roman" w:cs="Times New Roman"/>
            <w:color w:val="C00000"/>
            <w:sz w:val="22"/>
            <w:szCs w:val="22"/>
          </w:rPr>
          <w:t>at TS1</w:t>
        </w:r>
      </w:ins>
      <w:ins w:id="39" w:author="Sebek, Jim" w:date="2024-07-15T23:31:00Z">
        <w:r w:rsidR="16D00FF3" w:rsidRPr="021CBD1F">
          <w:rPr>
            <w:rFonts w:ascii="Times New Roman" w:hAnsi="Times New Roman" w:cs="Times New Roman"/>
            <w:color w:val="C00000"/>
            <w:sz w:val="22"/>
            <w:szCs w:val="22"/>
          </w:rPr>
          <w:t xml:space="preserve">8 </w:t>
        </w:r>
      </w:ins>
      <w:ins w:id="40" w:author="Sebek, Jim" w:date="2024-07-15T22:44:00Z">
        <w:r w:rsidR="6A3F1236" w:rsidRPr="021CBD1F">
          <w:rPr>
            <w:rFonts w:ascii="Times New Roman" w:hAnsi="Times New Roman" w:cs="Times New Roman"/>
            <w:color w:val="C00000"/>
            <w:sz w:val="22"/>
            <w:szCs w:val="22"/>
          </w:rPr>
          <w:t>to be spares for SPEAR3’s RF system.</w:t>
        </w:r>
      </w:ins>
      <w:r w:rsidR="051E8AEC" w:rsidRPr="021CBD1F">
        <w:rPr>
          <w:rFonts w:ascii="Times New Roman" w:hAnsi="Times New Roman" w:cs="Times New Roman"/>
          <w:color w:val="C00000"/>
          <w:sz w:val="22"/>
          <w:szCs w:val="22"/>
        </w:rPr>
        <w:t xml:space="preserve"> </w:t>
      </w:r>
      <w:del w:id="41" w:author="Sebek, Jim" w:date="2024-07-15T23:32:00Z">
        <w:r w:rsidR="2E11196B" w:rsidRPr="021CBD1F" w:rsidDel="2E11196B">
          <w:rPr>
            <w:rFonts w:ascii="Times New Roman" w:hAnsi="Times New Roman" w:cs="Times New Roman"/>
            <w:color w:val="C00000"/>
            <w:sz w:val="22"/>
            <w:szCs w:val="22"/>
          </w:rPr>
          <w:delText>and a high-power RF test stand retired from PEPII were repurposed for SSRL’s high power rf system repair and maintenance.</w:delText>
        </w:r>
      </w:del>
      <w:r w:rsidR="051E8AEC" w:rsidRPr="021CBD1F">
        <w:rPr>
          <w:rFonts w:ascii="Times New Roman" w:hAnsi="Times New Roman" w:cs="Times New Roman"/>
          <w:color w:val="C00000"/>
          <w:sz w:val="22"/>
          <w:szCs w:val="22"/>
        </w:rPr>
        <w:t xml:space="preserve"> However, since the shutdown of PEPII, </w:t>
      </w:r>
      <w:ins w:id="42" w:author="Sebek, Jim" w:date="2024-07-15T23:32:00Z">
        <w:r w:rsidR="2215F5CD" w:rsidRPr="021CBD1F">
          <w:rPr>
            <w:rFonts w:ascii="Times New Roman" w:hAnsi="Times New Roman" w:cs="Times New Roman"/>
            <w:color w:val="C00000"/>
            <w:sz w:val="22"/>
            <w:szCs w:val="22"/>
          </w:rPr>
          <w:t xml:space="preserve">TS18 is not in normal operation and lacks maintenance.  </w:t>
        </w:r>
      </w:ins>
      <w:del w:id="43" w:author="Sebek, Jim" w:date="2024-07-15T23:33:00Z">
        <w:r w:rsidR="2E11196B" w:rsidRPr="021CBD1F" w:rsidDel="051E8AEC">
          <w:rPr>
            <w:rFonts w:ascii="Times New Roman" w:hAnsi="Times New Roman" w:cs="Times New Roman"/>
            <w:color w:val="C00000"/>
            <w:sz w:val="22"/>
            <w:szCs w:val="22"/>
          </w:rPr>
          <w:delText>both t</w:delText>
        </w:r>
      </w:del>
      <w:ins w:id="44" w:author="Sebek, Jim" w:date="2024-07-15T23:33:00Z">
        <w:r w:rsidR="0F4124C0" w:rsidRPr="021CBD1F">
          <w:rPr>
            <w:rFonts w:ascii="Times New Roman" w:hAnsi="Times New Roman" w:cs="Times New Roman"/>
            <w:color w:val="C00000"/>
            <w:sz w:val="22"/>
            <w:szCs w:val="22"/>
          </w:rPr>
          <w:t>T</w:t>
        </w:r>
      </w:ins>
      <w:r w:rsidR="051E8AEC" w:rsidRPr="021CBD1F">
        <w:rPr>
          <w:rFonts w:ascii="Times New Roman" w:hAnsi="Times New Roman" w:cs="Times New Roman"/>
          <w:color w:val="C00000"/>
          <w:sz w:val="22"/>
          <w:szCs w:val="22"/>
        </w:rPr>
        <w:t xml:space="preserve">he </w:t>
      </w:r>
      <w:ins w:id="45" w:author="Sebek, Jim" w:date="2024-07-15T23:33:00Z">
        <w:r w:rsidR="1930AD0A" w:rsidRPr="021CBD1F">
          <w:rPr>
            <w:rFonts w:ascii="Times New Roman" w:hAnsi="Times New Roman" w:cs="Times New Roman"/>
            <w:color w:val="C00000"/>
            <w:sz w:val="22"/>
            <w:szCs w:val="22"/>
          </w:rPr>
          <w:t xml:space="preserve">retired </w:t>
        </w:r>
      </w:ins>
      <w:r w:rsidR="051E8AEC" w:rsidRPr="021CBD1F">
        <w:rPr>
          <w:rFonts w:ascii="Times New Roman" w:hAnsi="Times New Roman" w:cs="Times New Roman"/>
          <w:color w:val="C00000"/>
          <w:sz w:val="22"/>
          <w:szCs w:val="22"/>
        </w:rPr>
        <w:t>klystrons</w:t>
      </w:r>
      <w:del w:id="46" w:author="Sebek, Jim" w:date="2024-07-15T23:34:00Z">
        <w:r w:rsidR="2E11196B" w:rsidRPr="021CBD1F" w:rsidDel="051E8AEC">
          <w:rPr>
            <w:rFonts w:ascii="Times New Roman" w:hAnsi="Times New Roman" w:cs="Times New Roman"/>
            <w:color w:val="C00000"/>
            <w:sz w:val="22"/>
            <w:szCs w:val="22"/>
          </w:rPr>
          <w:delText xml:space="preserve"> and the test stand</w:delText>
        </w:r>
      </w:del>
      <w:r w:rsidR="051E8AEC" w:rsidRPr="021CBD1F">
        <w:rPr>
          <w:rFonts w:ascii="Times New Roman" w:hAnsi="Times New Roman" w:cs="Times New Roman"/>
          <w:color w:val="C00000"/>
          <w:sz w:val="22"/>
          <w:szCs w:val="22"/>
        </w:rPr>
        <w:t xml:space="preserve"> have </w:t>
      </w:r>
      <w:ins w:id="47" w:author="Sebek, Jim" w:date="2024-07-15T23:34:00Z">
        <w:r w:rsidR="4E94F94B" w:rsidRPr="021CBD1F">
          <w:rPr>
            <w:rFonts w:ascii="Times New Roman" w:hAnsi="Times New Roman" w:cs="Times New Roman"/>
            <w:color w:val="C00000"/>
            <w:sz w:val="22"/>
            <w:szCs w:val="22"/>
          </w:rPr>
          <w:t xml:space="preserve">also </w:t>
        </w:r>
      </w:ins>
      <w:r w:rsidR="051E8AEC" w:rsidRPr="021CBD1F">
        <w:rPr>
          <w:rFonts w:ascii="Times New Roman" w:hAnsi="Times New Roman" w:cs="Times New Roman"/>
          <w:color w:val="C00000"/>
          <w:sz w:val="22"/>
          <w:szCs w:val="22"/>
        </w:rPr>
        <w:t xml:space="preserve">lacked maintenance and are not </w:t>
      </w:r>
      <w:ins w:id="48" w:author="Sebek, Jim" w:date="2024-07-15T22:46:00Z">
        <w:r w:rsidR="2DC5E8A8" w:rsidRPr="021CBD1F">
          <w:rPr>
            <w:rFonts w:ascii="Times New Roman" w:hAnsi="Times New Roman" w:cs="Times New Roman"/>
            <w:color w:val="C00000"/>
            <w:sz w:val="22"/>
            <w:szCs w:val="22"/>
          </w:rPr>
          <w:t xml:space="preserve">currently </w:t>
        </w:r>
      </w:ins>
      <w:r w:rsidR="051E8AEC" w:rsidRPr="021CBD1F">
        <w:rPr>
          <w:rFonts w:ascii="Times New Roman" w:hAnsi="Times New Roman" w:cs="Times New Roman"/>
          <w:color w:val="C00000"/>
          <w:sz w:val="22"/>
          <w:szCs w:val="22"/>
        </w:rPr>
        <w:t xml:space="preserve">operational. </w:t>
      </w:r>
      <w:ins w:id="49" w:author="Sebek, Jim" w:date="2024-07-15T23:34:00Z">
        <w:r w:rsidR="0FE0B23B" w:rsidRPr="021CBD1F">
          <w:rPr>
            <w:rFonts w:ascii="Times New Roman" w:hAnsi="Times New Roman" w:cs="Times New Roman"/>
            <w:color w:val="C00000"/>
            <w:sz w:val="22"/>
            <w:szCs w:val="22"/>
          </w:rPr>
          <w:t>(</w:t>
        </w:r>
      </w:ins>
      <w:ins w:id="50" w:author="Sebek, Jim" w:date="2024-07-15T23:35:00Z">
        <w:r w:rsidR="0FE0B23B" w:rsidRPr="021CBD1F">
          <w:rPr>
            <w:rFonts w:ascii="Times New Roman" w:hAnsi="Times New Roman" w:cs="Times New Roman"/>
            <w:color w:val="C00000"/>
            <w:sz w:val="22"/>
            <w:szCs w:val="22"/>
          </w:rPr>
          <w:t>Blockages in cooling water circuitry prevent them from even being tested at high power.)</w:t>
        </w:r>
      </w:ins>
      <w:ins w:id="51" w:author="Sebek, Jim" w:date="2024-07-15T23:37:00Z">
        <w:r w:rsidR="1387AA2A" w:rsidRPr="021CBD1F">
          <w:rPr>
            <w:rFonts w:ascii="Times New Roman" w:hAnsi="Times New Roman" w:cs="Times New Roman"/>
            <w:color w:val="000000" w:themeColor="text1"/>
            <w:sz w:val="22"/>
            <w:szCs w:val="22"/>
          </w:rPr>
          <w:t xml:space="preserve"> Without any functional backup klystrons </w:t>
        </w:r>
        <w:r w:rsidR="1387AA2A" w:rsidRPr="021CBD1F">
          <w:rPr>
            <w:rFonts w:ascii="Times New Roman" w:hAnsi="Times New Roman" w:cs="Times New Roman"/>
            <w:color w:val="000000" w:themeColor="text1"/>
            <w:sz w:val="22"/>
            <w:szCs w:val="22"/>
          </w:rPr>
          <w:lastRenderedPageBreak/>
          <w:t>and test stand, the overall RF system is at high risk; a failure of the current klystron could result in a prolonged downtime.</w:t>
        </w:r>
      </w:ins>
    </w:p>
    <w:p w14:paraId="0C3FC4D7" w14:textId="61F651F3" w:rsidR="00750BA0" w:rsidRPr="00F535C7" w:rsidRDefault="149315AB" w:rsidP="021CBD1F">
      <w:pPr>
        <w:jc w:val="both"/>
        <w:rPr>
          <w:ins w:id="52" w:author="Sebek, Jim" w:date="2024-07-15T23:38:00Z" w16du:dateUtc="2024-07-15T23:38:30Z"/>
          <w:rFonts w:ascii="Times New Roman" w:hAnsi="Times New Roman" w:cs="Times New Roman"/>
          <w:color w:val="000000" w:themeColor="text1"/>
          <w:sz w:val="22"/>
          <w:szCs w:val="22"/>
        </w:rPr>
      </w:pPr>
      <w:ins w:id="53" w:author="Sebek, Jim" w:date="2024-07-15T22:47:00Z">
        <w:r w:rsidRPr="021CBD1F">
          <w:rPr>
            <w:rFonts w:ascii="Times New Roman" w:hAnsi="Times New Roman" w:cs="Times New Roman"/>
            <w:color w:val="C00000"/>
            <w:sz w:val="22"/>
            <w:szCs w:val="22"/>
          </w:rPr>
          <w:t xml:space="preserve">When PEPII was operational, SLAC </w:t>
        </w:r>
      </w:ins>
      <w:ins w:id="54" w:author="Sebek, Jim" w:date="2024-07-15T22:49:00Z">
        <w:r w:rsidR="2047F1C6" w:rsidRPr="021CBD1F">
          <w:rPr>
            <w:rFonts w:ascii="Times New Roman" w:hAnsi="Times New Roman" w:cs="Times New Roman"/>
            <w:color w:val="C00000"/>
            <w:sz w:val="22"/>
            <w:szCs w:val="22"/>
          </w:rPr>
          <w:t>devoted</w:t>
        </w:r>
      </w:ins>
      <w:ins w:id="55" w:author="Sebek, Jim" w:date="2024-07-15T22:48:00Z">
        <w:r w:rsidRPr="021CBD1F">
          <w:rPr>
            <w:rFonts w:ascii="Times New Roman" w:hAnsi="Times New Roman" w:cs="Times New Roman"/>
            <w:color w:val="C00000"/>
            <w:sz w:val="22"/>
            <w:szCs w:val="22"/>
          </w:rPr>
          <w:t xml:space="preserve"> multiple engineers and crews of technicians to the support and maintenance of the </w:t>
        </w:r>
      </w:ins>
      <w:ins w:id="56" w:author="Sebek, Jim" w:date="2024-07-15T22:49:00Z">
        <w:r w:rsidR="4B7010DF" w:rsidRPr="021CBD1F">
          <w:rPr>
            <w:rFonts w:ascii="Times New Roman" w:hAnsi="Times New Roman" w:cs="Times New Roman"/>
            <w:color w:val="C00000"/>
            <w:sz w:val="22"/>
            <w:szCs w:val="22"/>
          </w:rPr>
          <w:t>high-power</w:t>
        </w:r>
      </w:ins>
      <w:ins w:id="57" w:author="Sebek, Jim" w:date="2024-07-15T22:48:00Z">
        <w:r w:rsidRPr="021CBD1F">
          <w:rPr>
            <w:rFonts w:ascii="Times New Roman" w:hAnsi="Times New Roman" w:cs="Times New Roman"/>
            <w:color w:val="C00000"/>
            <w:sz w:val="22"/>
            <w:szCs w:val="22"/>
          </w:rPr>
          <w:t xml:space="preserve"> klystrons and associated </w:t>
        </w:r>
      </w:ins>
      <w:ins w:id="58" w:author="Sebek, Jim" w:date="2024-07-15T23:03:00Z">
        <w:r w:rsidR="05D38792" w:rsidRPr="021CBD1F">
          <w:rPr>
            <w:rFonts w:ascii="Times New Roman" w:hAnsi="Times New Roman" w:cs="Times New Roman"/>
            <w:color w:val="C00000"/>
            <w:sz w:val="22"/>
            <w:szCs w:val="22"/>
          </w:rPr>
          <w:t xml:space="preserve">90 </w:t>
        </w:r>
      </w:ins>
      <w:ins w:id="59" w:author="Sebek, Jim" w:date="2024-07-15T23:36:00Z">
        <w:r w:rsidR="19865A50" w:rsidRPr="021CBD1F">
          <w:rPr>
            <w:rFonts w:ascii="Times New Roman" w:hAnsi="Times New Roman" w:cs="Times New Roman"/>
            <w:color w:val="C00000"/>
            <w:sz w:val="22"/>
            <w:szCs w:val="22"/>
          </w:rPr>
          <w:t>HVPSs</w:t>
        </w:r>
      </w:ins>
      <w:ins w:id="60" w:author="Sebek, Jim" w:date="2024-07-15T22:48:00Z">
        <w:r w:rsidRPr="021CBD1F">
          <w:rPr>
            <w:rFonts w:ascii="Times New Roman" w:hAnsi="Times New Roman" w:cs="Times New Roman"/>
            <w:color w:val="C00000"/>
            <w:sz w:val="22"/>
            <w:szCs w:val="22"/>
          </w:rPr>
          <w:t xml:space="preserve">.  </w:t>
        </w:r>
      </w:ins>
      <w:ins w:id="61" w:author="Sebek, Jim" w:date="2024-07-15T22:49:00Z">
        <w:r w:rsidR="7E05F97D" w:rsidRPr="021CBD1F">
          <w:rPr>
            <w:rFonts w:ascii="Times New Roman" w:hAnsi="Times New Roman" w:cs="Times New Roman"/>
            <w:color w:val="C00000"/>
            <w:sz w:val="22"/>
            <w:szCs w:val="22"/>
          </w:rPr>
          <w:t xml:space="preserve">With the end of the PEPII project almost </w:t>
        </w:r>
      </w:ins>
      <w:ins w:id="62" w:author="Sebek, Jim" w:date="2024-07-15T22:50:00Z">
        <w:r w:rsidR="7E05F97D" w:rsidRPr="021CBD1F">
          <w:rPr>
            <w:rFonts w:ascii="Times New Roman" w:hAnsi="Times New Roman" w:cs="Times New Roman"/>
            <w:color w:val="C00000"/>
            <w:sz w:val="22"/>
            <w:szCs w:val="22"/>
          </w:rPr>
          <w:t xml:space="preserve">20 years ago, </w:t>
        </w:r>
      </w:ins>
      <w:ins w:id="63" w:author="Sebek, Jim" w:date="2024-07-15T23:36:00Z">
        <w:r w:rsidR="59D3C06F" w:rsidRPr="021CBD1F">
          <w:rPr>
            <w:rFonts w:ascii="Times New Roman" w:hAnsi="Times New Roman" w:cs="Times New Roman"/>
            <w:color w:val="C00000"/>
            <w:sz w:val="22"/>
            <w:szCs w:val="22"/>
          </w:rPr>
          <w:t xml:space="preserve">these </w:t>
        </w:r>
      </w:ins>
      <w:ins w:id="64" w:author="Sebek, Jim" w:date="2024-07-15T22:50:00Z">
        <w:r w:rsidR="7E05F97D" w:rsidRPr="021CBD1F">
          <w:rPr>
            <w:rFonts w:ascii="Times New Roman" w:hAnsi="Times New Roman" w:cs="Times New Roman"/>
            <w:color w:val="C00000"/>
            <w:sz w:val="22"/>
            <w:szCs w:val="22"/>
          </w:rPr>
          <w:t xml:space="preserve">engineers and technicians </w:t>
        </w:r>
      </w:ins>
      <w:ins w:id="65" w:author="Sebek, Jim" w:date="2024-07-15T23:36:00Z">
        <w:r w:rsidR="177BAB21" w:rsidRPr="021CBD1F">
          <w:rPr>
            <w:rFonts w:ascii="Times New Roman" w:hAnsi="Times New Roman" w:cs="Times New Roman"/>
            <w:color w:val="C00000"/>
            <w:sz w:val="22"/>
            <w:szCs w:val="22"/>
          </w:rPr>
          <w:t>moved on to other duties.  Mo</w:t>
        </w:r>
      </w:ins>
      <w:ins w:id="66" w:author="Sebek, Jim" w:date="2024-07-15T23:37:00Z">
        <w:r w:rsidR="177BAB21" w:rsidRPr="021CBD1F">
          <w:rPr>
            <w:rFonts w:ascii="Times New Roman" w:hAnsi="Times New Roman" w:cs="Times New Roman"/>
            <w:color w:val="C00000"/>
            <w:sz w:val="22"/>
            <w:szCs w:val="22"/>
          </w:rPr>
          <w:t xml:space="preserve">st </w:t>
        </w:r>
      </w:ins>
      <w:ins w:id="67" w:author="Sebek, Jim" w:date="2024-07-15T22:50:00Z">
        <w:r w:rsidR="7E05F97D" w:rsidRPr="021CBD1F">
          <w:rPr>
            <w:rFonts w:ascii="Times New Roman" w:hAnsi="Times New Roman" w:cs="Times New Roman"/>
            <w:color w:val="C00000"/>
            <w:sz w:val="22"/>
            <w:szCs w:val="22"/>
          </w:rPr>
          <w:t xml:space="preserve">are no longer at SLAC.  </w:t>
        </w:r>
      </w:ins>
      <w:del w:id="68" w:author="Sebek, Jim" w:date="2024-07-15T22:50:00Z">
        <w:r w:rsidR="2E11196B" w:rsidRPr="021CBD1F" w:rsidDel="2E11196B">
          <w:rPr>
            <w:rFonts w:ascii="Times New Roman" w:hAnsi="Times New Roman" w:cs="Times New Roman"/>
            <w:color w:val="C00000"/>
            <w:sz w:val="22"/>
            <w:szCs w:val="22"/>
          </w:rPr>
          <w:delText>Additionally, with the technology being long out of date, t</w:delText>
        </w:r>
      </w:del>
      <w:ins w:id="69" w:author="Sebek, Jim" w:date="2024-07-15T22:50:00Z">
        <w:r w:rsidR="57CF6093" w:rsidRPr="021CBD1F">
          <w:rPr>
            <w:rFonts w:ascii="Times New Roman" w:hAnsi="Times New Roman" w:cs="Times New Roman"/>
            <w:color w:val="C00000"/>
            <w:sz w:val="22"/>
            <w:szCs w:val="22"/>
          </w:rPr>
          <w:t>T</w:t>
        </w:r>
      </w:ins>
      <w:r w:rsidR="051E8AEC" w:rsidRPr="021CBD1F">
        <w:rPr>
          <w:rFonts w:ascii="Times New Roman" w:hAnsi="Times New Roman" w:cs="Times New Roman"/>
          <w:color w:val="C00000"/>
          <w:sz w:val="22"/>
          <w:szCs w:val="22"/>
        </w:rPr>
        <w:t xml:space="preserve">he current system relies heavily on </w:t>
      </w:r>
      <w:ins w:id="70" w:author="Sebek, Jim" w:date="2024-07-15T22:50:00Z">
        <w:r w:rsidR="22FDBB2E" w:rsidRPr="021CBD1F">
          <w:rPr>
            <w:rFonts w:ascii="Times New Roman" w:hAnsi="Times New Roman" w:cs="Times New Roman"/>
            <w:color w:val="C00000"/>
            <w:sz w:val="22"/>
            <w:szCs w:val="22"/>
          </w:rPr>
          <w:t>the</w:t>
        </w:r>
      </w:ins>
      <w:del w:id="71" w:author="Sebek, Jim" w:date="2024-07-15T22:50:00Z">
        <w:r w:rsidR="2E11196B" w:rsidRPr="021CBD1F" w:rsidDel="2E11196B">
          <w:rPr>
            <w:rFonts w:ascii="Times New Roman" w:hAnsi="Times New Roman" w:cs="Times New Roman"/>
            <w:color w:val="C00000"/>
            <w:sz w:val="22"/>
            <w:szCs w:val="22"/>
          </w:rPr>
          <w:delText>a</w:delText>
        </w:r>
      </w:del>
      <w:r w:rsidR="051E8AEC" w:rsidRPr="021CBD1F">
        <w:rPr>
          <w:rFonts w:ascii="Times New Roman" w:hAnsi="Times New Roman" w:cs="Times New Roman"/>
          <w:color w:val="C00000"/>
          <w:sz w:val="22"/>
          <w:szCs w:val="22"/>
        </w:rPr>
        <w:t xml:space="preserve"> few </w:t>
      </w:r>
      <w:ins w:id="72" w:author="Sebek, Jim" w:date="2024-07-15T22:50:00Z">
        <w:r w:rsidR="795B2BC4" w:rsidRPr="021CBD1F">
          <w:rPr>
            <w:rFonts w:ascii="Times New Roman" w:hAnsi="Times New Roman" w:cs="Times New Roman"/>
            <w:color w:val="C00000"/>
            <w:sz w:val="22"/>
            <w:szCs w:val="22"/>
          </w:rPr>
          <w:t xml:space="preserve">remaining </w:t>
        </w:r>
      </w:ins>
      <w:r w:rsidR="051E8AEC" w:rsidRPr="021CBD1F">
        <w:rPr>
          <w:rFonts w:ascii="Times New Roman" w:hAnsi="Times New Roman" w:cs="Times New Roman"/>
          <w:color w:val="C00000"/>
          <w:sz w:val="22"/>
          <w:szCs w:val="22"/>
        </w:rPr>
        <w:t>experts for maintenance.</w:t>
      </w:r>
      <w:del w:id="73" w:author="Sebek, Jim" w:date="2024-07-15T23:37:00Z">
        <w:r w:rsidR="2E11196B" w:rsidRPr="021CBD1F" w:rsidDel="051E8AEC">
          <w:rPr>
            <w:rFonts w:ascii="Times New Roman" w:hAnsi="Times New Roman" w:cs="Times New Roman"/>
            <w:color w:val="000000" w:themeColor="text1"/>
            <w:sz w:val="22"/>
            <w:szCs w:val="22"/>
          </w:rPr>
          <w:delText xml:space="preserve"> Without any functional backup klystron</w:delText>
        </w:r>
        <w:r w:rsidR="2E11196B" w:rsidRPr="021CBD1F" w:rsidDel="13AE3E92">
          <w:rPr>
            <w:rFonts w:ascii="Times New Roman" w:hAnsi="Times New Roman" w:cs="Times New Roman"/>
            <w:color w:val="000000" w:themeColor="text1"/>
            <w:sz w:val="22"/>
            <w:szCs w:val="22"/>
          </w:rPr>
          <w:delText>s and test stand</w:delText>
        </w:r>
        <w:r w:rsidR="2E11196B" w:rsidRPr="021CBD1F" w:rsidDel="051E8AEC">
          <w:rPr>
            <w:rFonts w:ascii="Times New Roman" w:hAnsi="Times New Roman" w:cs="Times New Roman"/>
            <w:color w:val="000000" w:themeColor="text1"/>
            <w:sz w:val="22"/>
            <w:szCs w:val="22"/>
          </w:rPr>
          <w:delText>, the overall RF system is at high risk; a failure of the current klystron could result in a prolonged downtime.</w:delText>
        </w:r>
      </w:del>
    </w:p>
    <w:p w14:paraId="1B5A5A71" w14:textId="237286CE" w:rsidR="00750BA0" w:rsidRPr="00F535C7" w:rsidDel="00AB035F" w:rsidRDefault="37A8A9EA" w:rsidP="005D603F">
      <w:pPr>
        <w:jc w:val="both"/>
        <w:rPr>
          <w:del w:id="74" w:author="Wang, Faya" w:date="2024-07-15T21:01:00Z" w16du:dateUtc="2024-07-16T04:01:00Z"/>
          <w:rFonts w:ascii="Times New Roman" w:hAnsi="Times New Roman" w:cs="Times New Roman"/>
          <w:color w:val="000000" w:themeColor="text1"/>
          <w:sz w:val="22"/>
          <w:szCs w:val="22"/>
        </w:rPr>
      </w:pPr>
      <w:ins w:id="75" w:author="Sebek, Jim" w:date="2024-07-15T22:53:00Z">
        <w:r w:rsidRPr="021CBD1F">
          <w:rPr>
            <w:rFonts w:ascii="Times New Roman" w:hAnsi="Times New Roman" w:cs="Times New Roman"/>
            <w:color w:val="000000" w:themeColor="text1"/>
            <w:sz w:val="22"/>
            <w:szCs w:val="22"/>
          </w:rPr>
          <w:t>Once effort is devoted to restoring TS18 to operation</w:t>
        </w:r>
      </w:ins>
      <w:ins w:id="76" w:author="Sebek, Jim" w:date="2024-07-15T22:54:00Z">
        <w:r w:rsidRPr="021CBD1F">
          <w:rPr>
            <w:rFonts w:ascii="Times New Roman" w:hAnsi="Times New Roman" w:cs="Times New Roman"/>
            <w:color w:val="000000" w:themeColor="text1"/>
            <w:sz w:val="22"/>
            <w:szCs w:val="22"/>
          </w:rPr>
          <w:t xml:space="preserve"> it is likely that we will have two tested, spare klys</w:t>
        </w:r>
        <w:r w:rsidR="53C12A6A" w:rsidRPr="021CBD1F">
          <w:rPr>
            <w:rFonts w:ascii="Times New Roman" w:hAnsi="Times New Roman" w:cs="Times New Roman"/>
            <w:color w:val="000000" w:themeColor="text1"/>
            <w:sz w:val="22"/>
            <w:szCs w:val="22"/>
          </w:rPr>
          <w:t>trons.  But we will still need to develop a sustainable maintenance plan for our HVPSs</w:t>
        </w:r>
      </w:ins>
      <w:ins w:id="77" w:author="Sebek, Jim" w:date="2024-07-15T22:57:00Z">
        <w:r w:rsidR="63827BC9" w:rsidRPr="021CBD1F">
          <w:rPr>
            <w:rFonts w:ascii="Times New Roman" w:hAnsi="Times New Roman" w:cs="Times New Roman"/>
            <w:color w:val="000000" w:themeColor="text1"/>
            <w:sz w:val="22"/>
            <w:szCs w:val="22"/>
          </w:rPr>
          <w:t>.  We need to</w:t>
        </w:r>
      </w:ins>
      <w:ins w:id="78" w:author="Sebek, Jim" w:date="2024-07-15T22:54:00Z">
        <w:r w:rsidR="53C12A6A" w:rsidRPr="021CBD1F">
          <w:rPr>
            <w:rFonts w:ascii="Times New Roman" w:hAnsi="Times New Roman" w:cs="Times New Roman"/>
            <w:color w:val="000000" w:themeColor="text1"/>
            <w:sz w:val="22"/>
            <w:szCs w:val="22"/>
          </w:rPr>
          <w:t xml:space="preserve"> </w:t>
        </w:r>
      </w:ins>
      <w:ins w:id="79" w:author="Sebek, Jim" w:date="2024-07-15T22:56:00Z">
        <w:r w:rsidR="333BC1E9" w:rsidRPr="021CBD1F">
          <w:rPr>
            <w:rFonts w:ascii="Times New Roman" w:hAnsi="Times New Roman" w:cs="Times New Roman"/>
            <w:color w:val="000000" w:themeColor="text1"/>
            <w:sz w:val="22"/>
            <w:szCs w:val="22"/>
          </w:rPr>
          <w:t>train new engineers and technicians on a highly specialized and complex system that only exists at SLAC</w:t>
        </w:r>
      </w:ins>
      <w:ins w:id="80" w:author="Sebek, Jim" w:date="2024-07-15T22:57:00Z">
        <w:r w:rsidR="6CDF5E1A" w:rsidRPr="021CBD1F">
          <w:rPr>
            <w:rFonts w:ascii="Times New Roman" w:hAnsi="Times New Roman" w:cs="Times New Roman"/>
            <w:color w:val="000000" w:themeColor="text1"/>
            <w:sz w:val="22"/>
            <w:szCs w:val="22"/>
          </w:rPr>
          <w:t xml:space="preserve"> so that they </w:t>
        </w:r>
      </w:ins>
      <w:ins w:id="81" w:author="Sebek, Jim" w:date="2024-07-15T22:55:00Z">
        <w:r w:rsidR="53C12A6A" w:rsidRPr="021CBD1F">
          <w:rPr>
            <w:rFonts w:ascii="Times New Roman" w:hAnsi="Times New Roman" w:cs="Times New Roman"/>
            <w:color w:val="000000" w:themeColor="text1"/>
            <w:sz w:val="22"/>
            <w:szCs w:val="22"/>
          </w:rPr>
          <w:t xml:space="preserve">can support </w:t>
        </w:r>
      </w:ins>
      <w:ins w:id="82" w:author="Sebek, Jim" w:date="2024-07-15T22:57:00Z">
        <w:r w:rsidR="40045569" w:rsidRPr="021CBD1F">
          <w:rPr>
            <w:rFonts w:ascii="Times New Roman" w:hAnsi="Times New Roman" w:cs="Times New Roman"/>
            <w:color w:val="000000" w:themeColor="text1"/>
            <w:sz w:val="22"/>
            <w:szCs w:val="22"/>
          </w:rPr>
          <w:t>SPEAR3</w:t>
        </w:r>
      </w:ins>
      <w:ins w:id="83" w:author="Sebek, Jim" w:date="2024-07-15T22:55:00Z">
        <w:r w:rsidR="53C12A6A" w:rsidRPr="021CBD1F">
          <w:rPr>
            <w:rFonts w:ascii="Times New Roman" w:hAnsi="Times New Roman" w:cs="Times New Roman"/>
            <w:color w:val="000000" w:themeColor="text1"/>
            <w:sz w:val="22"/>
            <w:szCs w:val="22"/>
          </w:rPr>
          <w:t xml:space="preserve"> after the current SLAC</w:t>
        </w:r>
        <w:r w:rsidR="6025CE96" w:rsidRPr="021CBD1F">
          <w:rPr>
            <w:rFonts w:ascii="Times New Roman" w:hAnsi="Times New Roman" w:cs="Times New Roman"/>
            <w:color w:val="000000" w:themeColor="text1"/>
            <w:sz w:val="22"/>
            <w:szCs w:val="22"/>
          </w:rPr>
          <w:t xml:space="preserve"> experts retire.</w:t>
        </w:r>
      </w:ins>
      <w:commentRangeStart w:id="84"/>
      <w:r w:rsidR="051E8AEC" w:rsidRPr="021CBD1F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del w:id="85" w:author="Wang, Faya" w:date="2024-07-15T21:01:00Z" w16du:dateUtc="2024-07-16T04:01:00Z">
        <w:r w:rsidR="4DF9C6B1" w:rsidRPr="021CBD1F" w:rsidDel="00AB035F">
          <w:rPr>
            <w:rFonts w:ascii="Times New Roman" w:hAnsi="Times New Roman" w:cs="Times New Roman"/>
            <w:color w:val="000000" w:themeColor="text1"/>
            <w:sz w:val="22"/>
            <w:szCs w:val="22"/>
          </w:rPr>
          <w:delText xml:space="preserve">In fact, the RF system has been </w:delText>
        </w:r>
        <w:r w:rsidR="5BF7C847" w:rsidRPr="021CBD1F" w:rsidDel="00AB035F">
          <w:rPr>
            <w:rFonts w:ascii="Times New Roman" w:hAnsi="Times New Roman" w:cs="Times New Roman"/>
            <w:color w:val="000000" w:themeColor="text1"/>
            <w:sz w:val="22"/>
            <w:szCs w:val="22"/>
          </w:rPr>
          <w:delText xml:space="preserve">one of </w:delText>
        </w:r>
        <w:r w:rsidR="4DF9C6B1" w:rsidRPr="021CBD1F" w:rsidDel="00AB035F">
          <w:rPr>
            <w:rFonts w:ascii="Times New Roman" w:hAnsi="Times New Roman" w:cs="Times New Roman"/>
            <w:color w:val="000000" w:themeColor="text1"/>
            <w:sz w:val="22"/>
            <w:szCs w:val="22"/>
          </w:rPr>
          <w:delText>the primary cause</w:delText>
        </w:r>
        <w:r w:rsidR="2A70E4F4" w:rsidRPr="021CBD1F" w:rsidDel="00AB035F">
          <w:rPr>
            <w:rFonts w:ascii="Times New Roman" w:hAnsi="Times New Roman" w:cs="Times New Roman"/>
            <w:color w:val="000000" w:themeColor="text1"/>
            <w:sz w:val="22"/>
            <w:szCs w:val="22"/>
          </w:rPr>
          <w:delText>s</w:delText>
        </w:r>
        <w:r w:rsidR="4DF9C6B1" w:rsidRPr="021CBD1F" w:rsidDel="00AB035F">
          <w:rPr>
            <w:rFonts w:ascii="Times New Roman" w:hAnsi="Times New Roman" w:cs="Times New Roman"/>
            <w:color w:val="000000" w:themeColor="text1"/>
            <w:sz w:val="22"/>
            <w:szCs w:val="22"/>
          </w:rPr>
          <w:delText xml:space="preserve"> </w:delText>
        </w:r>
        <w:r w:rsidR="2A70E4F4" w:rsidRPr="021CBD1F" w:rsidDel="00AB035F">
          <w:rPr>
            <w:rFonts w:ascii="Times New Roman" w:hAnsi="Times New Roman" w:cs="Times New Roman"/>
            <w:color w:val="000000" w:themeColor="text1"/>
            <w:sz w:val="22"/>
            <w:szCs w:val="22"/>
          </w:rPr>
          <w:delText>for</w:delText>
        </w:r>
        <w:r w:rsidR="4DF9C6B1" w:rsidRPr="021CBD1F" w:rsidDel="00AB035F">
          <w:rPr>
            <w:rFonts w:ascii="Times New Roman" w:hAnsi="Times New Roman" w:cs="Times New Roman"/>
            <w:color w:val="000000" w:themeColor="text1"/>
            <w:sz w:val="22"/>
            <w:szCs w:val="22"/>
          </w:rPr>
          <w:delText xml:space="preserve"> beam </w:delText>
        </w:r>
        <w:r w:rsidR="2A70E4F4" w:rsidRPr="021CBD1F" w:rsidDel="00AB035F">
          <w:rPr>
            <w:rFonts w:ascii="Times New Roman" w:hAnsi="Times New Roman" w:cs="Times New Roman"/>
            <w:color w:val="000000" w:themeColor="text1"/>
            <w:sz w:val="22"/>
            <w:szCs w:val="22"/>
          </w:rPr>
          <w:delText>loss</w:delText>
        </w:r>
        <w:r w:rsidR="4DF9C6B1" w:rsidRPr="021CBD1F" w:rsidDel="00AB035F">
          <w:rPr>
            <w:rFonts w:ascii="Times New Roman" w:hAnsi="Times New Roman" w:cs="Times New Roman"/>
            <w:color w:val="000000" w:themeColor="text1"/>
            <w:sz w:val="22"/>
            <w:szCs w:val="22"/>
          </w:rPr>
          <w:delText xml:space="preserve"> in SPEAR3 this year.</w:delText>
        </w:r>
        <w:r w:rsidR="4492AAED" w:rsidRPr="021CBD1F" w:rsidDel="00AB035F">
          <w:rPr>
            <w:rFonts w:ascii="Times New Roman" w:hAnsi="Times New Roman" w:cs="Times New Roman"/>
            <w:color w:val="000000" w:themeColor="text1"/>
            <w:sz w:val="22"/>
            <w:szCs w:val="22"/>
          </w:rPr>
          <w:delText xml:space="preserve"> </w:delText>
        </w:r>
        <w:commentRangeEnd w:id="84"/>
        <w:r w:rsidR="2E11196B" w:rsidDel="00AB035F">
          <w:rPr>
            <w:rStyle w:val="CommentReference"/>
          </w:rPr>
          <w:commentReference w:id="84"/>
        </w:r>
      </w:del>
    </w:p>
    <w:p w14:paraId="05B4D958" w14:textId="1672396D" w:rsidR="00E017DA" w:rsidRPr="00F535C7" w:rsidRDefault="00B70DDE">
      <w:pPr>
        <w:jc w:val="both"/>
        <w:rPr>
          <w:rFonts w:ascii="Times New Roman" w:hAnsi="Times New Roman" w:cs="Times New Roman"/>
          <w:color w:val="000000" w:themeColor="text1"/>
        </w:rPr>
        <w:pPrChange w:id="86" w:author="Wang, Faya" w:date="2024-07-15T21:01:00Z" w16du:dateUtc="2024-07-16T04:01:00Z">
          <w:pPr>
            <w:pStyle w:val="Heading1"/>
            <w:numPr>
              <w:numId w:val="2"/>
            </w:numPr>
            <w:ind w:left="720" w:hanging="360"/>
            <w:jc w:val="both"/>
          </w:pPr>
        </w:pPrChange>
      </w:pPr>
      <w:r w:rsidRPr="00F535C7">
        <w:rPr>
          <w:rFonts w:ascii="Times New Roman" w:hAnsi="Times New Roman" w:cs="Times New Roman"/>
          <w:color w:val="000000" w:themeColor="text1"/>
        </w:rPr>
        <w:t>Proposed SPEAR3 RF System Upgrade</w:t>
      </w:r>
    </w:p>
    <w:p w14:paraId="3DF5193D" w14:textId="15570456" w:rsidR="00B70DDE" w:rsidRPr="00F535C7" w:rsidRDefault="00B70DDE" w:rsidP="005D603F">
      <w:pPr>
        <w:jc w:val="both"/>
        <w:rPr>
          <w:rFonts w:ascii="Times New Roman" w:hAnsi="Times New Roman" w:cs="Times New Roman"/>
          <w:color w:val="000000" w:themeColor="text1"/>
        </w:rPr>
      </w:pPr>
      <w:r w:rsidRPr="00F535C7">
        <w:rPr>
          <w:rFonts w:ascii="Times New Roman" w:hAnsi="Times New Roman" w:cs="Times New Roman"/>
          <w:color w:val="000000" w:themeColor="text1"/>
        </w:rPr>
        <w:t>(</w:t>
      </w:r>
      <w:r w:rsidRPr="00F535C7">
        <w:rPr>
          <w:rFonts w:ascii="Times New Roman" w:hAnsi="Times New Roman" w:cs="Times New Roman"/>
          <w:color w:val="000000" w:themeColor="text1"/>
          <w:sz w:val="22"/>
          <w:szCs w:val="22"/>
          <w:highlight w:val="yellow"/>
        </w:rPr>
        <w:t>A short summary for the scope of the</w:t>
      </w:r>
      <w:r w:rsidR="001062EA" w:rsidRPr="00F535C7">
        <w:rPr>
          <w:rFonts w:ascii="Times New Roman" w:hAnsi="Times New Roman" w:cs="Times New Roman"/>
          <w:color w:val="000000" w:themeColor="text1"/>
          <w:sz w:val="22"/>
          <w:szCs w:val="22"/>
          <w:highlight w:val="yellow"/>
        </w:rPr>
        <w:t xml:space="preserve"> rf</w:t>
      </w:r>
      <w:r w:rsidRPr="00F535C7">
        <w:rPr>
          <w:rFonts w:ascii="Times New Roman" w:hAnsi="Times New Roman" w:cs="Times New Roman"/>
          <w:color w:val="000000" w:themeColor="text1"/>
          <w:sz w:val="22"/>
          <w:szCs w:val="22"/>
          <w:highlight w:val="yellow"/>
        </w:rPr>
        <w:t xml:space="preserve"> </w:t>
      </w:r>
      <w:r w:rsidR="001062EA" w:rsidRPr="00F535C7">
        <w:rPr>
          <w:rFonts w:ascii="Times New Roman" w:hAnsi="Times New Roman" w:cs="Times New Roman"/>
          <w:color w:val="000000" w:themeColor="text1"/>
          <w:sz w:val="22"/>
          <w:szCs w:val="22"/>
          <w:highlight w:val="yellow"/>
        </w:rPr>
        <w:t>upgrade project</w:t>
      </w:r>
      <w:r w:rsidRPr="00F535C7">
        <w:rPr>
          <w:rFonts w:ascii="Times New Roman" w:hAnsi="Times New Roman" w:cs="Times New Roman"/>
          <w:color w:val="000000" w:themeColor="text1"/>
        </w:rPr>
        <w:t>)</w:t>
      </w:r>
    </w:p>
    <w:p w14:paraId="58ECCAE3" w14:textId="7D4BFE03" w:rsidR="00D30F39" w:rsidRPr="00F535C7" w:rsidRDefault="2176D872" w:rsidP="74D6457F">
      <w:pPr>
        <w:jc w:val="both"/>
        <w:rPr>
          <w:ins w:id="87" w:author="Sebek, Jim" w:date="2024-07-15T23:07:00Z"/>
          <w:rFonts w:ascii="Times New Roman" w:hAnsi="Times New Roman" w:cs="Times New Roman"/>
          <w:color w:val="000000" w:themeColor="text1"/>
          <w:sz w:val="22"/>
          <w:szCs w:val="22"/>
        </w:rPr>
      </w:pPr>
      <w:r w:rsidRPr="74D6457F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Looking ahead to the next 10+ years, we recognize the need for a stable and long-term solution for the SPEAR3 RF system. With the impressive performance and maturity of </w:t>
      </w:r>
      <w:r w:rsidR="2A70E4F4" w:rsidRPr="74D6457F">
        <w:rPr>
          <w:rFonts w:ascii="Times New Roman" w:hAnsi="Times New Roman" w:cs="Times New Roman"/>
          <w:color w:val="000000" w:themeColor="text1"/>
          <w:sz w:val="22"/>
          <w:szCs w:val="22"/>
        </w:rPr>
        <w:t>solid-state</w:t>
      </w:r>
      <w:r w:rsidRPr="74D6457F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 w:rsidR="2A70E4F4" w:rsidRPr="74D6457F">
        <w:rPr>
          <w:rFonts w:ascii="Times New Roman" w:hAnsi="Times New Roman" w:cs="Times New Roman"/>
          <w:color w:val="000000" w:themeColor="text1"/>
          <w:sz w:val="22"/>
          <w:szCs w:val="22"/>
        </w:rPr>
        <w:t>a</w:t>
      </w:r>
      <w:r w:rsidRPr="74D6457F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mplifier (SSA) technology, SSAs are being widely deployed to replace klystrons in storage rings globally. </w:t>
      </w:r>
      <w:ins w:id="88" w:author="Sebek, Jim" w:date="2024-07-15T23:02:00Z">
        <w:r w:rsidR="66649774" w:rsidRPr="74D6457F">
          <w:rPr>
            <w:rFonts w:ascii="Times New Roman" w:hAnsi="Times New Roman" w:cs="Times New Roman"/>
            <w:color w:val="000000" w:themeColor="text1"/>
            <w:sz w:val="22"/>
            <w:szCs w:val="22"/>
          </w:rPr>
          <w:t>One advantage of SSAs is that they</w:t>
        </w:r>
      </w:ins>
      <w:ins w:id="89" w:author="Sebek, Jim" w:date="2024-07-15T23:03:00Z">
        <w:r w:rsidR="02CA77F3" w:rsidRPr="74D6457F">
          <w:rPr>
            <w:rFonts w:ascii="Times New Roman" w:hAnsi="Times New Roman" w:cs="Times New Roman"/>
            <w:color w:val="000000" w:themeColor="text1"/>
            <w:sz w:val="22"/>
            <w:szCs w:val="22"/>
          </w:rPr>
          <w:t xml:space="preserve"> do not require a</w:t>
        </w:r>
      </w:ins>
      <w:ins w:id="90" w:author="Sebek, Jim" w:date="2024-07-15T23:04:00Z">
        <w:r w:rsidR="02CA77F3" w:rsidRPr="74D6457F">
          <w:rPr>
            <w:rFonts w:ascii="Times New Roman" w:hAnsi="Times New Roman" w:cs="Times New Roman"/>
            <w:color w:val="000000" w:themeColor="text1"/>
            <w:sz w:val="22"/>
            <w:szCs w:val="22"/>
          </w:rPr>
          <w:t xml:space="preserve"> complex, uniq</w:t>
        </w:r>
        <w:r w:rsidR="519508C5" w:rsidRPr="74D6457F">
          <w:rPr>
            <w:rFonts w:ascii="Times New Roman" w:hAnsi="Times New Roman" w:cs="Times New Roman"/>
            <w:color w:val="000000" w:themeColor="text1"/>
            <w:sz w:val="22"/>
            <w:szCs w:val="22"/>
          </w:rPr>
          <w:t>ue</w:t>
        </w:r>
      </w:ins>
      <w:ins w:id="91" w:author="Sebek, Jim" w:date="2024-07-15T23:03:00Z">
        <w:r w:rsidR="02CA77F3" w:rsidRPr="74D6457F">
          <w:rPr>
            <w:rFonts w:ascii="Times New Roman" w:hAnsi="Times New Roman" w:cs="Times New Roman"/>
            <w:color w:val="000000" w:themeColor="text1"/>
            <w:sz w:val="22"/>
            <w:szCs w:val="22"/>
          </w:rPr>
          <w:t xml:space="preserve"> HVPS</w:t>
        </w:r>
      </w:ins>
      <w:ins w:id="92" w:author="Sebek, Jim" w:date="2024-07-15T23:04:00Z">
        <w:r w:rsidR="02CA77F3" w:rsidRPr="74D6457F">
          <w:rPr>
            <w:rFonts w:ascii="Times New Roman" w:hAnsi="Times New Roman" w:cs="Times New Roman"/>
            <w:color w:val="000000" w:themeColor="text1"/>
            <w:sz w:val="22"/>
            <w:szCs w:val="22"/>
          </w:rPr>
          <w:t xml:space="preserve">.  They operate from commercial 50 VDC power supplies.  Maintenance </w:t>
        </w:r>
      </w:ins>
      <w:ins w:id="93" w:author="Sebek, Jim" w:date="2024-07-15T23:05:00Z">
        <w:r w:rsidR="4F27BDDA" w:rsidRPr="74D6457F">
          <w:rPr>
            <w:rFonts w:ascii="Times New Roman" w:hAnsi="Times New Roman" w:cs="Times New Roman"/>
            <w:color w:val="000000" w:themeColor="text1"/>
            <w:sz w:val="22"/>
            <w:szCs w:val="22"/>
          </w:rPr>
          <w:t xml:space="preserve">of the SSAs typically requires </w:t>
        </w:r>
      </w:ins>
      <w:ins w:id="94" w:author="Sebek, Jim" w:date="2024-07-15T23:06:00Z">
        <w:r w:rsidR="4F27BDDA" w:rsidRPr="74D6457F">
          <w:rPr>
            <w:rFonts w:ascii="Times New Roman" w:hAnsi="Times New Roman" w:cs="Times New Roman"/>
            <w:color w:val="000000" w:themeColor="text1"/>
            <w:sz w:val="22"/>
            <w:szCs w:val="22"/>
          </w:rPr>
          <w:t xml:space="preserve">only </w:t>
        </w:r>
      </w:ins>
      <w:ins w:id="95" w:author="Sebek, Jim" w:date="2024-07-15T23:05:00Z">
        <w:r w:rsidR="4F27BDDA" w:rsidRPr="74D6457F">
          <w:rPr>
            <w:rFonts w:ascii="Times New Roman" w:hAnsi="Times New Roman" w:cs="Times New Roman"/>
            <w:color w:val="000000" w:themeColor="text1"/>
            <w:sz w:val="22"/>
            <w:szCs w:val="22"/>
          </w:rPr>
          <w:t xml:space="preserve">replacement of </w:t>
        </w:r>
      </w:ins>
      <w:ins w:id="96" w:author="Sebek, Jim" w:date="2024-07-15T23:06:00Z">
        <w:r w:rsidR="7A8532BC" w:rsidRPr="74D6457F">
          <w:rPr>
            <w:rFonts w:ascii="Times New Roman" w:hAnsi="Times New Roman" w:cs="Times New Roman"/>
            <w:color w:val="000000" w:themeColor="text1"/>
            <w:sz w:val="22"/>
            <w:szCs w:val="22"/>
          </w:rPr>
          <w:t xml:space="preserve">failed </w:t>
        </w:r>
      </w:ins>
      <w:ins w:id="97" w:author="Sebek, Jim" w:date="2024-07-15T23:05:00Z">
        <w:r w:rsidR="4F27BDDA" w:rsidRPr="74D6457F">
          <w:rPr>
            <w:rFonts w:ascii="Times New Roman" w:hAnsi="Times New Roman" w:cs="Times New Roman"/>
            <w:color w:val="000000" w:themeColor="text1"/>
            <w:sz w:val="22"/>
            <w:szCs w:val="22"/>
          </w:rPr>
          <w:t>modules</w:t>
        </w:r>
      </w:ins>
      <w:ins w:id="98" w:author="Sebek, Jim" w:date="2024-07-15T23:06:00Z">
        <w:r w:rsidR="3D7CDF4D" w:rsidRPr="74D6457F">
          <w:rPr>
            <w:rFonts w:ascii="Times New Roman" w:hAnsi="Times New Roman" w:cs="Times New Roman"/>
            <w:color w:val="000000" w:themeColor="text1"/>
            <w:sz w:val="22"/>
            <w:szCs w:val="22"/>
          </w:rPr>
          <w:t xml:space="preserve"> with </w:t>
        </w:r>
        <w:r w:rsidR="1E0C01E7" w:rsidRPr="74D6457F">
          <w:rPr>
            <w:rFonts w:ascii="Times New Roman" w:hAnsi="Times New Roman" w:cs="Times New Roman"/>
            <w:color w:val="000000" w:themeColor="text1"/>
            <w:sz w:val="22"/>
            <w:szCs w:val="22"/>
          </w:rPr>
          <w:t xml:space="preserve">spare modules.  There is minimal technical training required </w:t>
        </w:r>
      </w:ins>
      <w:ins w:id="99" w:author="Sebek, Jim" w:date="2024-07-15T23:07:00Z">
        <w:r w:rsidR="1E0C01E7" w:rsidRPr="74D6457F">
          <w:rPr>
            <w:rFonts w:ascii="Times New Roman" w:hAnsi="Times New Roman" w:cs="Times New Roman"/>
            <w:color w:val="000000" w:themeColor="text1"/>
            <w:sz w:val="22"/>
            <w:szCs w:val="22"/>
          </w:rPr>
          <w:t>to safely replace the modules.</w:t>
        </w:r>
      </w:ins>
    </w:p>
    <w:p w14:paraId="1E8F0011" w14:textId="14DA845D" w:rsidR="00D30F39" w:rsidRPr="00F535C7" w:rsidRDefault="5B4490C8" w:rsidP="74D6457F">
      <w:pPr>
        <w:jc w:val="both"/>
        <w:rPr>
          <w:ins w:id="100" w:author="Sebek, Jim" w:date="2024-07-15T23:09:00Z"/>
          <w:rFonts w:ascii="Times New Roman" w:hAnsi="Times New Roman" w:cs="Times New Roman"/>
          <w:color w:val="000000" w:themeColor="text1"/>
          <w:sz w:val="22"/>
          <w:szCs w:val="22"/>
        </w:rPr>
      </w:pPr>
      <w:ins w:id="101" w:author="Sebek, Jim" w:date="2024-07-15T23:00:00Z">
        <w:r w:rsidRPr="74D6457F">
          <w:rPr>
            <w:rFonts w:ascii="Times New Roman" w:hAnsi="Times New Roman" w:cs="Times New Roman"/>
            <w:color w:val="000000" w:themeColor="text1"/>
            <w:sz w:val="22"/>
            <w:szCs w:val="22"/>
          </w:rPr>
          <w:t xml:space="preserve">SSAs are already in use </w:t>
        </w:r>
      </w:ins>
      <w:ins w:id="102" w:author="Sebek, Jim" w:date="2024-07-15T23:01:00Z">
        <w:r w:rsidRPr="74D6457F">
          <w:rPr>
            <w:rFonts w:ascii="Times New Roman" w:hAnsi="Times New Roman" w:cs="Times New Roman"/>
            <w:color w:val="000000" w:themeColor="text1"/>
            <w:sz w:val="22"/>
            <w:szCs w:val="22"/>
          </w:rPr>
          <w:t xml:space="preserve">at SLAC.  The SPEAR3 Injector ring has been successfully powered by an SSA for seven years.  </w:t>
        </w:r>
        <w:r w:rsidR="2C3FF0C3" w:rsidRPr="74D6457F">
          <w:rPr>
            <w:rFonts w:ascii="Times New Roman" w:hAnsi="Times New Roman" w:cs="Times New Roman"/>
            <w:color w:val="000000" w:themeColor="text1"/>
            <w:sz w:val="22"/>
            <w:szCs w:val="22"/>
          </w:rPr>
          <w:t>LCLS-II is als</w:t>
        </w:r>
      </w:ins>
      <w:ins w:id="103" w:author="Sebek, Jim" w:date="2024-07-15T23:02:00Z">
        <w:r w:rsidR="2C3FF0C3" w:rsidRPr="74D6457F">
          <w:rPr>
            <w:rFonts w:ascii="Times New Roman" w:hAnsi="Times New Roman" w:cs="Times New Roman"/>
            <w:color w:val="000000" w:themeColor="text1"/>
            <w:sz w:val="22"/>
            <w:szCs w:val="22"/>
          </w:rPr>
          <w:t>o powered by SSAs.  Therefore</w:t>
        </w:r>
      </w:ins>
      <w:ins w:id="104" w:author="Sebek, Jim" w:date="2024-07-15T23:07:00Z">
        <w:r w:rsidR="23165A6A" w:rsidRPr="74D6457F">
          <w:rPr>
            <w:rFonts w:ascii="Times New Roman" w:hAnsi="Times New Roman" w:cs="Times New Roman"/>
            <w:color w:val="000000" w:themeColor="text1"/>
            <w:sz w:val="22"/>
            <w:szCs w:val="22"/>
          </w:rPr>
          <w:t>,</w:t>
        </w:r>
      </w:ins>
      <w:ins w:id="105" w:author="Sebek, Jim" w:date="2024-07-15T23:02:00Z">
        <w:r w:rsidR="2C3FF0C3" w:rsidRPr="74D6457F">
          <w:rPr>
            <w:rFonts w:ascii="Times New Roman" w:hAnsi="Times New Roman" w:cs="Times New Roman"/>
            <w:color w:val="000000" w:themeColor="text1"/>
            <w:sz w:val="22"/>
            <w:szCs w:val="22"/>
          </w:rPr>
          <w:t xml:space="preserve"> there </w:t>
        </w:r>
      </w:ins>
      <w:ins w:id="106" w:author="Sebek, Jim" w:date="2024-07-15T23:08:00Z">
        <w:r w:rsidR="4FE6C9EE" w:rsidRPr="74D6457F">
          <w:rPr>
            <w:rFonts w:ascii="Times New Roman" w:hAnsi="Times New Roman" w:cs="Times New Roman"/>
            <w:color w:val="000000" w:themeColor="text1"/>
            <w:sz w:val="22"/>
            <w:szCs w:val="22"/>
          </w:rPr>
          <w:t xml:space="preserve">already </w:t>
        </w:r>
      </w:ins>
      <w:ins w:id="107" w:author="Sebek, Jim" w:date="2024-07-15T23:07:00Z">
        <w:r w:rsidR="4FE6C9EE" w:rsidRPr="74D6457F">
          <w:rPr>
            <w:rFonts w:ascii="Times New Roman" w:hAnsi="Times New Roman" w:cs="Times New Roman"/>
            <w:color w:val="000000" w:themeColor="text1"/>
            <w:sz w:val="22"/>
            <w:szCs w:val="22"/>
          </w:rPr>
          <w:t>exist</w:t>
        </w:r>
      </w:ins>
      <w:ins w:id="108" w:author="Sebek, Jim" w:date="2024-07-15T23:08:00Z">
        <w:r w:rsidR="4FE6C9EE" w:rsidRPr="74D6457F">
          <w:rPr>
            <w:rFonts w:ascii="Times New Roman" w:hAnsi="Times New Roman" w:cs="Times New Roman"/>
            <w:color w:val="000000" w:themeColor="text1"/>
            <w:sz w:val="22"/>
            <w:szCs w:val="22"/>
          </w:rPr>
          <w:t>s</w:t>
        </w:r>
      </w:ins>
      <w:ins w:id="109" w:author="Sebek, Jim" w:date="2024-07-15T23:07:00Z">
        <w:r w:rsidR="4FE6C9EE" w:rsidRPr="74D6457F">
          <w:rPr>
            <w:rFonts w:ascii="Times New Roman" w:hAnsi="Times New Roman" w:cs="Times New Roman"/>
            <w:color w:val="000000" w:themeColor="text1"/>
            <w:sz w:val="22"/>
            <w:szCs w:val="22"/>
          </w:rPr>
          <w:t xml:space="preserve"> a team of engineers and technicians at SLAC who are trained in the support and maintenance of SSA</w:t>
        </w:r>
      </w:ins>
      <w:ins w:id="110" w:author="Sebek, Jim" w:date="2024-07-15T23:08:00Z">
        <w:r w:rsidR="4FE6C9EE" w:rsidRPr="74D6457F">
          <w:rPr>
            <w:rFonts w:ascii="Times New Roman" w:hAnsi="Times New Roman" w:cs="Times New Roman"/>
            <w:color w:val="000000" w:themeColor="text1"/>
            <w:sz w:val="22"/>
            <w:szCs w:val="22"/>
          </w:rPr>
          <w:t xml:space="preserve">s.  That skill set will exist at SLAC at least as long as LCLS-II and LCLS-II HE </w:t>
        </w:r>
        <w:proofErr w:type="gramStart"/>
        <w:r w:rsidR="4FE6C9EE" w:rsidRPr="74D6457F">
          <w:rPr>
            <w:rFonts w:ascii="Times New Roman" w:hAnsi="Times New Roman" w:cs="Times New Roman"/>
            <w:color w:val="000000" w:themeColor="text1"/>
            <w:sz w:val="22"/>
            <w:szCs w:val="22"/>
          </w:rPr>
          <w:t>operat</w:t>
        </w:r>
      </w:ins>
      <w:ins w:id="111" w:author="Sebek, Jim" w:date="2024-07-15T23:09:00Z">
        <w:r w:rsidR="4FE6C9EE" w:rsidRPr="74D6457F">
          <w:rPr>
            <w:rFonts w:ascii="Times New Roman" w:hAnsi="Times New Roman" w:cs="Times New Roman"/>
            <w:color w:val="000000" w:themeColor="text1"/>
            <w:sz w:val="22"/>
            <w:szCs w:val="22"/>
          </w:rPr>
          <w:t>e</w:t>
        </w:r>
      </w:ins>
      <w:proofErr w:type="gramEnd"/>
      <w:ins w:id="112" w:author="Sebek, Jim" w:date="2024-07-15T23:08:00Z">
        <w:r w:rsidR="4FE6C9EE" w:rsidRPr="74D6457F">
          <w:rPr>
            <w:rFonts w:ascii="Times New Roman" w:hAnsi="Times New Roman" w:cs="Times New Roman"/>
            <w:color w:val="000000" w:themeColor="text1"/>
            <w:sz w:val="22"/>
            <w:szCs w:val="22"/>
          </w:rPr>
          <w:t>.</w:t>
        </w:r>
      </w:ins>
    </w:p>
    <w:p w14:paraId="2AA3C084" w14:textId="2769CDA4" w:rsidR="00D30F39" w:rsidRPr="00F535C7" w:rsidRDefault="28D0A533" w:rsidP="005D603F">
      <w:pPr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ins w:id="113" w:author="Sebek, Jim" w:date="2024-07-15T23:09:00Z">
        <w:r w:rsidRPr="021CBD1F">
          <w:rPr>
            <w:rFonts w:ascii="Times New Roman" w:hAnsi="Times New Roman" w:cs="Times New Roman"/>
            <w:color w:val="000000" w:themeColor="text1"/>
            <w:sz w:val="22"/>
            <w:szCs w:val="22"/>
          </w:rPr>
          <w:t>We a</w:t>
        </w:r>
      </w:ins>
      <w:ins w:id="114" w:author="Sebek, Jim" w:date="2024-07-15T23:10:00Z">
        <w:r w:rsidRPr="021CBD1F">
          <w:rPr>
            <w:rFonts w:ascii="Times New Roman" w:hAnsi="Times New Roman" w:cs="Times New Roman"/>
            <w:color w:val="000000" w:themeColor="text1"/>
            <w:sz w:val="22"/>
            <w:szCs w:val="22"/>
          </w:rPr>
          <w:t xml:space="preserve">re currently upgrading our SPEAR3 RF system to modernize its low-level </w:t>
        </w:r>
      </w:ins>
      <w:ins w:id="115" w:author="Sebek, Jim" w:date="2024-07-15T23:13:00Z">
        <w:r w:rsidR="6FD76CB9" w:rsidRPr="021CBD1F">
          <w:rPr>
            <w:rFonts w:ascii="Times New Roman" w:hAnsi="Times New Roman" w:cs="Times New Roman"/>
            <w:color w:val="000000" w:themeColor="text1"/>
            <w:sz w:val="22"/>
            <w:szCs w:val="22"/>
          </w:rPr>
          <w:t xml:space="preserve">radio frequency (LLRF) </w:t>
        </w:r>
      </w:ins>
      <w:ins w:id="116" w:author="Sebek, Jim" w:date="2024-07-15T23:10:00Z">
        <w:r w:rsidRPr="021CBD1F">
          <w:rPr>
            <w:rFonts w:ascii="Times New Roman" w:hAnsi="Times New Roman" w:cs="Times New Roman"/>
            <w:color w:val="000000" w:themeColor="text1"/>
            <w:sz w:val="22"/>
            <w:szCs w:val="22"/>
          </w:rPr>
          <w:t>components from a</w:t>
        </w:r>
      </w:ins>
      <w:ins w:id="117" w:author="Sebek, Jim" w:date="2024-07-15T23:11:00Z">
        <w:r w:rsidR="195637B5" w:rsidRPr="021CBD1F">
          <w:rPr>
            <w:rFonts w:ascii="Times New Roman" w:hAnsi="Times New Roman" w:cs="Times New Roman"/>
            <w:color w:val="000000" w:themeColor="text1"/>
            <w:sz w:val="22"/>
            <w:szCs w:val="22"/>
          </w:rPr>
          <w:t xml:space="preserve">n old, but high-performance, system running on obsolete </w:t>
        </w:r>
      </w:ins>
      <w:ins w:id="118" w:author="Sebek, Jim" w:date="2024-07-15T23:12:00Z">
        <w:r w:rsidR="195637B5" w:rsidRPr="021CBD1F">
          <w:rPr>
            <w:rFonts w:ascii="Times New Roman" w:hAnsi="Times New Roman" w:cs="Times New Roman"/>
            <w:color w:val="000000" w:themeColor="text1"/>
            <w:sz w:val="22"/>
            <w:szCs w:val="22"/>
          </w:rPr>
          <w:t>custom ha</w:t>
        </w:r>
        <w:r w:rsidR="20E37B63" w:rsidRPr="021CBD1F">
          <w:rPr>
            <w:rFonts w:ascii="Times New Roman" w:hAnsi="Times New Roman" w:cs="Times New Roman"/>
            <w:color w:val="000000" w:themeColor="text1"/>
            <w:sz w:val="22"/>
            <w:szCs w:val="22"/>
          </w:rPr>
          <w:t>rdware</w:t>
        </w:r>
      </w:ins>
      <w:ins w:id="119" w:author="Sebek, Jim" w:date="2024-07-15T23:11:00Z">
        <w:r w:rsidR="195637B5" w:rsidRPr="021CBD1F">
          <w:rPr>
            <w:rFonts w:ascii="Times New Roman" w:hAnsi="Times New Roman" w:cs="Times New Roman"/>
            <w:color w:val="000000" w:themeColor="text1"/>
            <w:sz w:val="22"/>
            <w:szCs w:val="22"/>
          </w:rPr>
          <w:t xml:space="preserve"> to a better high-performance system running on modern </w:t>
        </w:r>
      </w:ins>
      <w:ins w:id="120" w:author="Sebek, Jim" w:date="2024-07-15T23:12:00Z">
        <w:r w:rsidR="1F63665F" w:rsidRPr="021CBD1F">
          <w:rPr>
            <w:rFonts w:ascii="Times New Roman" w:hAnsi="Times New Roman" w:cs="Times New Roman"/>
            <w:color w:val="000000" w:themeColor="text1"/>
            <w:sz w:val="22"/>
            <w:szCs w:val="22"/>
          </w:rPr>
          <w:t xml:space="preserve">hardware.  </w:t>
        </w:r>
      </w:ins>
      <w:ins w:id="121" w:author="Sebek, Jim" w:date="2024-07-15T23:13:00Z">
        <w:r w:rsidR="14F3B975" w:rsidRPr="021CBD1F">
          <w:rPr>
            <w:rFonts w:ascii="Times New Roman" w:hAnsi="Times New Roman" w:cs="Times New Roman"/>
            <w:color w:val="000000" w:themeColor="text1"/>
            <w:sz w:val="22"/>
            <w:szCs w:val="22"/>
          </w:rPr>
          <w:t xml:space="preserve">This LLRF upgrade does not change the high-power elements, the klystron and HVPS, of our system.  </w:t>
        </w:r>
      </w:ins>
      <w:ins w:id="122" w:author="Sebek, Jim" w:date="2024-07-15T23:14:00Z">
        <w:r w:rsidR="14F3B975" w:rsidRPr="021CBD1F">
          <w:rPr>
            <w:rFonts w:ascii="Times New Roman" w:hAnsi="Times New Roman" w:cs="Times New Roman"/>
            <w:color w:val="000000" w:themeColor="text1"/>
            <w:sz w:val="22"/>
            <w:szCs w:val="22"/>
          </w:rPr>
          <w:t xml:space="preserve">As a follow on to </w:t>
        </w:r>
        <w:r w:rsidR="313F3A07" w:rsidRPr="021CBD1F">
          <w:rPr>
            <w:rFonts w:ascii="Times New Roman" w:hAnsi="Times New Roman" w:cs="Times New Roman"/>
            <w:color w:val="000000" w:themeColor="text1"/>
            <w:sz w:val="22"/>
            <w:szCs w:val="22"/>
          </w:rPr>
          <w:t>the LLRF upgrade</w:t>
        </w:r>
        <w:r w:rsidR="02BCCE61" w:rsidRPr="021CBD1F">
          <w:rPr>
            <w:rFonts w:ascii="Times New Roman" w:hAnsi="Times New Roman" w:cs="Times New Roman"/>
            <w:color w:val="000000" w:themeColor="text1"/>
            <w:sz w:val="22"/>
            <w:szCs w:val="22"/>
          </w:rPr>
          <w:t>,</w:t>
        </w:r>
        <w:r w:rsidR="313F3A07" w:rsidRPr="021CBD1F">
          <w:rPr>
            <w:rFonts w:ascii="Times New Roman" w:hAnsi="Times New Roman" w:cs="Times New Roman"/>
            <w:color w:val="000000" w:themeColor="text1"/>
            <w:sz w:val="22"/>
            <w:szCs w:val="22"/>
          </w:rPr>
          <w:t xml:space="preserve"> </w:t>
        </w:r>
      </w:ins>
      <w:del w:id="123" w:author="Sebek, Jim" w:date="2024-07-15T23:14:00Z">
        <w:r w:rsidRPr="021CBD1F" w:rsidDel="00D30F39">
          <w:rPr>
            <w:rFonts w:ascii="Times New Roman" w:hAnsi="Times New Roman" w:cs="Times New Roman"/>
            <w:color w:val="000000" w:themeColor="text1"/>
            <w:sz w:val="22"/>
            <w:szCs w:val="22"/>
          </w:rPr>
          <w:delText>W</w:delText>
        </w:r>
      </w:del>
      <w:ins w:id="124" w:author="Sebek, Jim" w:date="2024-07-15T23:14:00Z">
        <w:r w:rsidR="3E4EEB77" w:rsidRPr="021CBD1F">
          <w:rPr>
            <w:rFonts w:ascii="Times New Roman" w:hAnsi="Times New Roman" w:cs="Times New Roman"/>
            <w:color w:val="000000" w:themeColor="text1"/>
            <w:sz w:val="22"/>
            <w:szCs w:val="22"/>
          </w:rPr>
          <w:t>w</w:t>
        </w:r>
      </w:ins>
      <w:r w:rsidR="2176D872" w:rsidRPr="021CBD1F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e are proposing an upgrade project to replace the </w:t>
      </w:r>
      <w:del w:id="125" w:author="Sebek, Jim" w:date="2024-07-15T23:14:00Z">
        <w:r w:rsidRPr="021CBD1F" w:rsidDel="00D30F39">
          <w:rPr>
            <w:rFonts w:ascii="Times New Roman" w:hAnsi="Times New Roman" w:cs="Times New Roman"/>
            <w:color w:val="000000" w:themeColor="text1"/>
            <w:sz w:val="22"/>
            <w:szCs w:val="22"/>
          </w:rPr>
          <w:delText>current RF system</w:delText>
        </w:r>
      </w:del>
      <w:ins w:id="126" w:author="Sebek, Jim" w:date="2024-07-15T23:14:00Z">
        <w:r w:rsidR="46BF73CF" w:rsidRPr="021CBD1F">
          <w:rPr>
            <w:rFonts w:ascii="Times New Roman" w:hAnsi="Times New Roman" w:cs="Times New Roman"/>
            <w:color w:val="000000" w:themeColor="text1"/>
            <w:sz w:val="22"/>
            <w:szCs w:val="22"/>
          </w:rPr>
          <w:t>existing high</w:t>
        </w:r>
      </w:ins>
      <w:ins w:id="127" w:author="Sebek, Jim" w:date="2024-07-15T23:15:00Z">
        <w:r w:rsidR="46BF73CF" w:rsidRPr="021CBD1F">
          <w:rPr>
            <w:rFonts w:ascii="Times New Roman" w:hAnsi="Times New Roman" w:cs="Times New Roman"/>
            <w:color w:val="000000" w:themeColor="text1"/>
            <w:sz w:val="22"/>
            <w:szCs w:val="22"/>
          </w:rPr>
          <w:t>-power components</w:t>
        </w:r>
      </w:ins>
      <w:r w:rsidR="2176D872" w:rsidRPr="021CBD1F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with an SSA-based </w:t>
      </w:r>
      <w:ins w:id="128" w:author="Sebek, Jim" w:date="2024-07-15T23:40:00Z">
        <w:r w:rsidR="11E45B42" w:rsidRPr="021CBD1F">
          <w:rPr>
            <w:rFonts w:ascii="Times New Roman" w:hAnsi="Times New Roman" w:cs="Times New Roman"/>
            <w:color w:val="000000" w:themeColor="text1"/>
            <w:sz w:val="22"/>
            <w:szCs w:val="22"/>
          </w:rPr>
          <w:t xml:space="preserve">high-power </w:t>
        </w:r>
      </w:ins>
      <w:r w:rsidR="2176D872" w:rsidRPr="021CBD1F">
        <w:rPr>
          <w:rFonts w:ascii="Times New Roman" w:hAnsi="Times New Roman" w:cs="Times New Roman"/>
          <w:color w:val="000000" w:themeColor="text1"/>
          <w:sz w:val="22"/>
          <w:szCs w:val="22"/>
        </w:rPr>
        <w:t>system. The scope of the project includes:</w:t>
      </w:r>
    </w:p>
    <w:p w14:paraId="2CF6DBDC" w14:textId="2B0B911E" w:rsidR="00D30F39" w:rsidRPr="00F535C7" w:rsidRDefault="00D30F39" w:rsidP="005D603F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21CBD1F">
        <w:rPr>
          <w:rFonts w:ascii="Times New Roman" w:hAnsi="Times New Roman" w:cs="Times New Roman"/>
          <w:color w:val="000000" w:themeColor="text1"/>
          <w:sz w:val="22"/>
          <w:szCs w:val="22"/>
        </w:rPr>
        <w:t>A 1 MW capacity SSA RF system, with four 250 kW SSA stations to power the four SPEAR3 RF cavities</w:t>
      </w:r>
      <w:r w:rsidR="005D603F" w:rsidRPr="021CBD1F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sep</w:t>
      </w:r>
      <w:r w:rsidR="008D73D1" w:rsidRPr="021CBD1F">
        <w:rPr>
          <w:rFonts w:ascii="Times New Roman" w:hAnsi="Times New Roman" w:cs="Times New Roman"/>
          <w:color w:val="000000" w:themeColor="text1"/>
          <w:sz w:val="22"/>
          <w:szCs w:val="22"/>
        </w:rPr>
        <w:t>arately</w:t>
      </w:r>
      <w:r w:rsidRPr="021CBD1F">
        <w:rPr>
          <w:rFonts w:ascii="Times New Roman" w:hAnsi="Times New Roman" w:cs="Times New Roman"/>
          <w:color w:val="000000" w:themeColor="text1"/>
          <w:sz w:val="22"/>
          <w:szCs w:val="22"/>
        </w:rPr>
        <w:t>.</w:t>
      </w:r>
      <w:ins w:id="129" w:author="Sebek, Jim" w:date="2024-07-15T23:45:00Z">
        <w:r w:rsidR="6D62C6D8" w:rsidRPr="021CBD1F">
          <w:rPr>
            <w:rFonts w:ascii="Times New Roman" w:hAnsi="Times New Roman" w:cs="Times New Roman"/>
            <w:color w:val="000000" w:themeColor="text1"/>
            <w:sz w:val="22"/>
            <w:szCs w:val="22"/>
          </w:rPr>
          <w:t xml:space="preserve">  This will give us some overhead above our current required 800 kW of operational power</w:t>
        </w:r>
      </w:ins>
      <w:ins w:id="130" w:author="Sebek, Jim" w:date="2024-07-15T23:46:00Z">
        <w:r w:rsidR="6D62C6D8" w:rsidRPr="021CBD1F">
          <w:rPr>
            <w:rFonts w:ascii="Times New Roman" w:hAnsi="Times New Roman" w:cs="Times New Roman"/>
            <w:color w:val="000000" w:themeColor="text1"/>
            <w:sz w:val="22"/>
            <w:szCs w:val="22"/>
          </w:rPr>
          <w:t>.</w:t>
        </w:r>
      </w:ins>
    </w:p>
    <w:p w14:paraId="783B0684" w14:textId="2432BC33" w:rsidR="00D30F39" w:rsidRPr="00F535C7" w:rsidRDefault="00D30F39" w:rsidP="005D603F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21CBD1F">
        <w:rPr>
          <w:rFonts w:ascii="Times New Roman" w:hAnsi="Times New Roman" w:cs="Times New Roman"/>
          <w:color w:val="000000" w:themeColor="text1"/>
          <w:sz w:val="22"/>
          <w:szCs w:val="22"/>
        </w:rPr>
        <w:t>An RF test station</w:t>
      </w:r>
      <w:ins w:id="131" w:author="Sebek, Jim" w:date="2024-07-15T23:49:00Z">
        <w:r w:rsidR="286CF492" w:rsidRPr="021CBD1F">
          <w:rPr>
            <w:rFonts w:ascii="Times New Roman" w:hAnsi="Times New Roman" w:cs="Times New Roman"/>
            <w:color w:val="000000" w:themeColor="text1"/>
            <w:sz w:val="22"/>
            <w:szCs w:val="22"/>
          </w:rPr>
          <w:t xml:space="preserve">, including local RF source, machine protection system, </w:t>
        </w:r>
      </w:ins>
      <w:ins w:id="132" w:author="Sebek, Jim" w:date="2024-07-15T23:50:00Z">
        <w:r w:rsidR="286CF492" w:rsidRPr="021CBD1F">
          <w:rPr>
            <w:rFonts w:ascii="Times New Roman" w:hAnsi="Times New Roman" w:cs="Times New Roman"/>
            <w:color w:val="000000" w:themeColor="text1"/>
            <w:sz w:val="22"/>
            <w:szCs w:val="22"/>
          </w:rPr>
          <w:t>circulator, and 250 kW load</w:t>
        </w:r>
        <w:r w:rsidR="3703D211" w:rsidRPr="021CBD1F">
          <w:rPr>
            <w:rFonts w:ascii="Times New Roman" w:hAnsi="Times New Roman" w:cs="Times New Roman"/>
            <w:color w:val="000000" w:themeColor="text1"/>
            <w:sz w:val="22"/>
            <w:szCs w:val="22"/>
          </w:rPr>
          <w:t>,</w:t>
        </w:r>
      </w:ins>
      <w:r w:rsidRPr="021CBD1F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to fully evaluate the performance </w:t>
      </w:r>
      <w:ins w:id="133" w:author="Sebek, Jim" w:date="2024-07-15T23:50:00Z">
        <w:r w:rsidR="1C9D3375" w:rsidRPr="021CBD1F">
          <w:rPr>
            <w:rFonts w:ascii="Times New Roman" w:hAnsi="Times New Roman" w:cs="Times New Roman"/>
            <w:color w:val="000000" w:themeColor="text1"/>
            <w:sz w:val="22"/>
            <w:szCs w:val="22"/>
          </w:rPr>
          <w:t xml:space="preserve">and complete acceptance tests </w:t>
        </w:r>
      </w:ins>
      <w:r w:rsidRPr="021CBD1F">
        <w:rPr>
          <w:rFonts w:ascii="Times New Roman" w:hAnsi="Times New Roman" w:cs="Times New Roman"/>
          <w:color w:val="000000" w:themeColor="text1"/>
          <w:sz w:val="22"/>
          <w:szCs w:val="22"/>
        </w:rPr>
        <w:t>of the four SSA stations</w:t>
      </w:r>
      <w:ins w:id="134" w:author="Sebek, Jim" w:date="2024-07-15T23:51:00Z">
        <w:r w:rsidR="2B1CABF8" w:rsidRPr="021CBD1F">
          <w:rPr>
            <w:rFonts w:ascii="Times New Roman" w:hAnsi="Times New Roman" w:cs="Times New Roman"/>
            <w:color w:val="000000" w:themeColor="text1"/>
            <w:sz w:val="22"/>
            <w:szCs w:val="22"/>
          </w:rPr>
          <w:t xml:space="preserve"> as they are delivered from the vendor</w:t>
        </w:r>
      </w:ins>
      <w:r w:rsidRPr="021CBD1F">
        <w:rPr>
          <w:rFonts w:ascii="Times New Roman" w:hAnsi="Times New Roman" w:cs="Times New Roman"/>
          <w:color w:val="000000" w:themeColor="text1"/>
          <w:sz w:val="22"/>
          <w:szCs w:val="22"/>
        </w:rPr>
        <w:t>.</w:t>
      </w:r>
    </w:p>
    <w:p w14:paraId="2595837F" w14:textId="49B87580" w:rsidR="00D30F39" w:rsidRPr="00F535C7" w:rsidRDefault="2176D872" w:rsidP="005D603F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21CBD1F">
        <w:rPr>
          <w:rFonts w:ascii="Times New Roman" w:hAnsi="Times New Roman" w:cs="Times New Roman"/>
          <w:color w:val="000000" w:themeColor="text1"/>
          <w:sz w:val="22"/>
          <w:szCs w:val="22"/>
        </w:rPr>
        <w:lastRenderedPageBreak/>
        <w:t xml:space="preserve">A </w:t>
      </w:r>
      <w:ins w:id="135" w:author="Sebek, Jim" w:date="2024-07-16T00:16:00Z">
        <w:r w:rsidR="63EDBC70" w:rsidRPr="021CBD1F">
          <w:rPr>
            <w:rFonts w:ascii="Times New Roman" w:hAnsi="Times New Roman" w:cs="Times New Roman"/>
            <w:color w:val="000000" w:themeColor="text1"/>
            <w:sz w:val="22"/>
            <w:szCs w:val="22"/>
          </w:rPr>
          <w:t xml:space="preserve">12.47 </w:t>
        </w:r>
        <w:proofErr w:type="spellStart"/>
        <w:r w:rsidR="63EDBC70" w:rsidRPr="021CBD1F">
          <w:rPr>
            <w:rFonts w:ascii="Times New Roman" w:hAnsi="Times New Roman" w:cs="Times New Roman"/>
            <w:color w:val="000000" w:themeColor="text1"/>
            <w:sz w:val="22"/>
            <w:szCs w:val="22"/>
          </w:rPr>
          <w:t>kVAC</w:t>
        </w:r>
        <w:proofErr w:type="spellEnd"/>
        <w:r w:rsidR="63EDBC70" w:rsidRPr="021CBD1F">
          <w:rPr>
            <w:rFonts w:ascii="Times New Roman" w:hAnsi="Times New Roman" w:cs="Times New Roman"/>
            <w:color w:val="000000" w:themeColor="text1"/>
            <w:sz w:val="22"/>
            <w:szCs w:val="22"/>
          </w:rPr>
          <w:t xml:space="preserve"> to 480 VAC </w:t>
        </w:r>
      </w:ins>
      <w:ins w:id="136" w:author="Sebek, Jim" w:date="2024-07-16T00:15:00Z">
        <w:r w:rsidR="63EDBC70" w:rsidRPr="021CBD1F">
          <w:rPr>
            <w:rFonts w:ascii="Times New Roman" w:hAnsi="Times New Roman" w:cs="Times New Roman"/>
            <w:color w:val="000000" w:themeColor="text1"/>
            <w:sz w:val="22"/>
            <w:szCs w:val="22"/>
          </w:rPr>
          <w:t xml:space="preserve">2.5 MVA </w:t>
        </w:r>
      </w:ins>
      <w:ins w:id="137" w:author="Sebek, Jim" w:date="2024-07-16T00:16:00Z">
        <w:r w:rsidR="63EDBC70" w:rsidRPr="021CBD1F">
          <w:rPr>
            <w:rFonts w:ascii="Times New Roman" w:hAnsi="Times New Roman" w:cs="Times New Roman"/>
            <w:color w:val="000000" w:themeColor="text1"/>
            <w:sz w:val="22"/>
            <w:szCs w:val="22"/>
          </w:rPr>
          <w:t xml:space="preserve">transformer, </w:t>
        </w:r>
      </w:ins>
      <w:ins w:id="138" w:author="Sebek, Jim" w:date="2024-07-16T00:17:00Z">
        <w:r w:rsidR="63EDBC70" w:rsidRPr="021CBD1F">
          <w:rPr>
            <w:rFonts w:ascii="Times New Roman" w:hAnsi="Times New Roman" w:cs="Times New Roman"/>
            <w:color w:val="000000" w:themeColor="text1"/>
            <w:sz w:val="22"/>
            <w:szCs w:val="22"/>
          </w:rPr>
          <w:t xml:space="preserve">with associated </w:t>
        </w:r>
        <w:r w:rsidR="595B9245" w:rsidRPr="021CBD1F">
          <w:rPr>
            <w:rFonts w:ascii="Times New Roman" w:hAnsi="Times New Roman" w:cs="Times New Roman"/>
            <w:color w:val="000000" w:themeColor="text1"/>
            <w:sz w:val="22"/>
            <w:szCs w:val="22"/>
          </w:rPr>
          <w:t>breaker and distribution panel for five each, 500 kW</w:t>
        </w:r>
      </w:ins>
      <w:ins w:id="139" w:author="Sebek, Jim" w:date="2024-07-16T00:19:00Z">
        <w:r w:rsidR="7908473D" w:rsidRPr="021CBD1F">
          <w:rPr>
            <w:rFonts w:ascii="Times New Roman" w:hAnsi="Times New Roman" w:cs="Times New Roman"/>
            <w:color w:val="000000" w:themeColor="text1"/>
            <w:sz w:val="22"/>
            <w:szCs w:val="22"/>
          </w:rPr>
          <w:t xml:space="preserve"> main panel breakers </w:t>
        </w:r>
      </w:ins>
      <w:del w:id="140" w:author="Sebek, Jim" w:date="2024-07-16T00:19:00Z">
        <w:r w:rsidRPr="021CBD1F" w:rsidDel="2176D872">
          <w:rPr>
            <w:rFonts w:ascii="Times New Roman" w:hAnsi="Times New Roman" w:cs="Times New Roman"/>
            <w:color w:val="000000" w:themeColor="text1"/>
            <w:sz w:val="22"/>
            <w:szCs w:val="22"/>
          </w:rPr>
          <w:delText>480 V</w:delText>
        </w:r>
      </w:del>
      <w:del w:id="141" w:author="Sebek, Jim" w:date="2024-07-15T22:51:00Z">
        <w:r w:rsidRPr="021CBD1F" w:rsidDel="00D30F39">
          <w:rPr>
            <w:rFonts w:ascii="Times New Roman" w:hAnsi="Times New Roman" w:cs="Times New Roman"/>
            <w:color w:val="000000" w:themeColor="text1"/>
            <w:sz w:val="22"/>
            <w:szCs w:val="22"/>
          </w:rPr>
          <w:delText xml:space="preserve"> </w:delText>
        </w:r>
      </w:del>
      <w:del w:id="142" w:author="Sebek, Jim" w:date="2024-07-16T00:19:00Z">
        <w:r w:rsidRPr="021CBD1F" w:rsidDel="2176D872">
          <w:rPr>
            <w:rFonts w:ascii="Times New Roman" w:hAnsi="Times New Roman" w:cs="Times New Roman"/>
            <w:color w:val="000000" w:themeColor="text1"/>
            <w:sz w:val="22"/>
            <w:szCs w:val="22"/>
          </w:rPr>
          <w:delText xml:space="preserve">AC power supply system </w:delText>
        </w:r>
      </w:del>
      <w:r w:rsidRPr="021CBD1F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for the </w:t>
      </w:r>
      <w:ins w:id="143" w:author="Sebek, Jim" w:date="2024-07-16T00:19:00Z">
        <w:r w:rsidR="00AF9C02" w:rsidRPr="021CBD1F">
          <w:rPr>
            <w:rFonts w:ascii="Times New Roman" w:hAnsi="Times New Roman" w:cs="Times New Roman"/>
            <w:color w:val="000000" w:themeColor="text1"/>
            <w:sz w:val="22"/>
            <w:szCs w:val="22"/>
          </w:rPr>
          <w:t xml:space="preserve">four production and one test </w:t>
        </w:r>
      </w:ins>
      <w:r w:rsidRPr="021CBD1F">
        <w:rPr>
          <w:rFonts w:ascii="Times New Roman" w:hAnsi="Times New Roman" w:cs="Times New Roman"/>
          <w:color w:val="000000" w:themeColor="text1"/>
          <w:sz w:val="22"/>
          <w:szCs w:val="22"/>
        </w:rPr>
        <w:t>SSA stations.</w:t>
      </w:r>
    </w:p>
    <w:p w14:paraId="3C143BD4" w14:textId="6EE983D2" w:rsidR="00F47BB0" w:rsidRPr="00F535C7" w:rsidRDefault="21C8E4A5" w:rsidP="005D603F">
      <w:pPr>
        <w:pStyle w:val="ListParagraph"/>
        <w:numPr>
          <w:ilvl w:val="0"/>
          <w:numId w:val="5"/>
        </w:numPr>
        <w:jc w:val="both"/>
        <w:rPr>
          <w:ins w:id="144" w:author="Sebek, Jim" w:date="2024-07-16T00:22:00Z" w16du:dateUtc="2024-07-16T00:22:19Z"/>
          <w:rFonts w:ascii="Times New Roman" w:hAnsi="Times New Roman" w:cs="Times New Roman"/>
          <w:color w:val="000000" w:themeColor="text1"/>
          <w:sz w:val="22"/>
          <w:szCs w:val="22"/>
        </w:rPr>
      </w:pPr>
      <w:commentRangeStart w:id="145"/>
      <w:ins w:id="146" w:author="Sebek, Jim" w:date="2024-07-16T00:27:00Z">
        <w:r w:rsidRPr="021CBD1F">
          <w:rPr>
            <w:rFonts w:ascii="Times New Roman" w:hAnsi="Times New Roman" w:cs="Times New Roman"/>
            <w:color w:val="000000" w:themeColor="text1"/>
            <w:sz w:val="22"/>
            <w:szCs w:val="22"/>
          </w:rPr>
          <w:t>Expand</w:t>
        </w:r>
      </w:ins>
      <w:ins w:id="147" w:author="Sebek, Jim" w:date="2024-07-16T00:28:00Z">
        <w:r w:rsidRPr="021CBD1F">
          <w:rPr>
            <w:rFonts w:ascii="Times New Roman" w:hAnsi="Times New Roman" w:cs="Times New Roman"/>
            <w:color w:val="000000" w:themeColor="text1"/>
            <w:sz w:val="22"/>
            <w:szCs w:val="22"/>
          </w:rPr>
          <w:t xml:space="preserve"> the existing commercial</w:t>
        </w:r>
      </w:ins>
      <w:del w:id="148" w:author="Sebek, Jim" w:date="2024-07-16T00:28:00Z">
        <w:r w:rsidR="00D30F39" w:rsidRPr="021CBD1F" w:rsidDel="00D30F39">
          <w:rPr>
            <w:rFonts w:ascii="Times New Roman" w:hAnsi="Times New Roman" w:cs="Times New Roman"/>
            <w:color w:val="000000" w:themeColor="text1"/>
            <w:sz w:val="22"/>
            <w:szCs w:val="22"/>
          </w:rPr>
          <w:delText>A set of</w:delText>
        </w:r>
      </w:del>
      <w:r w:rsidR="00D30F39" w:rsidRPr="021CBD1F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LLRF system</w:t>
      </w:r>
      <w:r w:rsidR="00B77A72" w:rsidRPr="021CBD1F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to control the </w:t>
      </w:r>
      <w:ins w:id="149" w:author="Sebek, Jim" w:date="2024-07-16T00:28:00Z">
        <w:r w:rsidR="76E5D809" w:rsidRPr="021CBD1F">
          <w:rPr>
            <w:rFonts w:ascii="Times New Roman" w:hAnsi="Times New Roman" w:cs="Times New Roman"/>
            <w:color w:val="000000" w:themeColor="text1"/>
            <w:sz w:val="22"/>
            <w:szCs w:val="22"/>
          </w:rPr>
          <w:t xml:space="preserve">four </w:t>
        </w:r>
      </w:ins>
      <w:r w:rsidR="00B77A72" w:rsidRPr="021CBD1F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SSAs and integrate them </w:t>
      </w:r>
      <w:r w:rsidR="00AA5E6E" w:rsidRPr="021CBD1F">
        <w:rPr>
          <w:rFonts w:ascii="Times New Roman" w:hAnsi="Times New Roman" w:cs="Times New Roman"/>
          <w:color w:val="000000" w:themeColor="text1"/>
          <w:sz w:val="22"/>
          <w:szCs w:val="22"/>
        </w:rPr>
        <w:t>with</w:t>
      </w:r>
      <w:r w:rsidR="00B77A72" w:rsidRPr="021CBD1F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other systems</w:t>
      </w:r>
      <w:r w:rsidR="00D30F39" w:rsidRPr="021CBD1F">
        <w:rPr>
          <w:rFonts w:ascii="Times New Roman" w:hAnsi="Times New Roman" w:cs="Times New Roman"/>
          <w:color w:val="000000" w:themeColor="text1"/>
          <w:sz w:val="22"/>
          <w:szCs w:val="22"/>
        </w:rPr>
        <w:t>.</w:t>
      </w:r>
      <w:commentRangeEnd w:id="145"/>
      <w:r w:rsidR="00D30F39">
        <w:rPr>
          <w:rStyle w:val="CommentReference"/>
        </w:rPr>
        <w:commentReference w:id="145"/>
      </w:r>
    </w:p>
    <w:p w14:paraId="6E282645" w14:textId="730EF480" w:rsidR="79D168B0" w:rsidRDefault="79D168B0" w:rsidP="021CBD1F">
      <w:pPr>
        <w:pStyle w:val="ListParagraph"/>
        <w:numPr>
          <w:ilvl w:val="0"/>
          <w:numId w:val="5"/>
        </w:numPr>
        <w:jc w:val="both"/>
        <w:rPr>
          <w:ins w:id="150" w:author="Sebek, Jim" w:date="2024-07-16T00:22:00Z" w16du:dateUtc="2024-07-16T00:22:55Z"/>
          <w:rFonts w:ascii="Times New Roman" w:hAnsi="Times New Roman" w:cs="Times New Roman"/>
          <w:color w:val="000000" w:themeColor="text1"/>
          <w:sz w:val="22"/>
          <w:szCs w:val="22"/>
        </w:rPr>
      </w:pPr>
      <w:ins w:id="151" w:author="Sebek, Jim" w:date="2024-07-16T00:22:00Z">
        <w:r w:rsidRPr="021CBD1F">
          <w:rPr>
            <w:rFonts w:ascii="Times New Roman" w:hAnsi="Times New Roman" w:cs="Times New Roman"/>
            <w:color w:val="000000" w:themeColor="text1"/>
            <w:sz w:val="22"/>
            <w:szCs w:val="22"/>
          </w:rPr>
          <w:t xml:space="preserve">Four each 250 kW circulators at 476 </w:t>
        </w:r>
        <w:proofErr w:type="spellStart"/>
        <w:r w:rsidRPr="021CBD1F">
          <w:rPr>
            <w:rFonts w:ascii="Times New Roman" w:hAnsi="Times New Roman" w:cs="Times New Roman"/>
            <w:color w:val="000000" w:themeColor="text1"/>
            <w:sz w:val="22"/>
            <w:szCs w:val="22"/>
          </w:rPr>
          <w:t>MHz.</w:t>
        </w:r>
      </w:ins>
      <w:proofErr w:type="spellEnd"/>
    </w:p>
    <w:p w14:paraId="092792BD" w14:textId="3F0E7733" w:rsidR="79D168B0" w:rsidRDefault="79D168B0" w:rsidP="021CBD1F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ins w:id="152" w:author="Sebek, Jim" w:date="2024-07-16T00:22:00Z">
        <w:r w:rsidRPr="021CBD1F">
          <w:rPr>
            <w:rFonts w:ascii="Times New Roman" w:hAnsi="Times New Roman" w:cs="Times New Roman"/>
            <w:color w:val="000000" w:themeColor="text1"/>
            <w:sz w:val="22"/>
            <w:szCs w:val="22"/>
          </w:rPr>
          <w:t>Reconfigur</w:t>
        </w:r>
      </w:ins>
      <w:ins w:id="153" w:author="Sebek, Jim" w:date="2024-07-16T00:23:00Z">
        <w:r w:rsidRPr="021CBD1F">
          <w:rPr>
            <w:rFonts w:ascii="Times New Roman" w:hAnsi="Times New Roman" w:cs="Times New Roman"/>
            <w:color w:val="000000" w:themeColor="text1"/>
            <w:sz w:val="22"/>
            <w:szCs w:val="22"/>
          </w:rPr>
          <w:t xml:space="preserve">ation of the </w:t>
        </w:r>
        <w:proofErr w:type="gramStart"/>
        <w:r w:rsidRPr="021CBD1F">
          <w:rPr>
            <w:rFonts w:ascii="Times New Roman" w:hAnsi="Times New Roman" w:cs="Times New Roman"/>
            <w:color w:val="000000" w:themeColor="text1"/>
            <w:sz w:val="22"/>
            <w:szCs w:val="22"/>
          </w:rPr>
          <w:t>high power</w:t>
        </w:r>
        <w:proofErr w:type="gramEnd"/>
        <w:r w:rsidRPr="021CBD1F">
          <w:rPr>
            <w:rFonts w:ascii="Times New Roman" w:hAnsi="Times New Roman" w:cs="Times New Roman"/>
            <w:color w:val="000000" w:themeColor="text1"/>
            <w:sz w:val="22"/>
            <w:szCs w:val="22"/>
          </w:rPr>
          <w:t xml:space="preserve"> waveguide system to the four cavities.</w:t>
        </w:r>
      </w:ins>
    </w:p>
    <w:p w14:paraId="6EF817E7" w14:textId="48D7A97F" w:rsidR="00D30F39" w:rsidRPr="00F535C7" w:rsidRDefault="00D30F39" w:rsidP="005D603F">
      <w:pPr>
        <w:pStyle w:val="ListParagraph"/>
        <w:numPr>
          <w:ilvl w:val="0"/>
          <w:numId w:val="5"/>
        </w:numPr>
        <w:jc w:val="both"/>
        <w:rPr>
          <w:ins w:id="154" w:author="Sebek, Jim" w:date="2024-07-16T00:24:00Z" w16du:dateUtc="2024-07-16T00:24:13Z"/>
          <w:rFonts w:ascii="Times New Roman" w:hAnsi="Times New Roman" w:cs="Times New Roman"/>
          <w:color w:val="000000" w:themeColor="text1"/>
          <w:sz w:val="22"/>
          <w:szCs w:val="22"/>
        </w:rPr>
      </w:pPr>
      <w:r w:rsidRPr="021CBD1F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Infrastructure improvements to accommodate the SSA stations </w:t>
      </w:r>
      <w:del w:id="155" w:author="Sebek, Jim" w:date="2024-07-16T00:21:00Z">
        <w:r w:rsidRPr="021CBD1F" w:rsidDel="00D30F39">
          <w:rPr>
            <w:rFonts w:ascii="Times New Roman" w:hAnsi="Times New Roman" w:cs="Times New Roman"/>
            <w:color w:val="000000" w:themeColor="text1"/>
            <w:sz w:val="22"/>
            <w:szCs w:val="22"/>
          </w:rPr>
          <w:delText xml:space="preserve">and their power supplies, </w:delText>
        </w:r>
      </w:del>
      <w:r w:rsidRPr="021CBD1F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and to provide the necessary </w:t>
      </w:r>
      <w:ins w:id="156" w:author="Sebek, Jim" w:date="2024-07-16T00:21:00Z">
        <w:r w:rsidR="6C277BA9" w:rsidRPr="021CBD1F">
          <w:rPr>
            <w:rFonts w:ascii="Times New Roman" w:hAnsi="Times New Roman" w:cs="Times New Roman"/>
            <w:color w:val="000000" w:themeColor="text1"/>
            <w:sz w:val="22"/>
            <w:szCs w:val="22"/>
          </w:rPr>
          <w:t xml:space="preserve">electrical </w:t>
        </w:r>
      </w:ins>
      <w:r w:rsidRPr="021CBD1F">
        <w:rPr>
          <w:rFonts w:ascii="Times New Roman" w:hAnsi="Times New Roman" w:cs="Times New Roman"/>
          <w:color w:val="000000" w:themeColor="text1"/>
          <w:sz w:val="22"/>
          <w:szCs w:val="22"/>
        </w:rPr>
        <w:t>utilities</w:t>
      </w:r>
      <w:ins w:id="157" w:author="Sebek, Jim" w:date="2024-07-16T00:21:00Z">
        <w:r w:rsidR="783AE769" w:rsidRPr="021CBD1F">
          <w:rPr>
            <w:rFonts w:ascii="Times New Roman" w:hAnsi="Times New Roman" w:cs="Times New Roman"/>
            <w:color w:val="000000" w:themeColor="text1"/>
            <w:sz w:val="22"/>
            <w:szCs w:val="22"/>
          </w:rPr>
          <w:t xml:space="preserve"> described above and</w:t>
        </w:r>
      </w:ins>
      <w:ins w:id="158" w:author="Sebek, Jim" w:date="2024-07-16T00:20:00Z">
        <w:r w:rsidR="4AC60DE8" w:rsidRPr="021CBD1F">
          <w:rPr>
            <w:rFonts w:ascii="Times New Roman" w:hAnsi="Times New Roman" w:cs="Times New Roman"/>
            <w:color w:val="000000" w:themeColor="text1"/>
            <w:sz w:val="22"/>
            <w:szCs w:val="22"/>
          </w:rPr>
          <w:t xml:space="preserve"> cooli</w:t>
        </w:r>
      </w:ins>
      <w:ins w:id="159" w:author="Sebek, Jim" w:date="2024-07-16T00:21:00Z">
        <w:r w:rsidR="4AC60DE8" w:rsidRPr="021CBD1F">
          <w:rPr>
            <w:rFonts w:ascii="Times New Roman" w:hAnsi="Times New Roman" w:cs="Times New Roman"/>
            <w:color w:val="000000" w:themeColor="text1"/>
            <w:sz w:val="22"/>
            <w:szCs w:val="22"/>
          </w:rPr>
          <w:t>ng water</w:t>
        </w:r>
      </w:ins>
      <w:r w:rsidRPr="021CBD1F">
        <w:rPr>
          <w:rFonts w:ascii="Times New Roman" w:hAnsi="Times New Roman" w:cs="Times New Roman"/>
          <w:color w:val="000000" w:themeColor="text1"/>
          <w:sz w:val="22"/>
          <w:szCs w:val="22"/>
        </w:rPr>
        <w:t>.</w:t>
      </w:r>
      <w:r w:rsidR="00985FCC" w:rsidRPr="021CBD1F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W</w:t>
      </w:r>
      <w:r w:rsidR="00B06BC1" w:rsidRPr="021CBD1F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e’ll retrofit the current space between </w:t>
      </w:r>
      <w:r w:rsidR="00DD6949" w:rsidRPr="021CBD1F">
        <w:rPr>
          <w:rFonts w:ascii="Times New Roman" w:hAnsi="Times New Roman" w:cs="Times New Roman"/>
          <w:color w:val="000000" w:themeColor="text1"/>
          <w:sz w:val="22"/>
          <w:szCs w:val="22"/>
        </w:rPr>
        <w:t>the SPEAR3 klystron and storage ring to host the SSA stations</w:t>
      </w:r>
      <w:r w:rsidR="00992ED1" w:rsidRPr="021CBD1F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. </w:t>
      </w:r>
      <w:r w:rsidR="0001594E" w:rsidRPr="021CBD1F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A new </w:t>
      </w:r>
      <w:del w:id="160" w:author="Sebek, Jim" w:date="2024-07-16T00:20:00Z">
        <w:r w:rsidRPr="021CBD1F" w:rsidDel="0001594E">
          <w:rPr>
            <w:rFonts w:ascii="Times New Roman" w:hAnsi="Times New Roman" w:cs="Times New Roman"/>
            <w:color w:val="000000" w:themeColor="text1"/>
            <w:sz w:val="22"/>
            <w:szCs w:val="22"/>
          </w:rPr>
          <w:delText>con</w:delText>
        </w:r>
      </w:del>
      <w:r w:rsidR="0001594E" w:rsidRPr="021CBD1F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structure </w:t>
      </w:r>
      <w:r w:rsidR="00FC2E97" w:rsidRPr="021CBD1F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with </w:t>
      </w:r>
      <w:r w:rsidR="00AA10BB" w:rsidRPr="021CBD1F">
        <w:rPr>
          <w:rFonts w:ascii="Times New Roman" w:hAnsi="Times New Roman" w:cs="Times New Roman"/>
          <w:color w:val="000000" w:themeColor="text1"/>
          <w:sz w:val="22"/>
          <w:szCs w:val="22"/>
        </w:rPr>
        <w:t>an area</w:t>
      </w:r>
      <w:r w:rsidR="006B6864" w:rsidRPr="021CBD1F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of xxx </w:t>
      </w:r>
      <w:proofErr w:type="spellStart"/>
      <w:r w:rsidR="006B6864" w:rsidRPr="021CBD1F">
        <w:rPr>
          <w:rFonts w:ascii="Times New Roman" w:hAnsi="Times New Roman" w:cs="Times New Roman"/>
          <w:color w:val="000000" w:themeColor="text1"/>
          <w:sz w:val="22"/>
          <w:szCs w:val="22"/>
        </w:rPr>
        <w:t>sqt</w:t>
      </w:r>
      <w:proofErr w:type="spellEnd"/>
      <w:r w:rsidR="006B6864" w:rsidRPr="021CBD1F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 w:rsidR="00386B16" w:rsidRPr="021CBD1F">
        <w:rPr>
          <w:rFonts w:ascii="Times New Roman" w:hAnsi="Times New Roman" w:cs="Times New Roman"/>
          <w:color w:val="000000" w:themeColor="text1"/>
          <w:sz w:val="22"/>
          <w:szCs w:val="22"/>
        </w:rPr>
        <w:t>near</w:t>
      </w:r>
      <w:r w:rsidR="0001594E" w:rsidRPr="021CBD1F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the current RF station will be needed to host the power supply.</w:t>
      </w:r>
    </w:p>
    <w:p w14:paraId="10917CB0" w14:textId="4D6CBFC6" w:rsidR="00D30F39" w:rsidRPr="00F535C7" w:rsidRDefault="5BBEFFBA" w:rsidP="005D603F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ins w:id="161" w:author="Sebek, Jim" w:date="2024-07-16T00:24:00Z">
        <w:r w:rsidRPr="021CBD1F">
          <w:rPr>
            <w:rFonts w:ascii="Times New Roman" w:hAnsi="Times New Roman" w:cs="Times New Roman"/>
            <w:color w:val="000000" w:themeColor="text1"/>
            <w:sz w:val="22"/>
            <w:szCs w:val="22"/>
          </w:rPr>
          <w:t>These infrastructure upgrades must be made compatible with the existing high power klystron syste</w:t>
        </w:r>
      </w:ins>
      <w:ins w:id="162" w:author="Sebek, Jim" w:date="2024-07-16T00:25:00Z">
        <w:r w:rsidRPr="021CBD1F">
          <w:rPr>
            <w:rFonts w:ascii="Times New Roman" w:hAnsi="Times New Roman" w:cs="Times New Roman"/>
            <w:color w:val="000000" w:themeColor="text1"/>
            <w:sz w:val="22"/>
            <w:szCs w:val="22"/>
          </w:rPr>
          <w:t>m powering SPEAR.</w:t>
        </w:r>
        <w:r w:rsidR="5334E364" w:rsidRPr="021CBD1F">
          <w:rPr>
            <w:rFonts w:ascii="Times New Roman" w:hAnsi="Times New Roman" w:cs="Times New Roman"/>
            <w:color w:val="000000" w:themeColor="text1"/>
            <w:sz w:val="22"/>
            <w:szCs w:val="22"/>
          </w:rPr>
          <w:t xml:space="preserve">  All SSA stations must pass the acceptance tests and </w:t>
        </w:r>
      </w:ins>
      <w:ins w:id="163" w:author="Sebek, Jim" w:date="2024-07-16T00:26:00Z">
        <w:r w:rsidR="5334E364" w:rsidRPr="021CBD1F">
          <w:rPr>
            <w:rFonts w:ascii="Times New Roman" w:hAnsi="Times New Roman" w:cs="Times New Roman"/>
            <w:color w:val="000000" w:themeColor="text1"/>
            <w:sz w:val="22"/>
            <w:szCs w:val="22"/>
          </w:rPr>
          <w:t>be ready for operation.  During a major downtime, the wa</w:t>
        </w:r>
        <w:r w:rsidR="445A8519" w:rsidRPr="021CBD1F">
          <w:rPr>
            <w:rFonts w:ascii="Times New Roman" w:hAnsi="Times New Roman" w:cs="Times New Roman"/>
            <w:color w:val="000000" w:themeColor="text1"/>
            <w:sz w:val="22"/>
            <w:szCs w:val="22"/>
          </w:rPr>
          <w:t>veguide system for the cavities will be reconfigured from one very large single RF source to four large</w:t>
        </w:r>
      </w:ins>
      <w:ins w:id="164" w:author="Sebek, Jim" w:date="2024-07-16T00:27:00Z">
        <w:r w:rsidR="445A8519" w:rsidRPr="021CBD1F">
          <w:rPr>
            <w:rFonts w:ascii="Times New Roman" w:hAnsi="Times New Roman" w:cs="Times New Roman"/>
            <w:color w:val="000000" w:themeColor="text1"/>
            <w:sz w:val="22"/>
            <w:szCs w:val="22"/>
          </w:rPr>
          <w:t xml:space="preserve"> RF sources.</w:t>
        </w:r>
      </w:ins>
      <w:del w:id="165" w:author="Sebek, Jim" w:date="2024-07-16T00:24:00Z">
        <w:r w:rsidR="00D30F39" w:rsidRPr="021CBD1F" w:rsidDel="0001594E">
          <w:rPr>
            <w:rFonts w:ascii="Times New Roman" w:hAnsi="Times New Roman" w:cs="Times New Roman"/>
            <w:color w:val="000000" w:themeColor="text1"/>
            <w:sz w:val="22"/>
            <w:szCs w:val="22"/>
          </w:rPr>
          <w:delText xml:space="preserve"> </w:delText>
        </w:r>
      </w:del>
    </w:p>
    <w:p w14:paraId="650DDE5F" w14:textId="386920C3" w:rsidR="008B37D5" w:rsidRPr="00F535C7" w:rsidRDefault="00D30F39" w:rsidP="005D603F">
      <w:pPr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F535C7">
        <w:rPr>
          <w:rFonts w:ascii="Times New Roman" w:hAnsi="Times New Roman" w:cs="Times New Roman"/>
          <w:color w:val="000000" w:themeColor="text1"/>
          <w:sz w:val="22"/>
          <w:szCs w:val="22"/>
        </w:rPr>
        <w:t>This upgrade will not only reduce the likelihood of RF system failures but also simplify maintenance, resulting in significant budget savings for long-term operation.</w:t>
      </w:r>
    </w:p>
    <w:p w14:paraId="66961A9E" w14:textId="05252BC7" w:rsidR="0015210E" w:rsidRPr="00F535C7" w:rsidRDefault="00B82053" w:rsidP="005D603F">
      <w:pPr>
        <w:pStyle w:val="Heading1"/>
        <w:numPr>
          <w:ilvl w:val="0"/>
          <w:numId w:val="2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535C7">
        <w:rPr>
          <w:rFonts w:ascii="Times New Roman" w:hAnsi="Times New Roman" w:cs="Times New Roman"/>
          <w:color w:val="000000" w:themeColor="text1"/>
          <w:sz w:val="24"/>
          <w:szCs w:val="24"/>
        </w:rPr>
        <w:t>Cost</w:t>
      </w:r>
      <w:r w:rsidR="001F3A53" w:rsidRPr="00F535C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and Timeline</w:t>
      </w:r>
    </w:p>
    <w:p w14:paraId="658BDF57" w14:textId="102C6A8F" w:rsidR="001F3A53" w:rsidRPr="00F535C7" w:rsidRDefault="00195F27" w:rsidP="005D603F">
      <w:pPr>
        <w:ind w:left="360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21CBD1F">
        <w:rPr>
          <w:rFonts w:ascii="Times New Roman" w:hAnsi="Times New Roman" w:cs="Times New Roman"/>
          <w:color w:val="000000" w:themeColor="text1"/>
          <w:sz w:val="22"/>
          <w:szCs w:val="22"/>
        </w:rPr>
        <w:t>The total project cost is estimated to be approximately $</w:t>
      </w:r>
      <w:ins w:id="166" w:author="Sebek, Jim" w:date="2024-07-16T00:23:00Z">
        <w:r w:rsidR="0990F968" w:rsidRPr="021CBD1F">
          <w:rPr>
            <w:rFonts w:ascii="Times New Roman" w:hAnsi="Times New Roman" w:cs="Times New Roman"/>
            <w:color w:val="000000" w:themeColor="text1"/>
            <w:sz w:val="22"/>
            <w:szCs w:val="22"/>
          </w:rPr>
          <w:t>20</w:t>
        </w:r>
      </w:ins>
      <w:del w:id="167" w:author="Sebek, Jim" w:date="2024-07-16T00:23:00Z">
        <w:r w:rsidRPr="021CBD1F" w:rsidDel="00195F27">
          <w:rPr>
            <w:rFonts w:ascii="Times New Roman" w:hAnsi="Times New Roman" w:cs="Times New Roman"/>
            <w:color w:val="000000" w:themeColor="text1"/>
            <w:sz w:val="22"/>
            <w:szCs w:val="22"/>
          </w:rPr>
          <w:delText>xx</w:delText>
        </w:r>
      </w:del>
      <w:r w:rsidR="00FF7222" w:rsidRPr="021CBD1F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M</w:t>
      </w:r>
      <w:r w:rsidRPr="021CBD1F">
        <w:rPr>
          <w:rFonts w:ascii="Times New Roman" w:hAnsi="Times New Roman" w:cs="Times New Roman"/>
          <w:color w:val="000000" w:themeColor="text1"/>
          <w:sz w:val="22"/>
          <w:szCs w:val="22"/>
        </w:rPr>
        <w:t>, as detailed in Table 1. The project timeline is about f</w:t>
      </w:r>
      <w:ins w:id="168" w:author="Sebek, Jim" w:date="2024-07-16T00:23:00Z">
        <w:r w:rsidR="4A87ABDF" w:rsidRPr="021CBD1F">
          <w:rPr>
            <w:rFonts w:ascii="Times New Roman" w:hAnsi="Times New Roman" w:cs="Times New Roman"/>
            <w:color w:val="000000" w:themeColor="text1"/>
            <w:sz w:val="22"/>
            <w:szCs w:val="22"/>
          </w:rPr>
          <w:t>ive</w:t>
        </w:r>
      </w:ins>
      <w:del w:id="169" w:author="Sebek, Jim" w:date="2024-07-16T00:23:00Z">
        <w:r w:rsidRPr="021CBD1F" w:rsidDel="00195F27">
          <w:rPr>
            <w:rFonts w:ascii="Times New Roman" w:hAnsi="Times New Roman" w:cs="Times New Roman"/>
            <w:color w:val="000000" w:themeColor="text1"/>
            <w:sz w:val="22"/>
            <w:szCs w:val="22"/>
          </w:rPr>
          <w:delText>our</w:delText>
        </w:r>
      </w:del>
      <w:r w:rsidRPr="021CBD1F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years from the approval date, as detailed in Table 2, with operations expected to begin in the 20</w:t>
      </w:r>
      <w:ins w:id="170" w:author="Sebek, Jim" w:date="2024-07-16T00:24:00Z">
        <w:r w:rsidR="731EE93C" w:rsidRPr="021CBD1F">
          <w:rPr>
            <w:rFonts w:ascii="Times New Roman" w:hAnsi="Times New Roman" w:cs="Times New Roman"/>
            <w:color w:val="000000" w:themeColor="text1"/>
            <w:sz w:val="22"/>
            <w:szCs w:val="22"/>
          </w:rPr>
          <w:t>30</w:t>
        </w:r>
      </w:ins>
      <w:del w:id="171" w:author="Sebek, Jim" w:date="2024-07-16T00:23:00Z">
        <w:r w:rsidRPr="021CBD1F" w:rsidDel="00195F27">
          <w:rPr>
            <w:rFonts w:ascii="Times New Roman" w:hAnsi="Times New Roman" w:cs="Times New Roman"/>
            <w:color w:val="000000" w:themeColor="text1"/>
            <w:sz w:val="22"/>
            <w:szCs w:val="22"/>
          </w:rPr>
          <w:delText>29</w:delText>
        </w:r>
      </w:del>
      <w:r w:rsidRPr="021CBD1F">
        <w:rPr>
          <w:rFonts w:ascii="Times New Roman" w:hAnsi="Times New Roman" w:cs="Times New Roman"/>
          <w:color w:val="000000" w:themeColor="text1"/>
          <w:sz w:val="22"/>
          <w:szCs w:val="22"/>
        </w:rPr>
        <w:t>–203</w:t>
      </w:r>
      <w:ins w:id="172" w:author="Sebek, Jim" w:date="2024-07-16T00:24:00Z">
        <w:r w:rsidR="55E767D3" w:rsidRPr="021CBD1F">
          <w:rPr>
            <w:rFonts w:ascii="Times New Roman" w:hAnsi="Times New Roman" w:cs="Times New Roman"/>
            <w:color w:val="000000" w:themeColor="text1"/>
            <w:sz w:val="22"/>
            <w:szCs w:val="22"/>
          </w:rPr>
          <w:t>1</w:t>
        </w:r>
      </w:ins>
      <w:del w:id="173" w:author="Sebek, Jim" w:date="2024-07-16T00:24:00Z">
        <w:r w:rsidRPr="021CBD1F" w:rsidDel="00195F27">
          <w:rPr>
            <w:rFonts w:ascii="Times New Roman" w:hAnsi="Times New Roman" w:cs="Times New Roman"/>
            <w:color w:val="000000" w:themeColor="text1"/>
            <w:sz w:val="22"/>
            <w:szCs w:val="22"/>
          </w:rPr>
          <w:delText>0</w:delText>
        </w:r>
      </w:del>
      <w:r w:rsidRPr="021CBD1F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timeframe.</w:t>
      </w:r>
    </w:p>
    <w:p w14:paraId="2F734810" w14:textId="0542565A" w:rsidR="00F47BB0" w:rsidRPr="00AB1F0E" w:rsidRDefault="00F47BB0" w:rsidP="00AB1F0E">
      <w:pPr>
        <w:pStyle w:val="Caption"/>
        <w:keepNext/>
        <w:jc w:val="center"/>
        <w:rPr>
          <w:rFonts w:ascii="Times New Roman" w:hAnsi="Times New Roman" w:cs="Times New Roman"/>
          <w:i w:val="0"/>
          <w:iCs w:val="0"/>
        </w:rPr>
      </w:pPr>
      <w:r w:rsidRPr="00AB1F0E">
        <w:rPr>
          <w:rFonts w:ascii="Times New Roman" w:hAnsi="Times New Roman" w:cs="Times New Roman"/>
          <w:i w:val="0"/>
          <w:iCs w:val="0"/>
        </w:rPr>
        <w:t xml:space="preserve">Table </w:t>
      </w:r>
      <w:r w:rsidRPr="00AB1F0E">
        <w:rPr>
          <w:rFonts w:ascii="Times New Roman" w:hAnsi="Times New Roman" w:cs="Times New Roman"/>
          <w:i w:val="0"/>
          <w:iCs w:val="0"/>
        </w:rPr>
        <w:fldChar w:fldCharType="begin"/>
      </w:r>
      <w:r w:rsidRPr="00AB1F0E">
        <w:rPr>
          <w:rFonts w:ascii="Times New Roman" w:hAnsi="Times New Roman" w:cs="Times New Roman"/>
          <w:i w:val="0"/>
          <w:iCs w:val="0"/>
        </w:rPr>
        <w:instrText xml:space="preserve"> SEQ Table \* ARABIC </w:instrText>
      </w:r>
      <w:r w:rsidRPr="00AB1F0E">
        <w:rPr>
          <w:rFonts w:ascii="Times New Roman" w:hAnsi="Times New Roman" w:cs="Times New Roman"/>
          <w:i w:val="0"/>
          <w:iCs w:val="0"/>
        </w:rPr>
        <w:fldChar w:fldCharType="separate"/>
      </w:r>
      <w:r w:rsidR="00D91DCD" w:rsidRPr="00AB1F0E">
        <w:rPr>
          <w:rFonts w:ascii="Times New Roman" w:hAnsi="Times New Roman" w:cs="Times New Roman"/>
          <w:i w:val="0"/>
          <w:iCs w:val="0"/>
          <w:noProof/>
        </w:rPr>
        <w:t>1</w:t>
      </w:r>
      <w:r w:rsidRPr="00AB1F0E">
        <w:rPr>
          <w:rFonts w:ascii="Times New Roman" w:hAnsi="Times New Roman" w:cs="Times New Roman"/>
          <w:i w:val="0"/>
          <w:iCs w:val="0"/>
        </w:rPr>
        <w:fldChar w:fldCharType="end"/>
      </w:r>
      <w:r w:rsidRPr="00AB1F0E">
        <w:rPr>
          <w:rFonts w:ascii="Times New Roman" w:hAnsi="Times New Roman" w:cs="Times New Roman"/>
          <w:i w:val="0"/>
          <w:iCs w:val="0"/>
        </w:rPr>
        <w:t xml:space="preserve"> </w:t>
      </w:r>
      <w:r w:rsidR="00BC1C75" w:rsidRPr="00AB1F0E">
        <w:rPr>
          <w:rFonts w:ascii="Times New Roman" w:hAnsi="Times New Roman" w:cs="Times New Roman"/>
          <w:i w:val="0"/>
          <w:iCs w:val="0"/>
        </w:rPr>
        <w:t>The rough order of magnitude cost estimate</w:t>
      </w:r>
    </w:p>
    <w:tbl>
      <w:tblPr>
        <w:tblStyle w:val="TableGrid"/>
        <w:tblW w:w="8388" w:type="dxa"/>
        <w:jc w:val="center"/>
        <w:tblLook w:val="04A0" w:firstRow="1" w:lastRow="0" w:firstColumn="1" w:lastColumn="0" w:noHBand="0" w:noVBand="1"/>
      </w:tblPr>
      <w:tblGrid>
        <w:gridCol w:w="1432"/>
        <w:gridCol w:w="1264"/>
        <w:gridCol w:w="1163"/>
        <w:gridCol w:w="1251"/>
        <w:gridCol w:w="897"/>
        <w:gridCol w:w="1616"/>
        <w:gridCol w:w="765"/>
      </w:tblGrid>
      <w:tr w:rsidR="00A758FA" w:rsidRPr="00F535C7" w14:paraId="0B609B53" w14:textId="42EC50DD" w:rsidTr="00901403">
        <w:trPr>
          <w:trHeight w:val="288"/>
          <w:jc w:val="center"/>
        </w:trPr>
        <w:tc>
          <w:tcPr>
            <w:tcW w:w="1432" w:type="dxa"/>
            <w:vAlign w:val="center"/>
          </w:tcPr>
          <w:p w14:paraId="7D304815" w14:textId="3C75D19D" w:rsidR="00A758FA" w:rsidRPr="00F535C7" w:rsidRDefault="00A758FA" w:rsidP="00901403">
            <w:pPr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F535C7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Items</w:t>
            </w:r>
          </w:p>
        </w:tc>
        <w:tc>
          <w:tcPr>
            <w:tcW w:w="1264" w:type="dxa"/>
            <w:vAlign w:val="center"/>
          </w:tcPr>
          <w:p w14:paraId="404A4FDB" w14:textId="123AF178" w:rsidR="00A758FA" w:rsidRPr="00F535C7" w:rsidRDefault="00A758FA" w:rsidP="00901403">
            <w:pPr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F535C7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4 250kW SSA</w:t>
            </w:r>
          </w:p>
        </w:tc>
        <w:tc>
          <w:tcPr>
            <w:tcW w:w="1163" w:type="dxa"/>
            <w:vAlign w:val="center"/>
          </w:tcPr>
          <w:p w14:paraId="7DE669A2" w14:textId="533CE6BD" w:rsidR="00A758FA" w:rsidRPr="00F535C7" w:rsidRDefault="00A758FA" w:rsidP="00901403">
            <w:pPr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F535C7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RF test station</w:t>
            </w:r>
          </w:p>
        </w:tc>
        <w:tc>
          <w:tcPr>
            <w:tcW w:w="1251" w:type="dxa"/>
            <w:vAlign w:val="center"/>
          </w:tcPr>
          <w:p w14:paraId="0B6F6D55" w14:textId="130E0052" w:rsidR="00A758FA" w:rsidRPr="00F535C7" w:rsidRDefault="00A758FA" w:rsidP="00901403">
            <w:pPr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F535C7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480 Power supply</w:t>
            </w:r>
          </w:p>
        </w:tc>
        <w:tc>
          <w:tcPr>
            <w:tcW w:w="897" w:type="dxa"/>
            <w:vAlign w:val="center"/>
          </w:tcPr>
          <w:p w14:paraId="4CC2048F" w14:textId="5CD9340C" w:rsidR="00A758FA" w:rsidRPr="00F535C7" w:rsidRDefault="00A758FA" w:rsidP="00901403">
            <w:pPr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F535C7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LLRF</w:t>
            </w:r>
          </w:p>
        </w:tc>
        <w:tc>
          <w:tcPr>
            <w:tcW w:w="1616" w:type="dxa"/>
            <w:vAlign w:val="center"/>
          </w:tcPr>
          <w:p w14:paraId="4A35C202" w14:textId="4423735C" w:rsidR="00A758FA" w:rsidRPr="00F535C7" w:rsidRDefault="00A758FA" w:rsidP="00901403">
            <w:pPr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F535C7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Infrastructure</w:t>
            </w:r>
          </w:p>
        </w:tc>
        <w:tc>
          <w:tcPr>
            <w:tcW w:w="765" w:type="dxa"/>
            <w:vAlign w:val="center"/>
          </w:tcPr>
          <w:p w14:paraId="7EE6FFCE" w14:textId="6C174C2E" w:rsidR="00A758FA" w:rsidRPr="00F535C7" w:rsidRDefault="00A758FA" w:rsidP="00901403">
            <w:pPr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F535C7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Total</w:t>
            </w:r>
          </w:p>
        </w:tc>
      </w:tr>
      <w:tr w:rsidR="00A758FA" w:rsidRPr="00F535C7" w14:paraId="15A0CFB0" w14:textId="13557DAB" w:rsidTr="00901403">
        <w:trPr>
          <w:trHeight w:val="298"/>
          <w:jc w:val="center"/>
        </w:trPr>
        <w:tc>
          <w:tcPr>
            <w:tcW w:w="1432" w:type="dxa"/>
            <w:vAlign w:val="center"/>
          </w:tcPr>
          <w:p w14:paraId="14337567" w14:textId="53F0077A" w:rsidR="00A758FA" w:rsidRPr="00F535C7" w:rsidRDefault="00A758FA" w:rsidP="00901403">
            <w:pPr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F535C7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Cost in M$</w:t>
            </w:r>
          </w:p>
        </w:tc>
        <w:tc>
          <w:tcPr>
            <w:tcW w:w="1264" w:type="dxa"/>
            <w:vAlign w:val="center"/>
          </w:tcPr>
          <w:p w14:paraId="152BB761" w14:textId="74A4C275" w:rsidR="00A758FA" w:rsidRPr="00F535C7" w:rsidRDefault="00A758FA" w:rsidP="00901403">
            <w:pPr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163" w:type="dxa"/>
            <w:vAlign w:val="center"/>
          </w:tcPr>
          <w:p w14:paraId="4926B83D" w14:textId="225010E4" w:rsidR="00A758FA" w:rsidRPr="00F535C7" w:rsidRDefault="00A758FA" w:rsidP="00901403">
            <w:pPr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251" w:type="dxa"/>
            <w:vAlign w:val="center"/>
          </w:tcPr>
          <w:p w14:paraId="6D76D83F" w14:textId="2B52CB5A" w:rsidR="00A758FA" w:rsidRPr="00F535C7" w:rsidRDefault="00A758FA" w:rsidP="00901403">
            <w:pPr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897" w:type="dxa"/>
            <w:vAlign w:val="center"/>
          </w:tcPr>
          <w:p w14:paraId="0352CBCC" w14:textId="2644753F" w:rsidR="00A758FA" w:rsidRPr="00F535C7" w:rsidRDefault="00A758FA" w:rsidP="00901403">
            <w:pPr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616" w:type="dxa"/>
            <w:vAlign w:val="center"/>
          </w:tcPr>
          <w:p w14:paraId="1A60FB99" w14:textId="54D2639E" w:rsidR="00A758FA" w:rsidRPr="00F535C7" w:rsidRDefault="00A758FA" w:rsidP="00901403">
            <w:pPr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765" w:type="dxa"/>
            <w:vAlign w:val="center"/>
          </w:tcPr>
          <w:p w14:paraId="51C2B8A0" w14:textId="77777777" w:rsidR="00A758FA" w:rsidRPr="00F535C7" w:rsidRDefault="00A758FA" w:rsidP="00901403">
            <w:pPr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</w:p>
        </w:tc>
      </w:tr>
    </w:tbl>
    <w:p w14:paraId="3792E900" w14:textId="4EE51AD9" w:rsidR="00DF701F" w:rsidRPr="00F535C7" w:rsidRDefault="7C374832" w:rsidP="005D603F">
      <w:pPr>
        <w:ind w:left="360"/>
        <w:jc w:val="both"/>
        <w:rPr>
          <w:ins w:id="174" w:author="Sebek, Jim" w:date="2024-07-16T00:29:00Z" w16du:dateUtc="2024-07-16T00:29:27Z"/>
          <w:rFonts w:ascii="Times New Roman" w:hAnsi="Times New Roman" w:cs="Times New Roman"/>
          <w:color w:val="000000" w:themeColor="text1"/>
          <w:sz w:val="22"/>
          <w:szCs w:val="22"/>
        </w:rPr>
      </w:pPr>
      <w:ins w:id="175" w:author="Sebek, Jim" w:date="2024-07-16T00:29:00Z">
        <w:r w:rsidRPr="021CBD1F">
          <w:rPr>
            <w:rFonts w:ascii="Times New Roman" w:hAnsi="Times New Roman" w:cs="Times New Roman"/>
            <w:color w:val="000000" w:themeColor="text1"/>
            <w:sz w:val="22"/>
            <w:szCs w:val="22"/>
          </w:rPr>
          <w:t>Wild guesses at costs:</w:t>
        </w:r>
      </w:ins>
    </w:p>
    <w:p w14:paraId="6958FCB6" w14:textId="7C729364" w:rsidR="7C374832" w:rsidRDefault="7C374832">
      <w:pPr>
        <w:pStyle w:val="ListParagraph"/>
        <w:numPr>
          <w:ilvl w:val="0"/>
          <w:numId w:val="1"/>
        </w:numPr>
        <w:jc w:val="both"/>
        <w:rPr>
          <w:ins w:id="176" w:author="Sebek, Jim" w:date="2024-07-16T00:29:00Z" w16du:dateUtc="2024-07-16T00:29:59Z"/>
          <w:rFonts w:ascii="Times New Roman" w:hAnsi="Times New Roman" w:cs="Times New Roman"/>
          <w:color w:val="000000" w:themeColor="text1"/>
          <w:sz w:val="22"/>
          <w:szCs w:val="22"/>
        </w:rPr>
        <w:pPrChange w:id="177" w:author="Sebek, Jim" w:date="2024-07-16T00:29:00Z">
          <w:pPr>
            <w:ind w:left="360"/>
            <w:jc w:val="both"/>
          </w:pPr>
        </w:pPrChange>
      </w:pPr>
      <w:ins w:id="178" w:author="Sebek, Jim" w:date="2024-07-16T00:29:00Z">
        <w:r w:rsidRPr="021CBD1F">
          <w:rPr>
            <w:rFonts w:ascii="Times New Roman" w:hAnsi="Times New Roman" w:cs="Times New Roman"/>
            <w:color w:val="000000" w:themeColor="text1"/>
            <w:sz w:val="22"/>
            <w:szCs w:val="22"/>
          </w:rPr>
          <w:t>SSA:  $10/</w:t>
        </w:r>
        <w:proofErr w:type="gramStart"/>
        <w:r w:rsidRPr="021CBD1F">
          <w:rPr>
            <w:rFonts w:ascii="Times New Roman" w:hAnsi="Times New Roman" w:cs="Times New Roman"/>
            <w:color w:val="000000" w:themeColor="text1"/>
            <w:sz w:val="22"/>
            <w:szCs w:val="22"/>
          </w:rPr>
          <w:t>W  $</w:t>
        </w:r>
        <w:proofErr w:type="gramEnd"/>
        <w:r w:rsidRPr="021CBD1F">
          <w:rPr>
            <w:rFonts w:ascii="Times New Roman" w:hAnsi="Times New Roman" w:cs="Times New Roman"/>
            <w:color w:val="000000" w:themeColor="text1"/>
            <w:sz w:val="22"/>
            <w:szCs w:val="22"/>
          </w:rPr>
          <w:t>10M</w:t>
        </w:r>
      </w:ins>
    </w:p>
    <w:p w14:paraId="76E76412" w14:textId="72949CBC" w:rsidR="7C374832" w:rsidRDefault="7C374832">
      <w:pPr>
        <w:pStyle w:val="ListParagraph"/>
        <w:numPr>
          <w:ilvl w:val="0"/>
          <w:numId w:val="1"/>
        </w:numPr>
        <w:jc w:val="both"/>
        <w:rPr>
          <w:ins w:id="179" w:author="Sebek, Jim" w:date="2024-07-16T00:31:00Z" w16du:dateUtc="2024-07-16T00:31:52Z"/>
          <w:rFonts w:ascii="Times New Roman" w:hAnsi="Times New Roman" w:cs="Times New Roman"/>
          <w:color w:val="000000" w:themeColor="text1"/>
          <w:sz w:val="22"/>
          <w:szCs w:val="22"/>
        </w:rPr>
        <w:pPrChange w:id="180" w:author="Sebek, Jim" w:date="2024-07-16T00:29:00Z">
          <w:pPr/>
        </w:pPrChange>
      </w:pPr>
      <w:ins w:id="181" w:author="Sebek, Jim" w:date="2024-07-16T00:30:00Z">
        <w:r w:rsidRPr="021CBD1F">
          <w:rPr>
            <w:rFonts w:ascii="Times New Roman" w:hAnsi="Times New Roman" w:cs="Times New Roman"/>
            <w:color w:val="000000" w:themeColor="text1"/>
            <w:sz w:val="22"/>
            <w:szCs w:val="22"/>
          </w:rPr>
          <w:t xml:space="preserve">480 VAC distribution </w:t>
        </w:r>
        <w:proofErr w:type="gramStart"/>
        <w:r w:rsidRPr="021CBD1F">
          <w:rPr>
            <w:rFonts w:ascii="Times New Roman" w:hAnsi="Times New Roman" w:cs="Times New Roman"/>
            <w:color w:val="000000" w:themeColor="text1"/>
            <w:sz w:val="22"/>
            <w:szCs w:val="22"/>
          </w:rPr>
          <w:t>system  $</w:t>
        </w:r>
        <w:proofErr w:type="gramEnd"/>
        <w:r w:rsidRPr="021CBD1F">
          <w:rPr>
            <w:rFonts w:ascii="Times New Roman" w:hAnsi="Times New Roman" w:cs="Times New Roman"/>
            <w:color w:val="000000" w:themeColor="text1"/>
            <w:sz w:val="22"/>
            <w:szCs w:val="22"/>
          </w:rPr>
          <w:t>2-3M</w:t>
        </w:r>
      </w:ins>
    </w:p>
    <w:p w14:paraId="69CB335E" w14:textId="06CBB03F" w:rsidR="7C374832" w:rsidRDefault="7C374832">
      <w:pPr>
        <w:pStyle w:val="ListParagraph"/>
        <w:numPr>
          <w:ilvl w:val="0"/>
          <w:numId w:val="1"/>
        </w:numPr>
        <w:jc w:val="both"/>
        <w:rPr>
          <w:ins w:id="182" w:author="Sebek, Jim" w:date="2024-07-16T00:30:00Z" w16du:dateUtc="2024-07-16T00:30:30Z"/>
          <w:rFonts w:ascii="Times New Roman" w:hAnsi="Times New Roman" w:cs="Times New Roman"/>
          <w:color w:val="000000" w:themeColor="text1"/>
          <w:sz w:val="22"/>
          <w:szCs w:val="22"/>
        </w:rPr>
        <w:pPrChange w:id="183" w:author="Sebek, Jim" w:date="2024-07-16T00:31:00Z">
          <w:pPr/>
        </w:pPrChange>
      </w:pPr>
      <w:ins w:id="184" w:author="Sebek, Jim" w:date="2024-07-16T00:31:00Z">
        <w:r w:rsidRPr="021CBD1F">
          <w:rPr>
            <w:rFonts w:ascii="Times New Roman" w:hAnsi="Times New Roman" w:cs="Times New Roman"/>
            <w:color w:val="000000" w:themeColor="text1"/>
            <w:sz w:val="22"/>
            <w:szCs w:val="22"/>
          </w:rPr>
          <w:t>Conventi</w:t>
        </w:r>
      </w:ins>
      <w:ins w:id="185" w:author="Sebek, Jim" w:date="2024-07-16T00:32:00Z">
        <w:r w:rsidRPr="021CBD1F">
          <w:rPr>
            <w:rFonts w:ascii="Times New Roman" w:hAnsi="Times New Roman" w:cs="Times New Roman"/>
            <w:color w:val="000000" w:themeColor="text1"/>
            <w:sz w:val="22"/>
            <w:szCs w:val="22"/>
          </w:rPr>
          <w:t xml:space="preserve">onal construction upgrade of space for </w:t>
        </w:r>
        <w:proofErr w:type="gramStart"/>
        <w:r w:rsidRPr="021CBD1F">
          <w:rPr>
            <w:rFonts w:ascii="Times New Roman" w:hAnsi="Times New Roman" w:cs="Times New Roman"/>
            <w:color w:val="000000" w:themeColor="text1"/>
            <w:sz w:val="22"/>
            <w:szCs w:val="22"/>
          </w:rPr>
          <w:t>SSAs  $</w:t>
        </w:r>
        <w:proofErr w:type="gramEnd"/>
        <w:r w:rsidRPr="021CBD1F">
          <w:rPr>
            <w:rFonts w:ascii="Times New Roman" w:hAnsi="Times New Roman" w:cs="Times New Roman"/>
            <w:color w:val="000000" w:themeColor="text1"/>
            <w:sz w:val="22"/>
            <w:szCs w:val="22"/>
          </w:rPr>
          <w:t>3M</w:t>
        </w:r>
      </w:ins>
      <w:ins w:id="186" w:author="Sebek, Jim" w:date="2024-07-16T00:34:00Z">
        <w:r w:rsidRPr="021CBD1F">
          <w:rPr>
            <w:rFonts w:ascii="Times New Roman" w:hAnsi="Times New Roman" w:cs="Times New Roman"/>
            <w:color w:val="000000" w:themeColor="text1"/>
            <w:sz w:val="22"/>
            <w:szCs w:val="22"/>
          </w:rPr>
          <w:t xml:space="preserve"> (including LCW?)</w:t>
        </w:r>
      </w:ins>
    </w:p>
    <w:p w14:paraId="3E093D83" w14:textId="26EE452E" w:rsidR="7C374832" w:rsidRDefault="7C374832">
      <w:pPr>
        <w:pStyle w:val="ListParagraph"/>
        <w:numPr>
          <w:ilvl w:val="0"/>
          <w:numId w:val="1"/>
        </w:numPr>
        <w:jc w:val="both"/>
        <w:rPr>
          <w:ins w:id="187" w:author="Sebek, Jim" w:date="2024-07-16T00:32:00Z" w16du:dateUtc="2024-07-16T00:32:47Z"/>
          <w:rFonts w:ascii="Times New Roman" w:hAnsi="Times New Roman" w:cs="Times New Roman"/>
          <w:color w:val="000000" w:themeColor="text1"/>
          <w:sz w:val="22"/>
          <w:szCs w:val="22"/>
        </w:rPr>
        <w:pPrChange w:id="188" w:author="Sebek, Jim" w:date="2024-07-16T00:30:00Z">
          <w:pPr/>
        </w:pPrChange>
      </w:pPr>
      <w:ins w:id="189" w:author="Sebek, Jim" w:date="2024-07-16T00:30:00Z">
        <w:r w:rsidRPr="021CBD1F">
          <w:rPr>
            <w:rFonts w:ascii="Times New Roman" w:hAnsi="Times New Roman" w:cs="Times New Roman"/>
            <w:color w:val="000000" w:themeColor="text1"/>
            <w:sz w:val="22"/>
            <w:szCs w:val="22"/>
          </w:rPr>
          <w:t>Circulators (4</w:t>
        </w:r>
        <w:proofErr w:type="gramStart"/>
        <w:r w:rsidRPr="021CBD1F">
          <w:rPr>
            <w:rFonts w:ascii="Times New Roman" w:hAnsi="Times New Roman" w:cs="Times New Roman"/>
            <w:color w:val="000000" w:themeColor="text1"/>
            <w:sz w:val="22"/>
            <w:szCs w:val="22"/>
          </w:rPr>
          <w:t xml:space="preserve">)  </w:t>
        </w:r>
      </w:ins>
      <w:ins w:id="190" w:author="Sebek, Jim" w:date="2024-07-16T00:31:00Z">
        <w:r w:rsidRPr="021CBD1F">
          <w:rPr>
            <w:rFonts w:ascii="Times New Roman" w:hAnsi="Times New Roman" w:cs="Times New Roman"/>
            <w:color w:val="000000" w:themeColor="text1"/>
            <w:sz w:val="22"/>
            <w:szCs w:val="22"/>
          </w:rPr>
          <w:t>$</w:t>
        </w:r>
        <w:proofErr w:type="gramEnd"/>
        <w:r w:rsidRPr="021CBD1F">
          <w:rPr>
            <w:rFonts w:ascii="Times New Roman" w:hAnsi="Times New Roman" w:cs="Times New Roman"/>
            <w:color w:val="000000" w:themeColor="text1"/>
            <w:sz w:val="22"/>
            <w:szCs w:val="22"/>
          </w:rPr>
          <w:t>0.2M - 0.</w:t>
        </w:r>
      </w:ins>
      <w:ins w:id="191" w:author="Sebek, Jim" w:date="2024-07-16T00:39:00Z">
        <w:r w:rsidR="68A9ACCF" w:rsidRPr="021CBD1F">
          <w:rPr>
            <w:rFonts w:ascii="Times New Roman" w:hAnsi="Times New Roman" w:cs="Times New Roman"/>
            <w:color w:val="000000" w:themeColor="text1"/>
            <w:sz w:val="22"/>
            <w:szCs w:val="22"/>
          </w:rPr>
          <w:t>6</w:t>
        </w:r>
      </w:ins>
      <w:ins w:id="192" w:author="Sebek, Jim" w:date="2024-07-16T00:31:00Z">
        <w:r w:rsidRPr="021CBD1F">
          <w:rPr>
            <w:rFonts w:ascii="Times New Roman" w:hAnsi="Times New Roman" w:cs="Times New Roman"/>
            <w:color w:val="000000" w:themeColor="text1"/>
            <w:sz w:val="22"/>
            <w:szCs w:val="22"/>
          </w:rPr>
          <w:t>M</w:t>
        </w:r>
      </w:ins>
      <w:ins w:id="193" w:author="Sebek, Jim" w:date="2024-07-16T00:38:00Z">
        <w:r w:rsidR="7710A11A" w:rsidRPr="021CBD1F">
          <w:rPr>
            <w:rFonts w:ascii="Times New Roman" w:hAnsi="Times New Roman" w:cs="Times New Roman"/>
            <w:color w:val="000000" w:themeColor="text1"/>
            <w:sz w:val="22"/>
            <w:szCs w:val="22"/>
          </w:rPr>
          <w:t xml:space="preserve">  (cannot find cost of our circulator purchase in 2015 in procurement databa</w:t>
        </w:r>
      </w:ins>
      <w:ins w:id="194" w:author="Sebek, Jim" w:date="2024-07-16T00:39:00Z">
        <w:r w:rsidR="7710A11A" w:rsidRPr="021CBD1F">
          <w:rPr>
            <w:rFonts w:ascii="Times New Roman" w:hAnsi="Times New Roman" w:cs="Times New Roman"/>
            <w:color w:val="000000" w:themeColor="text1"/>
            <w:sz w:val="22"/>
            <w:szCs w:val="22"/>
          </w:rPr>
          <w:t>se.  Saw some old quotes for $35k for 64</w:t>
        </w:r>
        <w:r w:rsidR="21577A1E" w:rsidRPr="021CBD1F">
          <w:rPr>
            <w:rFonts w:ascii="Times New Roman" w:hAnsi="Times New Roman" w:cs="Times New Roman"/>
            <w:color w:val="000000" w:themeColor="text1"/>
            <w:sz w:val="22"/>
            <w:szCs w:val="22"/>
          </w:rPr>
          <w:t>kW from 8 years ago.</w:t>
        </w:r>
      </w:ins>
    </w:p>
    <w:p w14:paraId="2F7BC669" w14:textId="1AAEE0AE" w:rsidR="7C374832" w:rsidRDefault="7C374832">
      <w:pPr>
        <w:pStyle w:val="ListParagraph"/>
        <w:numPr>
          <w:ilvl w:val="0"/>
          <w:numId w:val="1"/>
        </w:numPr>
        <w:jc w:val="both"/>
        <w:rPr>
          <w:ins w:id="195" w:author="Sebek, Jim" w:date="2024-07-16T00:33:00Z" w16du:dateUtc="2024-07-16T00:33:18Z"/>
          <w:rFonts w:ascii="Times New Roman" w:hAnsi="Times New Roman" w:cs="Times New Roman"/>
          <w:color w:val="000000" w:themeColor="text1"/>
          <w:sz w:val="22"/>
          <w:szCs w:val="22"/>
        </w:rPr>
        <w:pPrChange w:id="196" w:author="Sebek, Jim" w:date="2024-07-16T00:32:00Z">
          <w:pPr/>
        </w:pPrChange>
      </w:pPr>
      <w:ins w:id="197" w:author="Sebek, Jim" w:date="2024-07-16T00:32:00Z">
        <w:r w:rsidRPr="021CBD1F">
          <w:rPr>
            <w:rFonts w:ascii="Times New Roman" w:hAnsi="Times New Roman" w:cs="Times New Roman"/>
            <w:color w:val="000000" w:themeColor="text1"/>
            <w:sz w:val="22"/>
            <w:szCs w:val="22"/>
          </w:rPr>
          <w:t xml:space="preserve">Additional LLRF </w:t>
        </w:r>
        <w:proofErr w:type="gramStart"/>
        <w:r w:rsidRPr="021CBD1F">
          <w:rPr>
            <w:rFonts w:ascii="Times New Roman" w:hAnsi="Times New Roman" w:cs="Times New Roman"/>
            <w:color w:val="000000" w:themeColor="text1"/>
            <w:sz w:val="22"/>
            <w:szCs w:val="22"/>
          </w:rPr>
          <w:t>chassis</w:t>
        </w:r>
      </w:ins>
      <w:ins w:id="198" w:author="Sebek, Jim" w:date="2024-07-16T00:33:00Z">
        <w:r w:rsidRPr="021CBD1F">
          <w:rPr>
            <w:rFonts w:ascii="Times New Roman" w:hAnsi="Times New Roman" w:cs="Times New Roman"/>
            <w:color w:val="000000" w:themeColor="text1"/>
            <w:sz w:val="22"/>
            <w:szCs w:val="22"/>
          </w:rPr>
          <w:t xml:space="preserve">  $</w:t>
        </w:r>
        <w:proofErr w:type="gramEnd"/>
        <w:r w:rsidRPr="021CBD1F">
          <w:rPr>
            <w:rFonts w:ascii="Times New Roman" w:hAnsi="Times New Roman" w:cs="Times New Roman"/>
            <w:color w:val="000000" w:themeColor="text1"/>
            <w:sz w:val="22"/>
            <w:szCs w:val="22"/>
          </w:rPr>
          <w:t>0.2M</w:t>
        </w:r>
      </w:ins>
    </w:p>
    <w:p w14:paraId="5B37F52E" w14:textId="3A4D94F3" w:rsidR="7C374832" w:rsidRDefault="7C374832">
      <w:pPr>
        <w:pStyle w:val="ListParagraph"/>
        <w:numPr>
          <w:ilvl w:val="0"/>
          <w:numId w:val="1"/>
        </w:numPr>
        <w:jc w:val="both"/>
        <w:rPr>
          <w:ins w:id="199" w:author="Sebek, Jim" w:date="2024-07-16T00:31:00Z" w16du:dateUtc="2024-07-16T00:31:27Z"/>
          <w:rFonts w:ascii="Times New Roman" w:hAnsi="Times New Roman" w:cs="Times New Roman"/>
          <w:color w:val="000000" w:themeColor="text1"/>
          <w:sz w:val="22"/>
          <w:szCs w:val="22"/>
        </w:rPr>
        <w:pPrChange w:id="200" w:author="Sebek, Jim" w:date="2024-07-16T00:33:00Z">
          <w:pPr/>
        </w:pPrChange>
      </w:pPr>
      <w:ins w:id="201" w:author="Sebek, Jim" w:date="2024-07-16T00:33:00Z">
        <w:r w:rsidRPr="021CBD1F">
          <w:rPr>
            <w:rFonts w:ascii="Times New Roman" w:hAnsi="Times New Roman" w:cs="Times New Roman"/>
            <w:color w:val="000000" w:themeColor="text1"/>
            <w:sz w:val="22"/>
            <w:szCs w:val="22"/>
          </w:rPr>
          <w:t xml:space="preserve">MPS </w:t>
        </w:r>
        <w:proofErr w:type="gramStart"/>
        <w:r w:rsidRPr="021CBD1F">
          <w:rPr>
            <w:rFonts w:ascii="Times New Roman" w:hAnsi="Times New Roman" w:cs="Times New Roman"/>
            <w:color w:val="000000" w:themeColor="text1"/>
            <w:sz w:val="22"/>
            <w:szCs w:val="22"/>
          </w:rPr>
          <w:t xml:space="preserve">system  </w:t>
        </w:r>
      </w:ins>
      <w:ins w:id="202" w:author="Sebek, Jim" w:date="2024-07-16T00:34:00Z">
        <w:r w:rsidRPr="021CBD1F">
          <w:rPr>
            <w:rFonts w:ascii="Times New Roman" w:hAnsi="Times New Roman" w:cs="Times New Roman"/>
            <w:color w:val="000000" w:themeColor="text1"/>
            <w:sz w:val="22"/>
            <w:szCs w:val="22"/>
          </w:rPr>
          <w:t>$</w:t>
        </w:r>
        <w:proofErr w:type="gramEnd"/>
        <w:r w:rsidRPr="021CBD1F">
          <w:rPr>
            <w:rFonts w:ascii="Times New Roman" w:hAnsi="Times New Roman" w:cs="Times New Roman"/>
            <w:color w:val="000000" w:themeColor="text1"/>
            <w:sz w:val="22"/>
            <w:szCs w:val="22"/>
          </w:rPr>
          <w:t>0.2-0.4M</w:t>
        </w:r>
      </w:ins>
    </w:p>
    <w:p w14:paraId="75C9A300" w14:textId="7440A25E" w:rsidR="7C374832" w:rsidRDefault="7C374832">
      <w:pPr>
        <w:pStyle w:val="ListParagraph"/>
        <w:numPr>
          <w:ilvl w:val="0"/>
          <w:numId w:val="1"/>
        </w:numPr>
        <w:jc w:val="both"/>
        <w:rPr>
          <w:ins w:id="203" w:author="Sebek, Jim" w:date="2024-07-16T00:34:00Z" w16du:dateUtc="2024-07-16T00:34:37Z"/>
          <w:rFonts w:ascii="Times New Roman" w:hAnsi="Times New Roman" w:cs="Times New Roman"/>
          <w:color w:val="000000" w:themeColor="text1"/>
          <w:sz w:val="22"/>
          <w:szCs w:val="22"/>
        </w:rPr>
        <w:pPrChange w:id="204" w:author="Sebek, Jim" w:date="2024-07-16T00:31:00Z">
          <w:pPr/>
        </w:pPrChange>
      </w:pPr>
      <w:proofErr w:type="gramStart"/>
      <w:ins w:id="205" w:author="Sebek, Jim" w:date="2024-07-16T00:31:00Z">
        <w:r w:rsidRPr="021CBD1F">
          <w:rPr>
            <w:rFonts w:ascii="Times New Roman" w:hAnsi="Times New Roman" w:cs="Times New Roman"/>
            <w:color w:val="000000" w:themeColor="text1"/>
            <w:sz w:val="22"/>
            <w:szCs w:val="22"/>
          </w:rPr>
          <w:t>Waveguides  $</w:t>
        </w:r>
        <w:proofErr w:type="gramEnd"/>
        <w:r w:rsidRPr="021CBD1F">
          <w:rPr>
            <w:rFonts w:ascii="Times New Roman" w:hAnsi="Times New Roman" w:cs="Times New Roman"/>
            <w:color w:val="000000" w:themeColor="text1"/>
            <w:sz w:val="22"/>
            <w:szCs w:val="22"/>
          </w:rPr>
          <w:t>0.1M</w:t>
        </w:r>
      </w:ins>
    </w:p>
    <w:p w14:paraId="277D1981" w14:textId="4BF3EDCC" w:rsidR="154BD8E0" w:rsidRDefault="154BD8E0">
      <w:pPr>
        <w:pStyle w:val="ListParagraph"/>
        <w:numPr>
          <w:ilvl w:val="0"/>
          <w:numId w:val="1"/>
        </w:numPr>
        <w:jc w:val="both"/>
        <w:rPr>
          <w:ins w:id="206" w:author="Sebek, Jim" w:date="2024-07-16T00:35:00Z" w16du:dateUtc="2024-07-16T00:35:00Z"/>
          <w:rFonts w:ascii="Times New Roman" w:hAnsi="Times New Roman" w:cs="Times New Roman"/>
          <w:color w:val="000000" w:themeColor="text1"/>
          <w:sz w:val="22"/>
          <w:szCs w:val="22"/>
        </w:rPr>
        <w:pPrChange w:id="207" w:author="Sebek, Jim" w:date="2024-07-16T00:34:00Z">
          <w:pPr/>
        </w:pPrChange>
      </w:pPr>
      <w:ins w:id="208" w:author="Sebek, Jim" w:date="2024-07-16T00:34:00Z">
        <w:r w:rsidRPr="021CBD1F">
          <w:rPr>
            <w:rFonts w:ascii="Times New Roman" w:hAnsi="Times New Roman" w:cs="Times New Roman"/>
            <w:color w:val="000000" w:themeColor="text1"/>
            <w:sz w:val="22"/>
            <w:szCs w:val="22"/>
          </w:rPr>
          <w:t>Miscellaneous interface electronics $0.2M</w:t>
        </w:r>
      </w:ins>
    </w:p>
    <w:p w14:paraId="0B053082" w14:textId="5E79E7A9" w:rsidR="021CBD1F" w:rsidRDefault="021CBD1F">
      <w:pPr>
        <w:pStyle w:val="ListParagraph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  <w:pPrChange w:id="209" w:author="Sebek, Jim" w:date="2024-07-16T00:35:00Z">
          <w:pPr/>
        </w:pPrChange>
      </w:pPr>
    </w:p>
    <w:p w14:paraId="6C57B577" w14:textId="2A1371EB" w:rsidR="00D91DCD" w:rsidRPr="00AB1F0E" w:rsidRDefault="00D91DCD" w:rsidP="00AB1F0E">
      <w:pPr>
        <w:pStyle w:val="Caption"/>
        <w:keepNext/>
        <w:jc w:val="center"/>
        <w:rPr>
          <w:rFonts w:ascii="Times New Roman" w:hAnsi="Times New Roman" w:cs="Times New Roman"/>
          <w:i w:val="0"/>
          <w:iCs w:val="0"/>
        </w:rPr>
      </w:pPr>
      <w:r w:rsidRPr="00AB1F0E">
        <w:rPr>
          <w:rFonts w:ascii="Times New Roman" w:hAnsi="Times New Roman" w:cs="Times New Roman"/>
          <w:i w:val="0"/>
          <w:iCs w:val="0"/>
        </w:rPr>
        <w:t xml:space="preserve">Table </w:t>
      </w:r>
      <w:r w:rsidRPr="00AB1F0E">
        <w:rPr>
          <w:rFonts w:ascii="Times New Roman" w:hAnsi="Times New Roman" w:cs="Times New Roman"/>
          <w:i w:val="0"/>
          <w:iCs w:val="0"/>
        </w:rPr>
        <w:fldChar w:fldCharType="begin"/>
      </w:r>
      <w:r w:rsidRPr="00AB1F0E">
        <w:rPr>
          <w:rFonts w:ascii="Times New Roman" w:hAnsi="Times New Roman" w:cs="Times New Roman"/>
          <w:i w:val="0"/>
          <w:iCs w:val="0"/>
        </w:rPr>
        <w:instrText xml:space="preserve"> SEQ Table \* ARABIC </w:instrText>
      </w:r>
      <w:r w:rsidRPr="00AB1F0E">
        <w:rPr>
          <w:rFonts w:ascii="Times New Roman" w:hAnsi="Times New Roman" w:cs="Times New Roman"/>
          <w:i w:val="0"/>
          <w:iCs w:val="0"/>
        </w:rPr>
        <w:fldChar w:fldCharType="separate"/>
      </w:r>
      <w:r w:rsidRPr="00AB1F0E">
        <w:rPr>
          <w:rFonts w:ascii="Times New Roman" w:hAnsi="Times New Roman" w:cs="Times New Roman"/>
          <w:i w:val="0"/>
          <w:iCs w:val="0"/>
          <w:noProof/>
        </w:rPr>
        <w:t>2</w:t>
      </w:r>
      <w:r w:rsidRPr="00AB1F0E">
        <w:rPr>
          <w:rFonts w:ascii="Times New Roman" w:hAnsi="Times New Roman" w:cs="Times New Roman"/>
          <w:i w:val="0"/>
          <w:iCs w:val="0"/>
        </w:rPr>
        <w:fldChar w:fldCharType="end"/>
      </w:r>
      <w:r w:rsidRPr="00AB1F0E">
        <w:rPr>
          <w:rFonts w:ascii="Times New Roman" w:hAnsi="Times New Roman" w:cs="Times New Roman"/>
          <w:i w:val="0"/>
          <w:iCs w:val="0"/>
        </w:rPr>
        <w:t xml:space="preserve"> The </w:t>
      </w:r>
      <w:r w:rsidR="00BC1C75" w:rsidRPr="00AB1F0E">
        <w:rPr>
          <w:rFonts w:ascii="Times New Roman" w:hAnsi="Times New Roman" w:cs="Times New Roman"/>
          <w:i w:val="0"/>
          <w:iCs w:val="0"/>
        </w:rPr>
        <w:t>estimated</w:t>
      </w:r>
      <w:r w:rsidR="00093A2B" w:rsidRPr="00AB1F0E">
        <w:rPr>
          <w:rFonts w:ascii="Times New Roman" w:hAnsi="Times New Roman" w:cs="Times New Roman"/>
          <w:i w:val="0"/>
          <w:iCs w:val="0"/>
        </w:rPr>
        <w:t xml:space="preserve"> project</w:t>
      </w:r>
      <w:r w:rsidR="00BC1C75" w:rsidRPr="00AB1F0E">
        <w:rPr>
          <w:rFonts w:ascii="Times New Roman" w:hAnsi="Times New Roman" w:cs="Times New Roman"/>
          <w:i w:val="0"/>
          <w:iCs w:val="0"/>
        </w:rPr>
        <w:t xml:space="preserve"> timeline</w:t>
      </w:r>
    </w:p>
    <w:tbl>
      <w:tblPr>
        <w:tblStyle w:val="TableGrid"/>
        <w:tblW w:w="7938" w:type="dxa"/>
        <w:jc w:val="center"/>
        <w:tblLook w:val="04A0" w:firstRow="1" w:lastRow="0" w:firstColumn="1" w:lastColumn="0" w:noHBand="0" w:noVBand="1"/>
      </w:tblPr>
      <w:tblGrid>
        <w:gridCol w:w="1376"/>
        <w:gridCol w:w="1197"/>
        <w:gridCol w:w="1830"/>
        <w:gridCol w:w="2365"/>
        <w:gridCol w:w="1170"/>
      </w:tblGrid>
      <w:tr w:rsidR="000B2CC2" w:rsidRPr="00F535C7" w14:paraId="14148719" w14:textId="77777777" w:rsidTr="021CBD1F">
        <w:trPr>
          <w:trHeight w:val="288"/>
          <w:jc w:val="center"/>
        </w:trPr>
        <w:tc>
          <w:tcPr>
            <w:tcW w:w="1376" w:type="dxa"/>
            <w:vAlign w:val="center"/>
          </w:tcPr>
          <w:p w14:paraId="40EB5984" w14:textId="77777777" w:rsidR="000B2CC2" w:rsidRPr="00F535C7" w:rsidRDefault="000B2CC2" w:rsidP="00901403">
            <w:pPr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F535C7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Items</w:t>
            </w:r>
          </w:p>
        </w:tc>
        <w:tc>
          <w:tcPr>
            <w:tcW w:w="1197" w:type="dxa"/>
            <w:vAlign w:val="center"/>
          </w:tcPr>
          <w:p w14:paraId="1FD600C3" w14:textId="0F64F62E" w:rsidR="000B2CC2" w:rsidRPr="00F535C7" w:rsidRDefault="000B2CC2" w:rsidP="00901403">
            <w:pPr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F535C7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RF design</w:t>
            </w:r>
          </w:p>
        </w:tc>
        <w:tc>
          <w:tcPr>
            <w:tcW w:w="1830" w:type="dxa"/>
            <w:vAlign w:val="center"/>
          </w:tcPr>
          <w:p w14:paraId="6FE7EA37" w14:textId="153F1830" w:rsidR="000B2CC2" w:rsidRPr="00F535C7" w:rsidRDefault="000B2CC2" w:rsidP="00901403">
            <w:pPr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F535C7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SSA procurement </w:t>
            </w:r>
            <w:r w:rsidRPr="00F535C7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lastRenderedPageBreak/>
              <w:t>and delivery</w:t>
            </w:r>
          </w:p>
        </w:tc>
        <w:tc>
          <w:tcPr>
            <w:tcW w:w="2365" w:type="dxa"/>
            <w:vAlign w:val="center"/>
          </w:tcPr>
          <w:p w14:paraId="2F1134B8" w14:textId="767A51B2" w:rsidR="000B2CC2" w:rsidRPr="00F535C7" w:rsidRDefault="000B2CC2" w:rsidP="00901403">
            <w:pPr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F535C7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lastRenderedPageBreak/>
              <w:t xml:space="preserve">SSA installation and </w:t>
            </w:r>
            <w:r w:rsidRPr="00F535C7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lastRenderedPageBreak/>
              <w:t>commissioning</w:t>
            </w:r>
          </w:p>
        </w:tc>
        <w:tc>
          <w:tcPr>
            <w:tcW w:w="1170" w:type="dxa"/>
            <w:vAlign w:val="center"/>
          </w:tcPr>
          <w:p w14:paraId="3A561947" w14:textId="77777777" w:rsidR="000B2CC2" w:rsidRPr="00F535C7" w:rsidRDefault="000B2CC2" w:rsidP="00901403">
            <w:pPr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F535C7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lastRenderedPageBreak/>
              <w:t>Total</w:t>
            </w:r>
          </w:p>
        </w:tc>
      </w:tr>
      <w:tr w:rsidR="000B2CC2" w:rsidRPr="00F535C7" w14:paraId="2389B25A" w14:textId="77777777" w:rsidTr="021CBD1F">
        <w:trPr>
          <w:trHeight w:val="298"/>
          <w:jc w:val="center"/>
        </w:trPr>
        <w:tc>
          <w:tcPr>
            <w:tcW w:w="1376" w:type="dxa"/>
            <w:vAlign w:val="center"/>
          </w:tcPr>
          <w:p w14:paraId="728F7670" w14:textId="3BFFD58B" w:rsidR="000B2CC2" w:rsidRPr="00F535C7" w:rsidRDefault="000B2CC2" w:rsidP="00901403">
            <w:pPr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F535C7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Time (Months)</w:t>
            </w:r>
          </w:p>
        </w:tc>
        <w:tc>
          <w:tcPr>
            <w:tcW w:w="1197" w:type="dxa"/>
            <w:vAlign w:val="center"/>
          </w:tcPr>
          <w:p w14:paraId="04BF94E9" w14:textId="4D9D1419" w:rsidR="000B2CC2" w:rsidRPr="00F535C7" w:rsidRDefault="000B2CC2" w:rsidP="00901403">
            <w:pPr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F535C7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6</w:t>
            </w:r>
          </w:p>
        </w:tc>
        <w:tc>
          <w:tcPr>
            <w:tcW w:w="1830" w:type="dxa"/>
            <w:vAlign w:val="center"/>
          </w:tcPr>
          <w:p w14:paraId="44C0699D" w14:textId="57670266" w:rsidR="000B2CC2" w:rsidRPr="00F535C7" w:rsidRDefault="1A2B6EB2" w:rsidP="00901403">
            <w:pPr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ins w:id="210" w:author="Sebek, Jim" w:date="2024-07-16T00:35:00Z">
              <w:r w:rsidRPr="021CBD1F">
                <w:rPr>
                  <w:rFonts w:ascii="Times New Roman" w:hAnsi="Times New Roman" w:cs="Times New Roman"/>
                  <w:color w:val="000000" w:themeColor="text1"/>
                  <w:sz w:val="22"/>
                  <w:szCs w:val="22"/>
                </w:rPr>
                <w:t>4</w:t>
              </w:r>
            </w:ins>
            <w:ins w:id="211" w:author="Sebek, Jim" w:date="2024-07-16T00:36:00Z">
              <w:r w:rsidRPr="021CBD1F">
                <w:rPr>
                  <w:rFonts w:ascii="Times New Roman" w:hAnsi="Times New Roman" w:cs="Times New Roman"/>
                  <w:color w:val="000000" w:themeColor="text1"/>
                  <w:sz w:val="22"/>
                  <w:szCs w:val="22"/>
                </w:rPr>
                <w:t>8</w:t>
              </w:r>
            </w:ins>
            <w:del w:id="212" w:author="Sebek, Jim" w:date="2024-07-16T00:35:00Z">
              <w:r w:rsidR="000B2CC2" w:rsidRPr="021CBD1F" w:rsidDel="4721955C">
                <w:rPr>
                  <w:rFonts w:ascii="Times New Roman" w:hAnsi="Times New Roman" w:cs="Times New Roman"/>
                  <w:color w:val="000000" w:themeColor="text1"/>
                  <w:sz w:val="22"/>
                  <w:szCs w:val="22"/>
                </w:rPr>
                <w:delText>36</w:delText>
              </w:r>
            </w:del>
          </w:p>
        </w:tc>
        <w:tc>
          <w:tcPr>
            <w:tcW w:w="2365" w:type="dxa"/>
            <w:vAlign w:val="center"/>
          </w:tcPr>
          <w:p w14:paraId="24A08401" w14:textId="78B1B269" w:rsidR="000B2CC2" w:rsidRPr="00F535C7" w:rsidRDefault="007A6344" w:rsidP="00901403">
            <w:pPr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F535C7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6</w:t>
            </w:r>
          </w:p>
        </w:tc>
        <w:tc>
          <w:tcPr>
            <w:tcW w:w="1170" w:type="dxa"/>
            <w:vAlign w:val="center"/>
          </w:tcPr>
          <w:p w14:paraId="7B1303E7" w14:textId="5349D192" w:rsidR="000B2CC2" w:rsidRPr="00F535C7" w:rsidRDefault="7A85A086" w:rsidP="00901403">
            <w:pPr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ins w:id="213" w:author="Sebek, Jim" w:date="2024-07-16T00:36:00Z">
              <w:r w:rsidRPr="021CBD1F">
                <w:rPr>
                  <w:rFonts w:ascii="Times New Roman" w:hAnsi="Times New Roman" w:cs="Times New Roman"/>
                  <w:color w:val="000000" w:themeColor="text1"/>
                  <w:sz w:val="22"/>
                  <w:szCs w:val="22"/>
                </w:rPr>
                <w:t>60</w:t>
              </w:r>
            </w:ins>
            <w:del w:id="214" w:author="Sebek, Jim" w:date="2024-07-16T00:36:00Z">
              <w:r w:rsidR="007A6344" w:rsidRPr="021CBD1F" w:rsidDel="5B014D15">
                <w:rPr>
                  <w:rFonts w:ascii="Times New Roman" w:hAnsi="Times New Roman" w:cs="Times New Roman"/>
                  <w:color w:val="000000" w:themeColor="text1"/>
                  <w:sz w:val="22"/>
                  <w:szCs w:val="22"/>
                </w:rPr>
                <w:delText>48</w:delText>
              </w:r>
            </w:del>
          </w:p>
        </w:tc>
      </w:tr>
    </w:tbl>
    <w:p w14:paraId="5DDB4B79" w14:textId="0CB3786E" w:rsidR="00E01931" w:rsidRPr="00F535C7" w:rsidRDefault="395F7A21" w:rsidP="005D603F">
      <w:pPr>
        <w:ind w:left="360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ins w:id="215" w:author="Sebek, Jim" w:date="2024-07-16T00:36:00Z">
        <w:r w:rsidRPr="021CBD1F">
          <w:rPr>
            <w:rFonts w:ascii="Times New Roman" w:hAnsi="Times New Roman" w:cs="Times New Roman"/>
            <w:color w:val="000000" w:themeColor="text1"/>
            <w:sz w:val="22"/>
            <w:szCs w:val="22"/>
          </w:rPr>
          <w:t xml:space="preserve">Somewhere in here there should probably be a step that we evaluate the configuration of the </w:t>
        </w:r>
        <w:proofErr w:type="gramStart"/>
        <w:r w:rsidRPr="021CBD1F">
          <w:rPr>
            <w:rFonts w:ascii="Times New Roman" w:hAnsi="Times New Roman" w:cs="Times New Roman"/>
            <w:color w:val="000000" w:themeColor="text1"/>
            <w:sz w:val="22"/>
            <w:szCs w:val="22"/>
          </w:rPr>
          <w:t>250 kW</w:t>
        </w:r>
        <w:proofErr w:type="gramEnd"/>
        <w:r w:rsidRPr="021CBD1F">
          <w:rPr>
            <w:rFonts w:ascii="Times New Roman" w:hAnsi="Times New Roman" w:cs="Times New Roman"/>
            <w:color w:val="000000" w:themeColor="text1"/>
            <w:sz w:val="22"/>
            <w:szCs w:val="22"/>
          </w:rPr>
          <w:t xml:space="preserve"> unit as a close to finished prototype and look for potential </w:t>
        </w:r>
      </w:ins>
      <w:ins w:id="216" w:author="Sebek, Jim" w:date="2024-07-16T00:37:00Z">
        <w:r w:rsidRPr="021CBD1F">
          <w:rPr>
            <w:rFonts w:ascii="Times New Roman" w:hAnsi="Times New Roman" w:cs="Times New Roman"/>
            <w:color w:val="000000" w:themeColor="text1"/>
            <w:sz w:val="22"/>
            <w:szCs w:val="22"/>
          </w:rPr>
          <w:t>weaknesses such as thermal stresses.  That likely incre</w:t>
        </w:r>
        <w:r w:rsidR="59719700" w:rsidRPr="021CBD1F">
          <w:rPr>
            <w:rFonts w:ascii="Times New Roman" w:hAnsi="Times New Roman" w:cs="Times New Roman"/>
            <w:color w:val="000000" w:themeColor="text1"/>
            <w:sz w:val="22"/>
            <w:szCs w:val="22"/>
          </w:rPr>
          <w:t xml:space="preserve">ases the design time, iterating with the vendor and the testing time.  I have </w:t>
        </w:r>
      </w:ins>
      <w:ins w:id="217" w:author="Sebek, Jim" w:date="2024-07-16T00:38:00Z">
        <w:r w:rsidR="59719700" w:rsidRPr="021CBD1F">
          <w:rPr>
            <w:rFonts w:ascii="Times New Roman" w:hAnsi="Times New Roman" w:cs="Times New Roman"/>
            <w:color w:val="000000" w:themeColor="text1"/>
            <w:sz w:val="22"/>
            <w:szCs w:val="22"/>
          </w:rPr>
          <w:t>loaded up the procurement and delivery, but it could go elsewhere.</w:t>
        </w:r>
      </w:ins>
    </w:p>
    <w:sectPr w:rsidR="00E01931" w:rsidRPr="00F535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comment w:id="84" w:author="Sebek, Jim" w:date="2024-07-15T15:47:00Z" w:initials="SJ">
    <w:p w14:paraId="4719ED0B" w14:textId="279F1901" w:rsidR="74D6457F" w:rsidRDefault="74D6457F">
      <w:r>
        <w:t>I am not sure this sentence is true.</w:t>
      </w:r>
      <w:r>
        <w:annotationRef/>
      </w:r>
    </w:p>
  </w:comment>
  <w:comment w:id="145" w:author="Sebek, Jim" w:date="2024-07-15T17:20:00Z" w:initials="SJ">
    <w:p w14:paraId="4161EE4F" w14:textId="527E98E5" w:rsidR="021CBD1F" w:rsidRDefault="021CBD1F">
      <w:pPr>
        <w:pStyle w:val="CommentText"/>
      </w:pPr>
      <w:r>
        <w:t>Much of this should already exist from the LLRF upgrade.  We may have to purchase another module or so.</w:t>
      </w:r>
      <w:r>
        <w:rPr>
          <w:rStyle w:val="CommentReference"/>
        </w:rPr>
        <w:annotationRef/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commentEx w15:paraId="4719ED0B" w15:done="0"/>
  <w15:commentEx w15:paraId="4161EE4F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16du wp14">
  <w16cex:commentExtensible w16cex:durableId="3E63C541" w16cex:dateUtc="2024-07-15T22:47:00Z"/>
  <w16cex:commentExtensible w16cex:durableId="49C2F870" w16cex:dateUtc="2024-07-16T00:2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6cid:commentId w16cid:paraId="4719ED0B" w16cid:durableId="3E63C541"/>
  <w16cid:commentId w16cid:paraId="4161EE4F" w16cid:durableId="49C2F870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D488176" w14:textId="77777777" w:rsidR="0044625B" w:rsidRDefault="0044625B" w:rsidP="00286212">
      <w:pPr>
        <w:spacing w:after="0" w:line="240" w:lineRule="auto"/>
      </w:pPr>
      <w:r>
        <w:separator/>
      </w:r>
    </w:p>
  </w:endnote>
  <w:endnote w:type="continuationSeparator" w:id="0">
    <w:p w14:paraId="4F189F44" w14:textId="77777777" w:rsidR="0044625B" w:rsidRDefault="0044625B" w:rsidP="002862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F032B4B" w14:textId="77777777" w:rsidR="0044625B" w:rsidRDefault="0044625B" w:rsidP="00286212">
      <w:pPr>
        <w:spacing w:after="0" w:line="240" w:lineRule="auto"/>
      </w:pPr>
      <w:r>
        <w:separator/>
      </w:r>
    </w:p>
  </w:footnote>
  <w:footnote w:type="continuationSeparator" w:id="0">
    <w:p w14:paraId="32134F7E" w14:textId="77777777" w:rsidR="0044625B" w:rsidRDefault="0044625B" w:rsidP="0028621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98E287"/>
    <w:multiLevelType w:val="hybridMultilevel"/>
    <w:tmpl w:val="CD18A442"/>
    <w:lvl w:ilvl="0" w:tplc="1F66F8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2A2278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D30BAA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A22CDD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A2A18C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720B50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FC4F41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0E655D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5B01DA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1757F9"/>
    <w:multiLevelType w:val="hybridMultilevel"/>
    <w:tmpl w:val="8A3807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703F36"/>
    <w:multiLevelType w:val="hybridMultilevel"/>
    <w:tmpl w:val="6408FC36"/>
    <w:lvl w:ilvl="0" w:tplc="04090001">
      <w:start w:val="1"/>
      <w:numFmt w:val="bullet"/>
      <w:lvlText w:val=""/>
      <w:lvlJc w:val="left"/>
      <w:pPr>
        <w:ind w:left="77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5" w:hanging="360"/>
      </w:pPr>
      <w:rPr>
        <w:rFonts w:ascii="Wingdings" w:hAnsi="Wingdings" w:hint="default"/>
      </w:rPr>
    </w:lvl>
  </w:abstractNum>
  <w:abstractNum w:abstractNumId="3" w15:restartNumberingAfterBreak="0">
    <w:nsid w:val="605A3A56"/>
    <w:multiLevelType w:val="hybridMultilevel"/>
    <w:tmpl w:val="E7B2217C"/>
    <w:lvl w:ilvl="0" w:tplc="57C21FB6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5A70ADF"/>
    <w:multiLevelType w:val="hybridMultilevel"/>
    <w:tmpl w:val="FBB024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99294169">
    <w:abstractNumId w:val="0"/>
  </w:num>
  <w:num w:numId="2" w16cid:durableId="46103906">
    <w:abstractNumId w:val="4"/>
  </w:num>
  <w:num w:numId="3" w16cid:durableId="1951080320">
    <w:abstractNumId w:val="3"/>
  </w:num>
  <w:num w:numId="4" w16cid:durableId="1597712229">
    <w:abstractNumId w:val="2"/>
  </w:num>
  <w:num w:numId="5" w16cid:durableId="1816407412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person w15:author="Sebek, Jim">
    <w15:presenceInfo w15:providerId="AD" w15:userId="S::sebek@slac.stanford.edu::3067f811-ac32-41b3-a6bf-a6d12dc0a2bf"/>
  </w15:person>
  <w15:person w15:author="Wang, Faya">
    <w15:presenceInfo w15:providerId="AD" w15:userId="S::fywang@slac.stanford.edu::4e29d18d-b833-4cc8-a414-88425914860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961E6"/>
    <w:rsid w:val="0001594E"/>
    <w:rsid w:val="00035C32"/>
    <w:rsid w:val="00047DCC"/>
    <w:rsid w:val="00055BE4"/>
    <w:rsid w:val="0005600F"/>
    <w:rsid w:val="000759D2"/>
    <w:rsid w:val="000802AD"/>
    <w:rsid w:val="000924C1"/>
    <w:rsid w:val="00093A2B"/>
    <w:rsid w:val="000964C9"/>
    <w:rsid w:val="00097E72"/>
    <w:rsid w:val="000A4E13"/>
    <w:rsid w:val="000B2CC2"/>
    <w:rsid w:val="001062EA"/>
    <w:rsid w:val="00107916"/>
    <w:rsid w:val="00111100"/>
    <w:rsid w:val="00124469"/>
    <w:rsid w:val="00130677"/>
    <w:rsid w:val="0015210E"/>
    <w:rsid w:val="001626AA"/>
    <w:rsid w:val="00167523"/>
    <w:rsid w:val="001708B5"/>
    <w:rsid w:val="00181541"/>
    <w:rsid w:val="001878BB"/>
    <w:rsid w:val="00195F27"/>
    <w:rsid w:val="001B66AE"/>
    <w:rsid w:val="001B7235"/>
    <w:rsid w:val="001D7C1B"/>
    <w:rsid w:val="001F3A53"/>
    <w:rsid w:val="001F3EDC"/>
    <w:rsid w:val="002043FD"/>
    <w:rsid w:val="00217217"/>
    <w:rsid w:val="0024590C"/>
    <w:rsid w:val="00264F59"/>
    <w:rsid w:val="00281908"/>
    <w:rsid w:val="002821EF"/>
    <w:rsid w:val="00286212"/>
    <w:rsid w:val="00293706"/>
    <w:rsid w:val="0029578A"/>
    <w:rsid w:val="002C4A94"/>
    <w:rsid w:val="002D24E7"/>
    <w:rsid w:val="002D3CAC"/>
    <w:rsid w:val="002F0B1F"/>
    <w:rsid w:val="00325442"/>
    <w:rsid w:val="003262DC"/>
    <w:rsid w:val="00333674"/>
    <w:rsid w:val="0034256F"/>
    <w:rsid w:val="003471B3"/>
    <w:rsid w:val="0035182E"/>
    <w:rsid w:val="003641D3"/>
    <w:rsid w:val="00384BE8"/>
    <w:rsid w:val="00386B16"/>
    <w:rsid w:val="00387FF4"/>
    <w:rsid w:val="003B7A34"/>
    <w:rsid w:val="003D7A78"/>
    <w:rsid w:val="003E2A59"/>
    <w:rsid w:val="003E2B70"/>
    <w:rsid w:val="003E72B0"/>
    <w:rsid w:val="003F2195"/>
    <w:rsid w:val="003F286D"/>
    <w:rsid w:val="00401D6D"/>
    <w:rsid w:val="00432634"/>
    <w:rsid w:val="0044625B"/>
    <w:rsid w:val="004543BE"/>
    <w:rsid w:val="004666F0"/>
    <w:rsid w:val="00473F68"/>
    <w:rsid w:val="00474C6D"/>
    <w:rsid w:val="00483928"/>
    <w:rsid w:val="00490EE6"/>
    <w:rsid w:val="004A67A6"/>
    <w:rsid w:val="004B05CD"/>
    <w:rsid w:val="004C28C9"/>
    <w:rsid w:val="004C730E"/>
    <w:rsid w:val="004D06AF"/>
    <w:rsid w:val="004F633B"/>
    <w:rsid w:val="00501D8A"/>
    <w:rsid w:val="00536C69"/>
    <w:rsid w:val="005427A9"/>
    <w:rsid w:val="005509A3"/>
    <w:rsid w:val="0057346B"/>
    <w:rsid w:val="005B147D"/>
    <w:rsid w:val="005C1BF1"/>
    <w:rsid w:val="005D603F"/>
    <w:rsid w:val="005F2453"/>
    <w:rsid w:val="005F2520"/>
    <w:rsid w:val="006019DF"/>
    <w:rsid w:val="00611C03"/>
    <w:rsid w:val="00621787"/>
    <w:rsid w:val="00640425"/>
    <w:rsid w:val="00645E1B"/>
    <w:rsid w:val="00650618"/>
    <w:rsid w:val="00661564"/>
    <w:rsid w:val="00666E60"/>
    <w:rsid w:val="00682BA8"/>
    <w:rsid w:val="00694B4A"/>
    <w:rsid w:val="006B04F6"/>
    <w:rsid w:val="006B3374"/>
    <w:rsid w:val="006B6864"/>
    <w:rsid w:val="006D7C0F"/>
    <w:rsid w:val="006E1109"/>
    <w:rsid w:val="006E6353"/>
    <w:rsid w:val="006F57F5"/>
    <w:rsid w:val="00705ED3"/>
    <w:rsid w:val="0070635C"/>
    <w:rsid w:val="00725D19"/>
    <w:rsid w:val="00744B87"/>
    <w:rsid w:val="00750BA0"/>
    <w:rsid w:val="00785977"/>
    <w:rsid w:val="00794E7B"/>
    <w:rsid w:val="00795B5D"/>
    <w:rsid w:val="007A15D0"/>
    <w:rsid w:val="007A6344"/>
    <w:rsid w:val="007A6562"/>
    <w:rsid w:val="007B6D3C"/>
    <w:rsid w:val="007C10C9"/>
    <w:rsid w:val="007C7009"/>
    <w:rsid w:val="007D453C"/>
    <w:rsid w:val="007D76A9"/>
    <w:rsid w:val="007E76B4"/>
    <w:rsid w:val="007F31B7"/>
    <w:rsid w:val="007F3E92"/>
    <w:rsid w:val="00834D43"/>
    <w:rsid w:val="00843870"/>
    <w:rsid w:val="00854224"/>
    <w:rsid w:val="00855AE5"/>
    <w:rsid w:val="00862675"/>
    <w:rsid w:val="008716A4"/>
    <w:rsid w:val="00872241"/>
    <w:rsid w:val="008823FF"/>
    <w:rsid w:val="008856F4"/>
    <w:rsid w:val="00895A35"/>
    <w:rsid w:val="00895D2F"/>
    <w:rsid w:val="00896D32"/>
    <w:rsid w:val="008B37D5"/>
    <w:rsid w:val="008B5E1D"/>
    <w:rsid w:val="008C6C55"/>
    <w:rsid w:val="008C7F29"/>
    <w:rsid w:val="008D73D1"/>
    <w:rsid w:val="008E2E53"/>
    <w:rsid w:val="008F01EA"/>
    <w:rsid w:val="008F45A4"/>
    <w:rsid w:val="00901403"/>
    <w:rsid w:val="009038C9"/>
    <w:rsid w:val="00955E4C"/>
    <w:rsid w:val="0096209C"/>
    <w:rsid w:val="009649E8"/>
    <w:rsid w:val="00985FCC"/>
    <w:rsid w:val="00992ED1"/>
    <w:rsid w:val="00995ED9"/>
    <w:rsid w:val="009A156D"/>
    <w:rsid w:val="009C3C15"/>
    <w:rsid w:val="009D00F3"/>
    <w:rsid w:val="009D72FE"/>
    <w:rsid w:val="009E0D22"/>
    <w:rsid w:val="00A0306C"/>
    <w:rsid w:val="00A455A8"/>
    <w:rsid w:val="00A54C56"/>
    <w:rsid w:val="00A55D90"/>
    <w:rsid w:val="00A73186"/>
    <w:rsid w:val="00A758FA"/>
    <w:rsid w:val="00AA10BB"/>
    <w:rsid w:val="00AA5E6E"/>
    <w:rsid w:val="00AB035F"/>
    <w:rsid w:val="00AB1F0E"/>
    <w:rsid w:val="00AD473D"/>
    <w:rsid w:val="00AF9C02"/>
    <w:rsid w:val="00B03D0B"/>
    <w:rsid w:val="00B06BC1"/>
    <w:rsid w:val="00B2055C"/>
    <w:rsid w:val="00B37236"/>
    <w:rsid w:val="00B67933"/>
    <w:rsid w:val="00B70DDE"/>
    <w:rsid w:val="00B77A72"/>
    <w:rsid w:val="00B814A6"/>
    <w:rsid w:val="00B82053"/>
    <w:rsid w:val="00B878EA"/>
    <w:rsid w:val="00B961E6"/>
    <w:rsid w:val="00BB7ED7"/>
    <w:rsid w:val="00BC1C75"/>
    <w:rsid w:val="00BC3CBF"/>
    <w:rsid w:val="00BF3F61"/>
    <w:rsid w:val="00BF5114"/>
    <w:rsid w:val="00C17117"/>
    <w:rsid w:val="00C23B1D"/>
    <w:rsid w:val="00C31851"/>
    <w:rsid w:val="00C34D58"/>
    <w:rsid w:val="00C766E8"/>
    <w:rsid w:val="00C91E3A"/>
    <w:rsid w:val="00C96126"/>
    <w:rsid w:val="00CC434A"/>
    <w:rsid w:val="00CC5BE7"/>
    <w:rsid w:val="00CD1655"/>
    <w:rsid w:val="00CD48A8"/>
    <w:rsid w:val="00CD7F08"/>
    <w:rsid w:val="00D1132C"/>
    <w:rsid w:val="00D2357B"/>
    <w:rsid w:val="00D30F39"/>
    <w:rsid w:val="00D3563C"/>
    <w:rsid w:val="00D873EE"/>
    <w:rsid w:val="00D91DCD"/>
    <w:rsid w:val="00D9EB6A"/>
    <w:rsid w:val="00DC4339"/>
    <w:rsid w:val="00DD4F53"/>
    <w:rsid w:val="00DD6949"/>
    <w:rsid w:val="00DE729A"/>
    <w:rsid w:val="00DF701F"/>
    <w:rsid w:val="00E017DA"/>
    <w:rsid w:val="00E01931"/>
    <w:rsid w:val="00E252AB"/>
    <w:rsid w:val="00E25A55"/>
    <w:rsid w:val="00E36C8E"/>
    <w:rsid w:val="00E36EE2"/>
    <w:rsid w:val="00E4250C"/>
    <w:rsid w:val="00E44473"/>
    <w:rsid w:val="00E50C29"/>
    <w:rsid w:val="00E63237"/>
    <w:rsid w:val="00E73306"/>
    <w:rsid w:val="00E76D5D"/>
    <w:rsid w:val="00EA5F74"/>
    <w:rsid w:val="00EA6A72"/>
    <w:rsid w:val="00EB0F03"/>
    <w:rsid w:val="00EE27ED"/>
    <w:rsid w:val="00EE3C83"/>
    <w:rsid w:val="00F129BC"/>
    <w:rsid w:val="00F22454"/>
    <w:rsid w:val="00F22D7C"/>
    <w:rsid w:val="00F41E55"/>
    <w:rsid w:val="00F43734"/>
    <w:rsid w:val="00F47BB0"/>
    <w:rsid w:val="00F50DEA"/>
    <w:rsid w:val="00F535C7"/>
    <w:rsid w:val="00F63DA5"/>
    <w:rsid w:val="00F8796A"/>
    <w:rsid w:val="00F97B7D"/>
    <w:rsid w:val="00FA0C15"/>
    <w:rsid w:val="00FC2E97"/>
    <w:rsid w:val="00FF7222"/>
    <w:rsid w:val="021CBD1F"/>
    <w:rsid w:val="02BCCE61"/>
    <w:rsid w:val="02CA77F3"/>
    <w:rsid w:val="02E69D02"/>
    <w:rsid w:val="032C2B92"/>
    <w:rsid w:val="03751ADD"/>
    <w:rsid w:val="03ACE31C"/>
    <w:rsid w:val="03C14694"/>
    <w:rsid w:val="051E8AEC"/>
    <w:rsid w:val="05D38792"/>
    <w:rsid w:val="061469CA"/>
    <w:rsid w:val="07802E7E"/>
    <w:rsid w:val="09147C6C"/>
    <w:rsid w:val="0990F968"/>
    <w:rsid w:val="09BB5E60"/>
    <w:rsid w:val="0BED8725"/>
    <w:rsid w:val="0F4124C0"/>
    <w:rsid w:val="0F77960F"/>
    <w:rsid w:val="0FBB9DA5"/>
    <w:rsid w:val="0FE0B23B"/>
    <w:rsid w:val="1102BF52"/>
    <w:rsid w:val="11109976"/>
    <w:rsid w:val="116DCFF0"/>
    <w:rsid w:val="11D6383E"/>
    <w:rsid w:val="11E45B42"/>
    <w:rsid w:val="1222D460"/>
    <w:rsid w:val="1387AA2A"/>
    <w:rsid w:val="13AE3E92"/>
    <w:rsid w:val="13C5D07E"/>
    <w:rsid w:val="149315AB"/>
    <w:rsid w:val="14F3B975"/>
    <w:rsid w:val="154BD8E0"/>
    <w:rsid w:val="165D5317"/>
    <w:rsid w:val="16CE9FDE"/>
    <w:rsid w:val="16D00FF3"/>
    <w:rsid w:val="16E215D0"/>
    <w:rsid w:val="177BAB21"/>
    <w:rsid w:val="17B87112"/>
    <w:rsid w:val="17DA8E9E"/>
    <w:rsid w:val="184DEFD3"/>
    <w:rsid w:val="18FA3E59"/>
    <w:rsid w:val="1930AD0A"/>
    <w:rsid w:val="195637B5"/>
    <w:rsid w:val="195A63B2"/>
    <w:rsid w:val="19865A50"/>
    <w:rsid w:val="1A289255"/>
    <w:rsid w:val="1A2B6EB2"/>
    <w:rsid w:val="1BBC59A3"/>
    <w:rsid w:val="1C9D3375"/>
    <w:rsid w:val="1D112B48"/>
    <w:rsid w:val="1D6DBB7D"/>
    <w:rsid w:val="1E0C01E7"/>
    <w:rsid w:val="1E349A3C"/>
    <w:rsid w:val="1EB2EF74"/>
    <w:rsid w:val="1F63665F"/>
    <w:rsid w:val="2024C5D8"/>
    <w:rsid w:val="2047F1C6"/>
    <w:rsid w:val="20E37B63"/>
    <w:rsid w:val="21577A1E"/>
    <w:rsid w:val="21726CB7"/>
    <w:rsid w:val="2176D872"/>
    <w:rsid w:val="21C8E4A5"/>
    <w:rsid w:val="2215F5CD"/>
    <w:rsid w:val="22748E21"/>
    <w:rsid w:val="22FDBB2E"/>
    <w:rsid w:val="23165A6A"/>
    <w:rsid w:val="2377150E"/>
    <w:rsid w:val="2468A974"/>
    <w:rsid w:val="24AA4424"/>
    <w:rsid w:val="25D708DB"/>
    <w:rsid w:val="271D1145"/>
    <w:rsid w:val="286CF492"/>
    <w:rsid w:val="28A19A34"/>
    <w:rsid w:val="28D0A533"/>
    <w:rsid w:val="2992BCAD"/>
    <w:rsid w:val="2994B32A"/>
    <w:rsid w:val="2A1E807C"/>
    <w:rsid w:val="2A70E4F4"/>
    <w:rsid w:val="2A95E649"/>
    <w:rsid w:val="2A9C3624"/>
    <w:rsid w:val="2AF74ACA"/>
    <w:rsid w:val="2B1CABF8"/>
    <w:rsid w:val="2C3FF0C3"/>
    <w:rsid w:val="2C43154A"/>
    <w:rsid w:val="2CDCBB8D"/>
    <w:rsid w:val="2D4621CD"/>
    <w:rsid w:val="2DBA3110"/>
    <w:rsid w:val="2DC5E8A8"/>
    <w:rsid w:val="2E11196B"/>
    <w:rsid w:val="2FE46176"/>
    <w:rsid w:val="302EFC5E"/>
    <w:rsid w:val="313F3A07"/>
    <w:rsid w:val="3178D01C"/>
    <w:rsid w:val="32929250"/>
    <w:rsid w:val="333BC1E9"/>
    <w:rsid w:val="36F75EA4"/>
    <w:rsid w:val="3703D211"/>
    <w:rsid w:val="37A8A9EA"/>
    <w:rsid w:val="38C9F113"/>
    <w:rsid w:val="3905E99E"/>
    <w:rsid w:val="395F7A21"/>
    <w:rsid w:val="3979F41B"/>
    <w:rsid w:val="39BCA1D6"/>
    <w:rsid w:val="3B60A55D"/>
    <w:rsid w:val="3BA01CAC"/>
    <w:rsid w:val="3BF8B237"/>
    <w:rsid w:val="3D7CDF4D"/>
    <w:rsid w:val="3DC92A54"/>
    <w:rsid w:val="3E4EEB77"/>
    <w:rsid w:val="3E749FAE"/>
    <w:rsid w:val="3EE7B05C"/>
    <w:rsid w:val="3EFEAF90"/>
    <w:rsid w:val="40045569"/>
    <w:rsid w:val="41A097CC"/>
    <w:rsid w:val="43EE3521"/>
    <w:rsid w:val="445A8519"/>
    <w:rsid w:val="446F20BC"/>
    <w:rsid w:val="4492AAED"/>
    <w:rsid w:val="4640D042"/>
    <w:rsid w:val="466EE72C"/>
    <w:rsid w:val="46BF73CF"/>
    <w:rsid w:val="46C11B21"/>
    <w:rsid w:val="4721955C"/>
    <w:rsid w:val="47D95B4D"/>
    <w:rsid w:val="48C54BDF"/>
    <w:rsid w:val="48D9DFE4"/>
    <w:rsid w:val="4A276FE7"/>
    <w:rsid w:val="4A87ABDF"/>
    <w:rsid w:val="4AC60DE8"/>
    <w:rsid w:val="4B52151B"/>
    <w:rsid w:val="4B7010DF"/>
    <w:rsid w:val="4B87FA61"/>
    <w:rsid w:val="4BB7128F"/>
    <w:rsid w:val="4DBBAB27"/>
    <w:rsid w:val="4DF9C6B1"/>
    <w:rsid w:val="4E94F94B"/>
    <w:rsid w:val="4EF95EF4"/>
    <w:rsid w:val="4EFD0847"/>
    <w:rsid w:val="4F27BDDA"/>
    <w:rsid w:val="4F90DA3C"/>
    <w:rsid w:val="4FE6C9EE"/>
    <w:rsid w:val="4FF76705"/>
    <w:rsid w:val="507B228C"/>
    <w:rsid w:val="50F7704D"/>
    <w:rsid w:val="5145B4CF"/>
    <w:rsid w:val="519508C5"/>
    <w:rsid w:val="523ECE0A"/>
    <w:rsid w:val="52C70BF0"/>
    <w:rsid w:val="53068481"/>
    <w:rsid w:val="530D76A4"/>
    <w:rsid w:val="5334E364"/>
    <w:rsid w:val="5341550A"/>
    <w:rsid w:val="53C12A6A"/>
    <w:rsid w:val="54E094C7"/>
    <w:rsid w:val="550411AA"/>
    <w:rsid w:val="5575F506"/>
    <w:rsid w:val="55E767D3"/>
    <w:rsid w:val="56251358"/>
    <w:rsid w:val="56D22EBE"/>
    <w:rsid w:val="572129CE"/>
    <w:rsid w:val="57CF6093"/>
    <w:rsid w:val="595B9245"/>
    <w:rsid w:val="59719700"/>
    <w:rsid w:val="59A383F4"/>
    <w:rsid w:val="59D3C06F"/>
    <w:rsid w:val="5A8A8E78"/>
    <w:rsid w:val="5ABD86C7"/>
    <w:rsid w:val="5B014D15"/>
    <w:rsid w:val="5B4490C8"/>
    <w:rsid w:val="5BBEFFBA"/>
    <w:rsid w:val="5BF7C847"/>
    <w:rsid w:val="5C9DFE07"/>
    <w:rsid w:val="5CB54686"/>
    <w:rsid w:val="5D7B3684"/>
    <w:rsid w:val="5F5F898C"/>
    <w:rsid w:val="6025CE96"/>
    <w:rsid w:val="60E60D69"/>
    <w:rsid w:val="61F47A15"/>
    <w:rsid w:val="637FE886"/>
    <w:rsid w:val="63827BC9"/>
    <w:rsid w:val="63EDBC70"/>
    <w:rsid w:val="64B11CD5"/>
    <w:rsid w:val="64ED48B9"/>
    <w:rsid w:val="65459891"/>
    <w:rsid w:val="6613A3AD"/>
    <w:rsid w:val="66649774"/>
    <w:rsid w:val="6739F205"/>
    <w:rsid w:val="67C8A1E3"/>
    <w:rsid w:val="68A9ACCF"/>
    <w:rsid w:val="699AFE02"/>
    <w:rsid w:val="6A3D1AD0"/>
    <w:rsid w:val="6A3F1236"/>
    <w:rsid w:val="6C277BA9"/>
    <w:rsid w:val="6CDF5E1A"/>
    <w:rsid w:val="6D62C6D8"/>
    <w:rsid w:val="6F405377"/>
    <w:rsid w:val="6FD76CB9"/>
    <w:rsid w:val="70CED147"/>
    <w:rsid w:val="70E7AD34"/>
    <w:rsid w:val="72AF952E"/>
    <w:rsid w:val="72C1C530"/>
    <w:rsid w:val="731EE93C"/>
    <w:rsid w:val="73E8114B"/>
    <w:rsid w:val="74D6457F"/>
    <w:rsid w:val="74E3F7C1"/>
    <w:rsid w:val="750AA666"/>
    <w:rsid w:val="750FA4BF"/>
    <w:rsid w:val="75266774"/>
    <w:rsid w:val="75CE25E1"/>
    <w:rsid w:val="760953B1"/>
    <w:rsid w:val="764E03C0"/>
    <w:rsid w:val="76E51E02"/>
    <w:rsid w:val="76E5D809"/>
    <w:rsid w:val="7710A11A"/>
    <w:rsid w:val="77B7B413"/>
    <w:rsid w:val="783AE769"/>
    <w:rsid w:val="78474306"/>
    <w:rsid w:val="7878EFA3"/>
    <w:rsid w:val="7908473D"/>
    <w:rsid w:val="795B2BC4"/>
    <w:rsid w:val="79D168B0"/>
    <w:rsid w:val="7A8532BC"/>
    <w:rsid w:val="7A85A086"/>
    <w:rsid w:val="7B5515CA"/>
    <w:rsid w:val="7C374832"/>
    <w:rsid w:val="7E05F97D"/>
    <w:rsid w:val="7E9762E6"/>
    <w:rsid w:val="7F2608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2DE7D94"/>
  <w15:chartTrackingRefBased/>
  <w15:docId w15:val="{25E47F85-6F8B-4F15-AAE3-F597BE3176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61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61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61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61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61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61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61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61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61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61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61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61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61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61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61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61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61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61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61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61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61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61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61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61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61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61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61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61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61E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079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F47BB0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Revision">
    <w:name w:val="Revision"/>
    <w:hidden/>
    <w:uiPriority w:val="99"/>
    <w:semiHidden/>
    <w:rsid w:val="002D3CAC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28621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86212"/>
  </w:style>
  <w:style w:type="paragraph" w:styleId="Footer">
    <w:name w:val="footer"/>
    <w:basedOn w:val="Normal"/>
    <w:link w:val="FooterChar"/>
    <w:uiPriority w:val="99"/>
    <w:unhideWhenUsed/>
    <w:rsid w:val="0028621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8621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microsoft.com/office/2011/relationships/people" Target="peop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4</Pages>
  <Words>1374</Words>
  <Characters>7833</Characters>
  <Application>Microsoft Office Word</Application>
  <DocSecurity>0</DocSecurity>
  <Lines>65</Lines>
  <Paragraphs>18</Paragraphs>
  <ScaleCrop>false</ScaleCrop>
  <Company/>
  <LinksUpToDate>false</LinksUpToDate>
  <CharactersWithSpaces>9189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Wang, Faya</dc:creator>
  <cp:keywords/>
  <dc:description/>
  <cp:lastModifiedBy>Wang, Faya</cp:lastModifiedBy>
  <cp:revision>224</cp:revision>
  <dcterms:created xsi:type="dcterms:W3CDTF">2024-07-08T15:55:00Z</dcterms:created>
  <dcterms:modified xsi:type="dcterms:W3CDTF">2024-07-18T16:13:00Z</dcterms:modified>
</cp:coreProperties>
</file>