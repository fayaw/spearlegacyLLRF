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5FFBC" w14:textId="77777777" w:rsidR="009350C1" w:rsidRDefault="009350C1">
      <w:pPr>
        <w:spacing w:before="360"/>
      </w:pPr>
    </w:p>
    <w:p w14:paraId="01608D1E" w14:textId="77777777" w:rsidR="009350C1" w:rsidRDefault="00000000">
      <w:pPr>
        <w:pBdr>
          <w:bottom w:val="thick" w:sz="12" w:space="4" w:color="2E75B6"/>
        </w:pBdr>
        <w:spacing w:after="80"/>
      </w:pPr>
      <w:r>
        <w:rPr>
          <w:b/>
          <w:bCs/>
          <w:color w:val="1F497D"/>
          <w:sz w:val="56"/>
          <w:szCs w:val="56"/>
        </w:rPr>
        <w:t>SPEAR3 LLRF Upgrade System</w:t>
      </w:r>
    </w:p>
    <w:p w14:paraId="701265C0" w14:textId="77777777" w:rsidR="009350C1" w:rsidRDefault="00000000">
      <w:pPr>
        <w:spacing w:before="120" w:after="200"/>
      </w:pPr>
      <w:r>
        <w:rPr>
          <w:color w:val="595959"/>
          <w:sz w:val="36"/>
          <w:szCs w:val="36"/>
        </w:rPr>
        <w:t>Physical Design Report</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60"/>
      </w:tblGrid>
      <w:tr w:rsidR="009350C1" w14:paraId="74EE6138" w14:textId="77777777">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CD67D40" w14:textId="77777777" w:rsidR="009350C1" w:rsidRDefault="00000000">
            <w:r>
              <w:rPr>
                <w:b/>
                <w:bCs/>
                <w:color w:val="1F497D"/>
                <w:sz w:val="18"/>
                <w:szCs w:val="18"/>
              </w:rPr>
              <w:t>Document ID</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8FC111" w14:textId="77777777" w:rsidR="009350C1" w:rsidRDefault="00000000">
            <w:r>
              <w:rPr>
                <w:sz w:val="18"/>
                <w:szCs w:val="18"/>
              </w:rPr>
              <w:t>SPEAR3-LLRF-PDR-001</w:t>
            </w:r>
          </w:p>
        </w:tc>
      </w:tr>
      <w:tr w:rsidR="009350C1" w14:paraId="520E7F2D" w14:textId="77777777">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78149C73" w14:textId="77777777" w:rsidR="009350C1" w:rsidRDefault="00000000">
            <w:r>
              <w:rPr>
                <w:b/>
                <w:bCs/>
                <w:color w:val="1F497D"/>
                <w:sz w:val="18"/>
                <w:szCs w:val="18"/>
              </w:rPr>
              <w:t>Revision</w:t>
            </w:r>
          </w:p>
        </w:tc>
        <w:tc>
          <w:tcPr>
            <w:tcW w:w="3960" w:type="dxa"/>
            <w:tcBorders>
              <w:top w:val="single" w:sz="1" w:space="0" w:color="DDDDDD"/>
              <w:left w:val="single" w:sz="1" w:space="0" w:color="DDDDDD"/>
              <w:bottom w:val="single" w:sz="1" w:space="0" w:color="DDDDDD"/>
              <w:right w:val="single" w:sz="1" w:space="0" w:color="DDDDDD"/>
            </w:tcBorders>
            <w:shd w:val="clear" w:color="auto" w:fill="F8FBFD"/>
            <w:tcMar>
              <w:top w:w="80" w:type="dxa"/>
              <w:left w:w="120" w:type="dxa"/>
              <w:bottom w:w="80" w:type="dxa"/>
              <w:right w:w="120" w:type="dxa"/>
            </w:tcMar>
          </w:tcPr>
          <w:p w14:paraId="49C2D266" w14:textId="77777777" w:rsidR="009350C1" w:rsidRDefault="00000000">
            <w:r>
              <w:rPr>
                <w:sz w:val="18"/>
                <w:szCs w:val="18"/>
              </w:rPr>
              <w:t>R0</w:t>
            </w:r>
          </w:p>
        </w:tc>
      </w:tr>
      <w:tr w:rsidR="009350C1" w14:paraId="5703B58C" w14:textId="77777777">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131BF50" w14:textId="77777777" w:rsidR="009350C1" w:rsidRDefault="00000000">
            <w:r>
              <w:rPr>
                <w:b/>
                <w:bCs/>
                <w:color w:val="1F497D"/>
                <w:sz w:val="18"/>
                <w:szCs w:val="18"/>
              </w:rPr>
              <w:t>Date</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850AFF" w14:textId="77777777" w:rsidR="009350C1" w:rsidRDefault="00000000">
            <w:r>
              <w:rPr>
                <w:sz w:val="18"/>
                <w:szCs w:val="18"/>
              </w:rPr>
              <w:t>March 3, 2026</w:t>
            </w:r>
          </w:p>
        </w:tc>
      </w:tr>
      <w:tr w:rsidR="009350C1" w14:paraId="4675E04C" w14:textId="77777777">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4589EB1" w14:textId="77777777" w:rsidR="009350C1" w:rsidRDefault="00000000">
            <w:r>
              <w:rPr>
                <w:b/>
                <w:bCs/>
                <w:color w:val="1F497D"/>
                <w:sz w:val="18"/>
                <w:szCs w:val="18"/>
              </w:rPr>
              <w:t>Author</w:t>
            </w:r>
          </w:p>
        </w:tc>
        <w:tc>
          <w:tcPr>
            <w:tcW w:w="3960" w:type="dxa"/>
            <w:tcBorders>
              <w:top w:val="single" w:sz="1" w:space="0" w:color="DDDDDD"/>
              <w:left w:val="single" w:sz="1" w:space="0" w:color="DDDDDD"/>
              <w:bottom w:val="single" w:sz="1" w:space="0" w:color="DDDDDD"/>
              <w:right w:val="single" w:sz="1" w:space="0" w:color="DDDDDD"/>
            </w:tcBorders>
            <w:shd w:val="clear" w:color="auto" w:fill="F8FBFD"/>
            <w:tcMar>
              <w:top w:w="80" w:type="dxa"/>
              <w:left w:w="120" w:type="dxa"/>
              <w:bottom w:w="80" w:type="dxa"/>
              <w:right w:w="120" w:type="dxa"/>
            </w:tcMar>
          </w:tcPr>
          <w:p w14:paraId="16CCB62F" w14:textId="74361183" w:rsidR="009350C1" w:rsidRDefault="00000000">
            <w:r>
              <w:rPr>
                <w:sz w:val="18"/>
                <w:szCs w:val="18"/>
              </w:rPr>
              <w:t>RF Department, SSRL/Accelerator</w:t>
            </w:r>
          </w:p>
        </w:tc>
      </w:tr>
      <w:tr w:rsidR="009350C1" w14:paraId="53E75C7E" w14:textId="77777777">
        <w:tc>
          <w:tcPr>
            <w:tcW w:w="180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332A986E" w14:textId="77777777" w:rsidR="009350C1" w:rsidRDefault="00000000">
            <w:r>
              <w:rPr>
                <w:b/>
                <w:bCs/>
                <w:color w:val="1F497D"/>
                <w:sz w:val="18"/>
                <w:szCs w:val="18"/>
              </w:rPr>
              <w:t>Classification</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267F1E" w14:textId="77777777" w:rsidR="009350C1" w:rsidRDefault="00000000">
            <w:r>
              <w:rPr>
                <w:sz w:val="18"/>
                <w:szCs w:val="18"/>
              </w:rPr>
              <w:t>Top-Level System Design Reference</w:t>
            </w:r>
          </w:p>
        </w:tc>
      </w:tr>
    </w:tbl>
    <w:p w14:paraId="6DD42942" w14:textId="77777777" w:rsidR="009350C1" w:rsidRDefault="00000000">
      <w:r>
        <w:br w:type="page"/>
      </w:r>
    </w:p>
    <w:p w14:paraId="7F3FC0DC" w14:textId="77777777" w:rsidR="009350C1" w:rsidRDefault="00000000">
      <w:pPr>
        <w:pStyle w:val="Heading1"/>
      </w:pPr>
      <w:bookmarkStart w:id="0" w:name="_Toc223702655"/>
      <w:r>
        <w:lastRenderedPageBreak/>
        <w:t>Table of Contents</w:t>
      </w:r>
      <w:bookmarkEnd w:id="0"/>
    </w:p>
    <w:sdt>
      <w:sdtPr>
        <w:alias w:val="Table of Contents"/>
        <w:id w:val="-658224617"/>
      </w:sdtPr>
      <w:sdtContent>
        <w:p w14:paraId="4BD6A9BD" w14:textId="77777777" w:rsidR="008C0C31"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3702655" w:history="1">
            <w:r w:rsidR="008C0C31" w:rsidRPr="00F06BC3">
              <w:rPr>
                <w:rStyle w:val="Hyperlink"/>
                <w:noProof/>
              </w:rPr>
              <w:t>Table of Contents</w:t>
            </w:r>
            <w:r w:rsidR="008C0C31">
              <w:rPr>
                <w:noProof/>
              </w:rPr>
              <w:tab/>
            </w:r>
            <w:r w:rsidR="008C0C31">
              <w:rPr>
                <w:noProof/>
              </w:rPr>
              <w:fldChar w:fldCharType="begin"/>
            </w:r>
            <w:r w:rsidR="008C0C31">
              <w:rPr>
                <w:noProof/>
              </w:rPr>
              <w:instrText xml:space="preserve"> PAGEREF _Toc223702655 \h </w:instrText>
            </w:r>
            <w:r w:rsidR="008C0C31">
              <w:rPr>
                <w:noProof/>
              </w:rPr>
            </w:r>
            <w:r w:rsidR="008C0C31">
              <w:rPr>
                <w:noProof/>
              </w:rPr>
              <w:fldChar w:fldCharType="separate"/>
            </w:r>
            <w:r w:rsidR="008C0C31">
              <w:rPr>
                <w:noProof/>
              </w:rPr>
              <w:t>2</w:t>
            </w:r>
            <w:r w:rsidR="008C0C31">
              <w:rPr>
                <w:noProof/>
              </w:rPr>
              <w:fldChar w:fldCharType="end"/>
            </w:r>
          </w:hyperlink>
        </w:p>
        <w:p w14:paraId="053A8E35"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56" w:history="1">
            <w:r w:rsidRPr="00F06BC3">
              <w:rPr>
                <w:rStyle w:val="Hyperlink"/>
                <w:noProof/>
              </w:rPr>
              <w:t>Purpose and Scope</w:t>
            </w:r>
            <w:r>
              <w:rPr>
                <w:noProof/>
              </w:rPr>
              <w:tab/>
            </w:r>
            <w:r>
              <w:rPr>
                <w:noProof/>
              </w:rPr>
              <w:fldChar w:fldCharType="begin"/>
            </w:r>
            <w:r>
              <w:rPr>
                <w:noProof/>
              </w:rPr>
              <w:instrText xml:space="preserve"> PAGEREF _Toc223702656 \h </w:instrText>
            </w:r>
            <w:r>
              <w:rPr>
                <w:noProof/>
              </w:rPr>
            </w:r>
            <w:r>
              <w:rPr>
                <w:noProof/>
              </w:rPr>
              <w:fldChar w:fldCharType="separate"/>
            </w:r>
            <w:r>
              <w:rPr>
                <w:noProof/>
              </w:rPr>
              <w:t>5</w:t>
            </w:r>
            <w:r>
              <w:rPr>
                <w:noProof/>
              </w:rPr>
              <w:fldChar w:fldCharType="end"/>
            </w:r>
          </w:hyperlink>
        </w:p>
        <w:p w14:paraId="326E32DD"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57" w:history="1">
            <w:r w:rsidRPr="00F06BC3">
              <w:rPr>
                <w:rStyle w:val="Hyperlink"/>
                <w:noProof/>
              </w:rPr>
              <w:t>1. Executive Summary</w:t>
            </w:r>
            <w:r>
              <w:rPr>
                <w:noProof/>
              </w:rPr>
              <w:tab/>
            </w:r>
            <w:r>
              <w:rPr>
                <w:noProof/>
              </w:rPr>
              <w:fldChar w:fldCharType="begin"/>
            </w:r>
            <w:r>
              <w:rPr>
                <w:noProof/>
              </w:rPr>
              <w:instrText xml:space="preserve"> PAGEREF _Toc223702657 \h </w:instrText>
            </w:r>
            <w:r>
              <w:rPr>
                <w:noProof/>
              </w:rPr>
            </w:r>
            <w:r>
              <w:rPr>
                <w:noProof/>
              </w:rPr>
              <w:fldChar w:fldCharType="separate"/>
            </w:r>
            <w:r>
              <w:rPr>
                <w:noProof/>
              </w:rPr>
              <w:t>5</w:t>
            </w:r>
            <w:r>
              <w:rPr>
                <w:noProof/>
              </w:rPr>
              <w:fldChar w:fldCharType="end"/>
            </w:r>
          </w:hyperlink>
        </w:p>
        <w:p w14:paraId="48A2172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58" w:history="1">
            <w:r w:rsidRPr="00F06BC3">
              <w:rPr>
                <w:rStyle w:val="Hyperlink"/>
                <w:noProof/>
              </w:rPr>
              <w:t>Key System Parameters</w:t>
            </w:r>
            <w:r>
              <w:rPr>
                <w:noProof/>
              </w:rPr>
              <w:tab/>
            </w:r>
            <w:r>
              <w:rPr>
                <w:noProof/>
              </w:rPr>
              <w:fldChar w:fldCharType="begin"/>
            </w:r>
            <w:r>
              <w:rPr>
                <w:noProof/>
              </w:rPr>
              <w:instrText xml:space="preserve"> PAGEREF _Toc223702658 \h </w:instrText>
            </w:r>
            <w:r>
              <w:rPr>
                <w:noProof/>
              </w:rPr>
            </w:r>
            <w:r>
              <w:rPr>
                <w:noProof/>
              </w:rPr>
              <w:fldChar w:fldCharType="separate"/>
            </w:r>
            <w:r>
              <w:rPr>
                <w:noProof/>
              </w:rPr>
              <w:t>5</w:t>
            </w:r>
            <w:r>
              <w:rPr>
                <w:noProof/>
              </w:rPr>
              <w:fldChar w:fldCharType="end"/>
            </w:r>
          </w:hyperlink>
        </w:p>
        <w:p w14:paraId="0D604A2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59" w:history="1">
            <w:r w:rsidRPr="00F06BC3">
              <w:rPr>
                <w:rStyle w:val="Hyperlink"/>
                <w:noProof/>
              </w:rPr>
              <w:t>Upgrade Drivers</w:t>
            </w:r>
            <w:r>
              <w:rPr>
                <w:noProof/>
              </w:rPr>
              <w:tab/>
            </w:r>
            <w:r>
              <w:rPr>
                <w:noProof/>
              </w:rPr>
              <w:fldChar w:fldCharType="begin"/>
            </w:r>
            <w:r>
              <w:rPr>
                <w:noProof/>
              </w:rPr>
              <w:instrText xml:space="preserve"> PAGEREF _Toc223702659 \h </w:instrText>
            </w:r>
            <w:r>
              <w:rPr>
                <w:noProof/>
              </w:rPr>
            </w:r>
            <w:r>
              <w:rPr>
                <w:noProof/>
              </w:rPr>
              <w:fldChar w:fldCharType="separate"/>
            </w:r>
            <w:r>
              <w:rPr>
                <w:noProof/>
              </w:rPr>
              <w:t>5</w:t>
            </w:r>
            <w:r>
              <w:rPr>
                <w:noProof/>
              </w:rPr>
              <w:fldChar w:fldCharType="end"/>
            </w:r>
          </w:hyperlink>
        </w:p>
        <w:p w14:paraId="420A93F6"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60" w:history="1">
            <w:r w:rsidRPr="00F06BC3">
              <w:rPr>
                <w:rStyle w:val="Hyperlink"/>
                <w:noProof/>
              </w:rPr>
              <w:t>2. System-Level Architecture</w:t>
            </w:r>
            <w:r>
              <w:rPr>
                <w:noProof/>
              </w:rPr>
              <w:tab/>
            </w:r>
            <w:r>
              <w:rPr>
                <w:noProof/>
              </w:rPr>
              <w:fldChar w:fldCharType="begin"/>
            </w:r>
            <w:r>
              <w:rPr>
                <w:noProof/>
              </w:rPr>
              <w:instrText xml:space="preserve"> PAGEREF _Toc223702660 \h </w:instrText>
            </w:r>
            <w:r>
              <w:rPr>
                <w:noProof/>
              </w:rPr>
            </w:r>
            <w:r>
              <w:rPr>
                <w:noProof/>
              </w:rPr>
              <w:fldChar w:fldCharType="separate"/>
            </w:r>
            <w:r>
              <w:rPr>
                <w:noProof/>
              </w:rPr>
              <w:t>6</w:t>
            </w:r>
            <w:r>
              <w:rPr>
                <w:noProof/>
              </w:rPr>
              <w:fldChar w:fldCharType="end"/>
            </w:r>
          </w:hyperlink>
        </w:p>
        <w:p w14:paraId="2ADB289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1" w:history="1">
            <w:r w:rsidRPr="00F06BC3">
              <w:rPr>
                <w:rStyle w:val="Hyperlink"/>
                <w:noProof/>
              </w:rPr>
              <w:t>2.1 Legacy System Architecture</w:t>
            </w:r>
            <w:r>
              <w:rPr>
                <w:noProof/>
              </w:rPr>
              <w:tab/>
            </w:r>
            <w:r>
              <w:rPr>
                <w:noProof/>
              </w:rPr>
              <w:fldChar w:fldCharType="begin"/>
            </w:r>
            <w:r>
              <w:rPr>
                <w:noProof/>
              </w:rPr>
              <w:instrText xml:space="preserve"> PAGEREF _Toc223702661 \h </w:instrText>
            </w:r>
            <w:r>
              <w:rPr>
                <w:noProof/>
              </w:rPr>
            </w:r>
            <w:r>
              <w:rPr>
                <w:noProof/>
              </w:rPr>
              <w:fldChar w:fldCharType="separate"/>
            </w:r>
            <w:r>
              <w:rPr>
                <w:noProof/>
              </w:rPr>
              <w:t>6</w:t>
            </w:r>
            <w:r>
              <w:rPr>
                <w:noProof/>
              </w:rPr>
              <w:fldChar w:fldCharType="end"/>
            </w:r>
          </w:hyperlink>
        </w:p>
        <w:p w14:paraId="34B236F3"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2" w:history="1">
            <w:r w:rsidRPr="00F06BC3">
              <w:rPr>
                <w:rStyle w:val="Hyperlink"/>
                <w:noProof/>
              </w:rPr>
              <w:t>2.2 Upgraded System Architecture</w:t>
            </w:r>
            <w:r>
              <w:rPr>
                <w:noProof/>
              </w:rPr>
              <w:tab/>
            </w:r>
            <w:r>
              <w:rPr>
                <w:noProof/>
              </w:rPr>
              <w:fldChar w:fldCharType="begin"/>
            </w:r>
            <w:r>
              <w:rPr>
                <w:noProof/>
              </w:rPr>
              <w:instrText xml:space="preserve"> PAGEREF _Toc223702662 \h </w:instrText>
            </w:r>
            <w:r>
              <w:rPr>
                <w:noProof/>
              </w:rPr>
            </w:r>
            <w:r>
              <w:rPr>
                <w:noProof/>
              </w:rPr>
              <w:fldChar w:fldCharType="separate"/>
            </w:r>
            <w:r>
              <w:rPr>
                <w:noProof/>
              </w:rPr>
              <w:t>6</w:t>
            </w:r>
            <w:r>
              <w:rPr>
                <w:noProof/>
              </w:rPr>
              <w:fldChar w:fldCharType="end"/>
            </w:r>
          </w:hyperlink>
        </w:p>
        <w:p w14:paraId="33F2E44A"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3" w:history="1">
            <w:r w:rsidRPr="00F06BC3">
              <w:rPr>
                <w:rStyle w:val="Hyperlink"/>
                <w:noProof/>
              </w:rPr>
              <w:t>2.3 What Stays, What Changes, What Is New</w:t>
            </w:r>
            <w:r>
              <w:rPr>
                <w:noProof/>
              </w:rPr>
              <w:tab/>
            </w:r>
            <w:r>
              <w:rPr>
                <w:noProof/>
              </w:rPr>
              <w:fldChar w:fldCharType="begin"/>
            </w:r>
            <w:r>
              <w:rPr>
                <w:noProof/>
              </w:rPr>
              <w:instrText xml:space="preserve"> PAGEREF _Toc223702663 \h </w:instrText>
            </w:r>
            <w:r>
              <w:rPr>
                <w:noProof/>
              </w:rPr>
            </w:r>
            <w:r>
              <w:rPr>
                <w:noProof/>
              </w:rPr>
              <w:fldChar w:fldCharType="separate"/>
            </w:r>
            <w:r>
              <w:rPr>
                <w:noProof/>
              </w:rPr>
              <w:t>7</w:t>
            </w:r>
            <w:r>
              <w:rPr>
                <w:noProof/>
              </w:rPr>
              <w:fldChar w:fldCharType="end"/>
            </w:r>
          </w:hyperlink>
        </w:p>
        <w:p w14:paraId="082CC6D3"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64" w:history="1">
            <w:r w:rsidRPr="00F06BC3">
              <w:rPr>
                <w:rStyle w:val="Hyperlink"/>
                <w:noProof/>
              </w:rPr>
              <w:t>3. Physical Layout and Locations</w:t>
            </w:r>
            <w:r>
              <w:rPr>
                <w:noProof/>
              </w:rPr>
              <w:tab/>
            </w:r>
            <w:r>
              <w:rPr>
                <w:noProof/>
              </w:rPr>
              <w:fldChar w:fldCharType="begin"/>
            </w:r>
            <w:r>
              <w:rPr>
                <w:noProof/>
              </w:rPr>
              <w:instrText xml:space="preserve"> PAGEREF _Toc223702664 \h </w:instrText>
            </w:r>
            <w:r>
              <w:rPr>
                <w:noProof/>
              </w:rPr>
            </w:r>
            <w:r>
              <w:rPr>
                <w:noProof/>
              </w:rPr>
              <w:fldChar w:fldCharType="separate"/>
            </w:r>
            <w:r>
              <w:rPr>
                <w:noProof/>
              </w:rPr>
              <w:t>8</w:t>
            </w:r>
            <w:r>
              <w:rPr>
                <w:noProof/>
              </w:rPr>
              <w:fldChar w:fldCharType="end"/>
            </w:r>
          </w:hyperlink>
        </w:p>
        <w:p w14:paraId="38D43B4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5" w:history="1">
            <w:r w:rsidRPr="00F06BC3">
              <w:rPr>
                <w:rStyle w:val="Hyperlink"/>
                <w:noProof/>
              </w:rPr>
              <w:t>Cabling Between Locations</w:t>
            </w:r>
            <w:r>
              <w:rPr>
                <w:noProof/>
              </w:rPr>
              <w:tab/>
            </w:r>
            <w:r>
              <w:rPr>
                <w:noProof/>
              </w:rPr>
              <w:fldChar w:fldCharType="begin"/>
            </w:r>
            <w:r>
              <w:rPr>
                <w:noProof/>
              </w:rPr>
              <w:instrText xml:space="preserve"> PAGEREF _Toc223702665 \h </w:instrText>
            </w:r>
            <w:r>
              <w:rPr>
                <w:noProof/>
              </w:rPr>
            </w:r>
            <w:r>
              <w:rPr>
                <w:noProof/>
              </w:rPr>
              <w:fldChar w:fldCharType="separate"/>
            </w:r>
            <w:r>
              <w:rPr>
                <w:noProof/>
              </w:rPr>
              <w:t>8</w:t>
            </w:r>
            <w:r>
              <w:rPr>
                <w:noProof/>
              </w:rPr>
              <w:fldChar w:fldCharType="end"/>
            </w:r>
          </w:hyperlink>
        </w:p>
        <w:p w14:paraId="40F22C11"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66" w:history="1">
            <w:r w:rsidRPr="00F06BC3">
              <w:rPr>
                <w:rStyle w:val="Hyperlink"/>
                <w:noProof/>
              </w:rPr>
              <w:t>4. RF Plant — Retained Physical Infrastructure</w:t>
            </w:r>
            <w:r>
              <w:rPr>
                <w:noProof/>
              </w:rPr>
              <w:tab/>
            </w:r>
            <w:r>
              <w:rPr>
                <w:noProof/>
              </w:rPr>
              <w:fldChar w:fldCharType="begin"/>
            </w:r>
            <w:r>
              <w:rPr>
                <w:noProof/>
              </w:rPr>
              <w:instrText xml:space="preserve"> PAGEREF _Toc223702666 \h </w:instrText>
            </w:r>
            <w:r>
              <w:rPr>
                <w:noProof/>
              </w:rPr>
            </w:r>
            <w:r>
              <w:rPr>
                <w:noProof/>
              </w:rPr>
              <w:fldChar w:fldCharType="separate"/>
            </w:r>
            <w:r>
              <w:rPr>
                <w:noProof/>
              </w:rPr>
              <w:t>9</w:t>
            </w:r>
            <w:r>
              <w:rPr>
                <w:noProof/>
              </w:rPr>
              <w:fldChar w:fldCharType="end"/>
            </w:r>
          </w:hyperlink>
        </w:p>
        <w:p w14:paraId="259160E5"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7" w:history="1">
            <w:r w:rsidRPr="00F06BC3">
              <w:rPr>
                <w:rStyle w:val="Hyperlink"/>
                <w:noProof/>
              </w:rPr>
              <w:t>4.1 Klystron</w:t>
            </w:r>
            <w:r>
              <w:rPr>
                <w:noProof/>
              </w:rPr>
              <w:tab/>
            </w:r>
            <w:r>
              <w:rPr>
                <w:noProof/>
              </w:rPr>
              <w:fldChar w:fldCharType="begin"/>
            </w:r>
            <w:r>
              <w:rPr>
                <w:noProof/>
              </w:rPr>
              <w:instrText xml:space="preserve"> PAGEREF _Toc223702667 \h </w:instrText>
            </w:r>
            <w:r>
              <w:rPr>
                <w:noProof/>
              </w:rPr>
            </w:r>
            <w:r>
              <w:rPr>
                <w:noProof/>
              </w:rPr>
              <w:fldChar w:fldCharType="separate"/>
            </w:r>
            <w:r>
              <w:rPr>
                <w:noProof/>
              </w:rPr>
              <w:t>9</w:t>
            </w:r>
            <w:r>
              <w:rPr>
                <w:noProof/>
              </w:rPr>
              <w:fldChar w:fldCharType="end"/>
            </w:r>
          </w:hyperlink>
        </w:p>
        <w:p w14:paraId="553EE710"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8" w:history="1">
            <w:r w:rsidRPr="00F06BC3">
              <w:rPr>
                <w:rStyle w:val="Hyperlink"/>
                <w:noProof/>
              </w:rPr>
              <w:t>4.2 Waveguide Distribution</w:t>
            </w:r>
            <w:r>
              <w:rPr>
                <w:noProof/>
              </w:rPr>
              <w:tab/>
            </w:r>
            <w:r>
              <w:rPr>
                <w:noProof/>
              </w:rPr>
              <w:fldChar w:fldCharType="begin"/>
            </w:r>
            <w:r>
              <w:rPr>
                <w:noProof/>
              </w:rPr>
              <w:instrText xml:space="preserve"> PAGEREF _Toc223702668 \h </w:instrText>
            </w:r>
            <w:r>
              <w:rPr>
                <w:noProof/>
              </w:rPr>
            </w:r>
            <w:r>
              <w:rPr>
                <w:noProof/>
              </w:rPr>
              <w:fldChar w:fldCharType="separate"/>
            </w:r>
            <w:r>
              <w:rPr>
                <w:noProof/>
              </w:rPr>
              <w:t>9</w:t>
            </w:r>
            <w:r>
              <w:rPr>
                <w:noProof/>
              </w:rPr>
              <w:fldChar w:fldCharType="end"/>
            </w:r>
          </w:hyperlink>
        </w:p>
        <w:p w14:paraId="693341A7"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69" w:history="1">
            <w:r w:rsidRPr="00F06BC3">
              <w:rPr>
                <w:rStyle w:val="Hyperlink"/>
                <w:noProof/>
              </w:rPr>
              <w:t>4.3 RF Cavities</w:t>
            </w:r>
            <w:r>
              <w:rPr>
                <w:noProof/>
              </w:rPr>
              <w:tab/>
            </w:r>
            <w:r>
              <w:rPr>
                <w:noProof/>
              </w:rPr>
              <w:fldChar w:fldCharType="begin"/>
            </w:r>
            <w:r>
              <w:rPr>
                <w:noProof/>
              </w:rPr>
              <w:instrText xml:space="preserve"> PAGEREF _Toc223702669 \h </w:instrText>
            </w:r>
            <w:r>
              <w:rPr>
                <w:noProof/>
              </w:rPr>
            </w:r>
            <w:r>
              <w:rPr>
                <w:noProof/>
              </w:rPr>
              <w:fldChar w:fldCharType="separate"/>
            </w:r>
            <w:r>
              <w:rPr>
                <w:noProof/>
              </w:rPr>
              <w:t>9</w:t>
            </w:r>
            <w:r>
              <w:rPr>
                <w:noProof/>
              </w:rPr>
              <w:fldChar w:fldCharType="end"/>
            </w:r>
          </w:hyperlink>
        </w:p>
        <w:p w14:paraId="6E6A92A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0" w:history="1">
            <w:r w:rsidRPr="00F06BC3">
              <w:rPr>
                <w:rStyle w:val="Hyperlink"/>
                <w:noProof/>
              </w:rPr>
              <w:t>4.4 Drive Amplifier</w:t>
            </w:r>
            <w:r>
              <w:rPr>
                <w:noProof/>
              </w:rPr>
              <w:tab/>
            </w:r>
            <w:r>
              <w:rPr>
                <w:noProof/>
              </w:rPr>
              <w:fldChar w:fldCharType="begin"/>
            </w:r>
            <w:r>
              <w:rPr>
                <w:noProof/>
              </w:rPr>
              <w:instrText xml:space="preserve"> PAGEREF _Toc223702670 \h </w:instrText>
            </w:r>
            <w:r>
              <w:rPr>
                <w:noProof/>
              </w:rPr>
            </w:r>
            <w:r>
              <w:rPr>
                <w:noProof/>
              </w:rPr>
              <w:fldChar w:fldCharType="separate"/>
            </w:r>
            <w:r>
              <w:rPr>
                <w:noProof/>
              </w:rPr>
              <w:t>9</w:t>
            </w:r>
            <w:r>
              <w:rPr>
                <w:noProof/>
              </w:rPr>
              <w:fldChar w:fldCharType="end"/>
            </w:r>
          </w:hyperlink>
        </w:p>
        <w:p w14:paraId="0988516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1" w:history="1">
            <w:r w:rsidRPr="00F06BC3">
              <w:rPr>
                <w:rStyle w:val="Hyperlink"/>
                <w:noProof/>
              </w:rPr>
              <w:t>4.5 Legacy Collector Power Protection</w:t>
            </w:r>
            <w:r>
              <w:rPr>
                <w:noProof/>
              </w:rPr>
              <w:tab/>
            </w:r>
            <w:r>
              <w:rPr>
                <w:noProof/>
              </w:rPr>
              <w:fldChar w:fldCharType="begin"/>
            </w:r>
            <w:r>
              <w:rPr>
                <w:noProof/>
              </w:rPr>
              <w:instrText xml:space="preserve"> PAGEREF _Toc223702671 \h </w:instrText>
            </w:r>
            <w:r>
              <w:rPr>
                <w:noProof/>
              </w:rPr>
            </w:r>
            <w:r>
              <w:rPr>
                <w:noProof/>
              </w:rPr>
              <w:fldChar w:fldCharType="separate"/>
            </w:r>
            <w:r>
              <w:rPr>
                <w:noProof/>
              </w:rPr>
              <w:t>9</w:t>
            </w:r>
            <w:r>
              <w:rPr>
                <w:noProof/>
              </w:rPr>
              <w:fldChar w:fldCharType="end"/>
            </w:r>
          </w:hyperlink>
        </w:p>
        <w:p w14:paraId="4DA8B71C"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2" w:history="1">
            <w:r w:rsidRPr="00F06BC3">
              <w:rPr>
                <w:rStyle w:val="Hyperlink"/>
                <w:noProof/>
              </w:rPr>
              <w:t>4.6 RF Signal Monitoring</w:t>
            </w:r>
            <w:r>
              <w:rPr>
                <w:noProof/>
              </w:rPr>
              <w:tab/>
            </w:r>
            <w:r>
              <w:rPr>
                <w:noProof/>
              </w:rPr>
              <w:fldChar w:fldCharType="begin"/>
            </w:r>
            <w:r>
              <w:rPr>
                <w:noProof/>
              </w:rPr>
              <w:instrText xml:space="preserve"> PAGEREF _Toc223702672 \h </w:instrText>
            </w:r>
            <w:r>
              <w:rPr>
                <w:noProof/>
              </w:rPr>
            </w:r>
            <w:r>
              <w:rPr>
                <w:noProof/>
              </w:rPr>
              <w:fldChar w:fldCharType="separate"/>
            </w:r>
            <w:r>
              <w:rPr>
                <w:noProof/>
              </w:rPr>
              <w:t>10</w:t>
            </w:r>
            <w:r>
              <w:rPr>
                <w:noProof/>
              </w:rPr>
              <w:fldChar w:fldCharType="end"/>
            </w:r>
          </w:hyperlink>
        </w:p>
        <w:p w14:paraId="5C859851" w14:textId="77777777" w:rsidR="008C0C31" w:rsidRDefault="008C0C31">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3702673" w:history="1">
            <w:r w:rsidRPr="00F06BC3">
              <w:rPr>
                <w:rStyle w:val="Hyperlink"/>
                <w:noProof/>
              </w:rPr>
              <w:t>RF Plant Signal Flow</w:t>
            </w:r>
            <w:r>
              <w:rPr>
                <w:noProof/>
              </w:rPr>
              <w:tab/>
            </w:r>
            <w:r>
              <w:rPr>
                <w:noProof/>
              </w:rPr>
              <w:fldChar w:fldCharType="begin"/>
            </w:r>
            <w:r>
              <w:rPr>
                <w:noProof/>
              </w:rPr>
              <w:instrText xml:space="preserve"> PAGEREF _Toc223702673 \h </w:instrText>
            </w:r>
            <w:r>
              <w:rPr>
                <w:noProof/>
              </w:rPr>
            </w:r>
            <w:r>
              <w:rPr>
                <w:noProof/>
              </w:rPr>
              <w:fldChar w:fldCharType="separate"/>
            </w:r>
            <w:r>
              <w:rPr>
                <w:noProof/>
              </w:rPr>
              <w:t>10</w:t>
            </w:r>
            <w:r>
              <w:rPr>
                <w:noProof/>
              </w:rPr>
              <w:fldChar w:fldCharType="end"/>
            </w:r>
          </w:hyperlink>
        </w:p>
        <w:p w14:paraId="0C3151E4" w14:textId="77777777" w:rsidR="008C0C31" w:rsidRDefault="008C0C31">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3702674" w:history="1">
            <w:r w:rsidRPr="00F06BC3">
              <w:rPr>
                <w:rStyle w:val="Hyperlink"/>
                <w:noProof/>
              </w:rPr>
              <w:t>Monitored RF Signals</w:t>
            </w:r>
            <w:r>
              <w:rPr>
                <w:noProof/>
              </w:rPr>
              <w:tab/>
            </w:r>
            <w:r>
              <w:rPr>
                <w:noProof/>
              </w:rPr>
              <w:fldChar w:fldCharType="begin"/>
            </w:r>
            <w:r>
              <w:rPr>
                <w:noProof/>
              </w:rPr>
              <w:instrText xml:space="preserve"> PAGEREF _Toc223702674 \h </w:instrText>
            </w:r>
            <w:r>
              <w:rPr>
                <w:noProof/>
              </w:rPr>
            </w:r>
            <w:r>
              <w:rPr>
                <w:noProof/>
              </w:rPr>
              <w:fldChar w:fldCharType="separate"/>
            </w:r>
            <w:r>
              <w:rPr>
                <w:noProof/>
              </w:rPr>
              <w:t>10</w:t>
            </w:r>
            <w:r>
              <w:rPr>
                <w:noProof/>
              </w:rPr>
              <w:fldChar w:fldCharType="end"/>
            </w:r>
          </w:hyperlink>
        </w:p>
        <w:p w14:paraId="5B1F51F9"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75" w:history="1">
            <w:r w:rsidRPr="00F06BC3">
              <w:rPr>
                <w:rStyle w:val="Hyperlink"/>
                <w:noProof/>
              </w:rPr>
              <w:t>5. Subsystem 1: LLRF Controller</w:t>
            </w:r>
            <w:r>
              <w:rPr>
                <w:noProof/>
              </w:rPr>
              <w:tab/>
            </w:r>
            <w:r>
              <w:rPr>
                <w:noProof/>
              </w:rPr>
              <w:fldChar w:fldCharType="begin"/>
            </w:r>
            <w:r>
              <w:rPr>
                <w:noProof/>
              </w:rPr>
              <w:instrText xml:space="preserve"> PAGEREF _Toc223702675 \h </w:instrText>
            </w:r>
            <w:r>
              <w:rPr>
                <w:noProof/>
              </w:rPr>
            </w:r>
            <w:r>
              <w:rPr>
                <w:noProof/>
              </w:rPr>
              <w:fldChar w:fldCharType="separate"/>
            </w:r>
            <w:r>
              <w:rPr>
                <w:noProof/>
              </w:rPr>
              <w:t>11</w:t>
            </w:r>
            <w:r>
              <w:rPr>
                <w:noProof/>
              </w:rPr>
              <w:fldChar w:fldCharType="end"/>
            </w:r>
          </w:hyperlink>
        </w:p>
        <w:p w14:paraId="5B98957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6" w:history="1">
            <w:r w:rsidRPr="00F06BC3">
              <w:rPr>
                <w:rStyle w:val="Hyperlink"/>
                <w:noProof/>
              </w:rPr>
              <w:t>5.1 Legacy System</w:t>
            </w:r>
            <w:r>
              <w:rPr>
                <w:noProof/>
              </w:rPr>
              <w:tab/>
            </w:r>
            <w:r>
              <w:rPr>
                <w:noProof/>
              </w:rPr>
              <w:fldChar w:fldCharType="begin"/>
            </w:r>
            <w:r>
              <w:rPr>
                <w:noProof/>
              </w:rPr>
              <w:instrText xml:space="preserve"> PAGEREF _Toc223702676 \h </w:instrText>
            </w:r>
            <w:r>
              <w:rPr>
                <w:noProof/>
              </w:rPr>
            </w:r>
            <w:r>
              <w:rPr>
                <w:noProof/>
              </w:rPr>
              <w:fldChar w:fldCharType="separate"/>
            </w:r>
            <w:r>
              <w:rPr>
                <w:noProof/>
              </w:rPr>
              <w:t>11</w:t>
            </w:r>
            <w:r>
              <w:rPr>
                <w:noProof/>
              </w:rPr>
              <w:fldChar w:fldCharType="end"/>
            </w:r>
          </w:hyperlink>
        </w:p>
        <w:p w14:paraId="07AC1364"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7" w:history="1">
            <w:r w:rsidRPr="00F06BC3">
              <w:rPr>
                <w:rStyle w:val="Hyperlink"/>
                <w:noProof/>
              </w:rPr>
              <w:t>5.2 Upgraded System — Dimtel LLRF9/476</w:t>
            </w:r>
            <w:r>
              <w:rPr>
                <w:noProof/>
              </w:rPr>
              <w:tab/>
            </w:r>
            <w:r>
              <w:rPr>
                <w:noProof/>
              </w:rPr>
              <w:fldChar w:fldCharType="begin"/>
            </w:r>
            <w:r>
              <w:rPr>
                <w:noProof/>
              </w:rPr>
              <w:instrText xml:space="preserve"> PAGEREF _Toc223702677 \h </w:instrText>
            </w:r>
            <w:r>
              <w:rPr>
                <w:noProof/>
              </w:rPr>
            </w:r>
            <w:r>
              <w:rPr>
                <w:noProof/>
              </w:rPr>
              <w:fldChar w:fldCharType="separate"/>
            </w:r>
            <w:r>
              <w:rPr>
                <w:noProof/>
              </w:rPr>
              <w:t>12</w:t>
            </w:r>
            <w:r>
              <w:rPr>
                <w:noProof/>
              </w:rPr>
              <w:fldChar w:fldCharType="end"/>
            </w:r>
          </w:hyperlink>
        </w:p>
        <w:p w14:paraId="6F70862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8" w:history="1">
            <w:r w:rsidRPr="00F06BC3">
              <w:rPr>
                <w:rStyle w:val="Hyperlink"/>
                <w:noProof/>
              </w:rPr>
              <w:t>5.3 Two-Unit Configuration for SPEAR3</w:t>
            </w:r>
            <w:r>
              <w:rPr>
                <w:noProof/>
              </w:rPr>
              <w:tab/>
            </w:r>
            <w:r>
              <w:rPr>
                <w:noProof/>
              </w:rPr>
              <w:fldChar w:fldCharType="begin"/>
            </w:r>
            <w:r>
              <w:rPr>
                <w:noProof/>
              </w:rPr>
              <w:instrText xml:space="preserve"> PAGEREF _Toc223702678 \h </w:instrText>
            </w:r>
            <w:r>
              <w:rPr>
                <w:noProof/>
              </w:rPr>
            </w:r>
            <w:r>
              <w:rPr>
                <w:noProof/>
              </w:rPr>
              <w:fldChar w:fldCharType="separate"/>
            </w:r>
            <w:r>
              <w:rPr>
                <w:noProof/>
              </w:rPr>
              <w:t>12</w:t>
            </w:r>
            <w:r>
              <w:rPr>
                <w:noProof/>
              </w:rPr>
              <w:fldChar w:fldCharType="end"/>
            </w:r>
          </w:hyperlink>
        </w:p>
        <w:p w14:paraId="4AD80B38"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79" w:history="1">
            <w:r w:rsidRPr="00F06BC3">
              <w:rPr>
                <w:rStyle w:val="Hyperlink"/>
                <w:noProof/>
              </w:rPr>
              <w:t>5.4 Key Performance Specifications</w:t>
            </w:r>
            <w:r>
              <w:rPr>
                <w:noProof/>
              </w:rPr>
              <w:tab/>
            </w:r>
            <w:r>
              <w:rPr>
                <w:noProof/>
              </w:rPr>
              <w:fldChar w:fldCharType="begin"/>
            </w:r>
            <w:r>
              <w:rPr>
                <w:noProof/>
              </w:rPr>
              <w:instrText xml:space="preserve"> PAGEREF _Toc223702679 \h </w:instrText>
            </w:r>
            <w:r>
              <w:rPr>
                <w:noProof/>
              </w:rPr>
            </w:r>
            <w:r>
              <w:rPr>
                <w:noProof/>
              </w:rPr>
              <w:fldChar w:fldCharType="separate"/>
            </w:r>
            <w:r>
              <w:rPr>
                <w:noProof/>
              </w:rPr>
              <w:t>13</w:t>
            </w:r>
            <w:r>
              <w:rPr>
                <w:noProof/>
              </w:rPr>
              <w:fldChar w:fldCharType="end"/>
            </w:r>
          </w:hyperlink>
        </w:p>
        <w:p w14:paraId="5D3336E3"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0" w:history="1">
            <w:r w:rsidRPr="00F06BC3">
              <w:rPr>
                <w:rStyle w:val="Hyperlink"/>
                <w:noProof/>
              </w:rPr>
              <w:t>5.5 Interfaces</w:t>
            </w:r>
            <w:r>
              <w:rPr>
                <w:noProof/>
              </w:rPr>
              <w:tab/>
            </w:r>
            <w:r>
              <w:rPr>
                <w:noProof/>
              </w:rPr>
              <w:fldChar w:fldCharType="begin"/>
            </w:r>
            <w:r>
              <w:rPr>
                <w:noProof/>
              </w:rPr>
              <w:instrText xml:space="preserve"> PAGEREF _Toc223702680 \h </w:instrText>
            </w:r>
            <w:r>
              <w:rPr>
                <w:noProof/>
              </w:rPr>
            </w:r>
            <w:r>
              <w:rPr>
                <w:noProof/>
              </w:rPr>
              <w:fldChar w:fldCharType="separate"/>
            </w:r>
            <w:r>
              <w:rPr>
                <w:noProof/>
              </w:rPr>
              <w:t>13</w:t>
            </w:r>
            <w:r>
              <w:rPr>
                <w:noProof/>
              </w:rPr>
              <w:fldChar w:fldCharType="end"/>
            </w:r>
          </w:hyperlink>
        </w:p>
        <w:p w14:paraId="10CD909D"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81" w:history="1">
            <w:r w:rsidRPr="00F06BC3">
              <w:rPr>
                <w:rStyle w:val="Hyperlink"/>
                <w:noProof/>
              </w:rPr>
              <w:t>6. Subsystem 2: High Voltage Power Supply (HVPS)</w:t>
            </w:r>
            <w:r>
              <w:rPr>
                <w:noProof/>
              </w:rPr>
              <w:tab/>
            </w:r>
            <w:r>
              <w:rPr>
                <w:noProof/>
              </w:rPr>
              <w:fldChar w:fldCharType="begin"/>
            </w:r>
            <w:r>
              <w:rPr>
                <w:noProof/>
              </w:rPr>
              <w:instrText xml:space="preserve"> PAGEREF _Toc223702681 \h </w:instrText>
            </w:r>
            <w:r>
              <w:rPr>
                <w:noProof/>
              </w:rPr>
            </w:r>
            <w:r>
              <w:rPr>
                <w:noProof/>
              </w:rPr>
              <w:fldChar w:fldCharType="separate"/>
            </w:r>
            <w:r>
              <w:rPr>
                <w:noProof/>
              </w:rPr>
              <w:t>13</w:t>
            </w:r>
            <w:r>
              <w:rPr>
                <w:noProof/>
              </w:rPr>
              <w:fldChar w:fldCharType="end"/>
            </w:r>
          </w:hyperlink>
        </w:p>
        <w:p w14:paraId="39318AF6"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2" w:history="1">
            <w:r w:rsidRPr="00F06BC3">
              <w:rPr>
                <w:rStyle w:val="Hyperlink"/>
                <w:noProof/>
              </w:rPr>
              <w:t>6.1 Power Section (Retained)</w:t>
            </w:r>
            <w:r>
              <w:rPr>
                <w:noProof/>
              </w:rPr>
              <w:tab/>
            </w:r>
            <w:r>
              <w:rPr>
                <w:noProof/>
              </w:rPr>
              <w:fldChar w:fldCharType="begin"/>
            </w:r>
            <w:r>
              <w:rPr>
                <w:noProof/>
              </w:rPr>
              <w:instrText xml:space="preserve"> PAGEREF _Toc223702682 \h </w:instrText>
            </w:r>
            <w:r>
              <w:rPr>
                <w:noProof/>
              </w:rPr>
            </w:r>
            <w:r>
              <w:rPr>
                <w:noProof/>
              </w:rPr>
              <w:fldChar w:fldCharType="separate"/>
            </w:r>
            <w:r>
              <w:rPr>
                <w:noProof/>
              </w:rPr>
              <w:t>13</w:t>
            </w:r>
            <w:r>
              <w:rPr>
                <w:noProof/>
              </w:rPr>
              <w:fldChar w:fldCharType="end"/>
            </w:r>
          </w:hyperlink>
        </w:p>
        <w:p w14:paraId="3CACD47C"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3" w:history="1">
            <w:r w:rsidRPr="00F06BC3">
              <w:rPr>
                <w:rStyle w:val="Hyperlink"/>
                <w:noProof/>
              </w:rPr>
              <w:t>6.2 Legacy Controller</w:t>
            </w:r>
            <w:r>
              <w:rPr>
                <w:noProof/>
              </w:rPr>
              <w:tab/>
            </w:r>
            <w:r>
              <w:rPr>
                <w:noProof/>
              </w:rPr>
              <w:fldChar w:fldCharType="begin"/>
            </w:r>
            <w:r>
              <w:rPr>
                <w:noProof/>
              </w:rPr>
              <w:instrText xml:space="preserve"> PAGEREF _Toc223702683 \h </w:instrText>
            </w:r>
            <w:r>
              <w:rPr>
                <w:noProof/>
              </w:rPr>
            </w:r>
            <w:r>
              <w:rPr>
                <w:noProof/>
              </w:rPr>
              <w:fldChar w:fldCharType="separate"/>
            </w:r>
            <w:r>
              <w:rPr>
                <w:noProof/>
              </w:rPr>
              <w:t>14</w:t>
            </w:r>
            <w:r>
              <w:rPr>
                <w:noProof/>
              </w:rPr>
              <w:fldChar w:fldCharType="end"/>
            </w:r>
          </w:hyperlink>
        </w:p>
        <w:p w14:paraId="4D608013"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4" w:history="1">
            <w:r w:rsidRPr="00F06BC3">
              <w:rPr>
                <w:rStyle w:val="Hyperlink"/>
                <w:noProof/>
              </w:rPr>
              <w:t>6.3 Upgraded Controller</w:t>
            </w:r>
            <w:r>
              <w:rPr>
                <w:noProof/>
              </w:rPr>
              <w:tab/>
            </w:r>
            <w:r>
              <w:rPr>
                <w:noProof/>
              </w:rPr>
              <w:fldChar w:fldCharType="begin"/>
            </w:r>
            <w:r>
              <w:rPr>
                <w:noProof/>
              </w:rPr>
              <w:instrText xml:space="preserve"> PAGEREF _Toc223702684 \h </w:instrText>
            </w:r>
            <w:r>
              <w:rPr>
                <w:noProof/>
              </w:rPr>
            </w:r>
            <w:r>
              <w:rPr>
                <w:noProof/>
              </w:rPr>
              <w:fldChar w:fldCharType="separate"/>
            </w:r>
            <w:r>
              <w:rPr>
                <w:noProof/>
              </w:rPr>
              <w:t>15</w:t>
            </w:r>
            <w:r>
              <w:rPr>
                <w:noProof/>
              </w:rPr>
              <w:fldChar w:fldCharType="end"/>
            </w:r>
          </w:hyperlink>
        </w:p>
        <w:p w14:paraId="0A1E2961"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5" w:history="1">
            <w:r w:rsidRPr="00F06BC3">
              <w:rPr>
                <w:rStyle w:val="Hyperlink"/>
                <w:noProof/>
              </w:rPr>
              <w:t>6.4 HVPS Controller Interface</w:t>
            </w:r>
            <w:r>
              <w:rPr>
                <w:noProof/>
              </w:rPr>
              <w:tab/>
            </w:r>
            <w:r>
              <w:rPr>
                <w:noProof/>
              </w:rPr>
              <w:fldChar w:fldCharType="begin"/>
            </w:r>
            <w:r>
              <w:rPr>
                <w:noProof/>
              </w:rPr>
              <w:instrText xml:space="preserve"> PAGEREF _Toc223702685 \h </w:instrText>
            </w:r>
            <w:r>
              <w:rPr>
                <w:noProof/>
              </w:rPr>
            </w:r>
            <w:r>
              <w:rPr>
                <w:noProof/>
              </w:rPr>
              <w:fldChar w:fldCharType="separate"/>
            </w:r>
            <w:r>
              <w:rPr>
                <w:noProof/>
              </w:rPr>
              <w:t>15</w:t>
            </w:r>
            <w:r>
              <w:rPr>
                <w:noProof/>
              </w:rPr>
              <w:fldChar w:fldCharType="end"/>
            </w:r>
          </w:hyperlink>
        </w:p>
        <w:p w14:paraId="422624DC"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86" w:history="1">
            <w:r w:rsidRPr="00F06BC3">
              <w:rPr>
                <w:rStyle w:val="Hyperlink"/>
                <w:noProof/>
              </w:rPr>
              <w:t>7. Subsystem 3: Klystron Machine Protection System (Kly MPS)</w:t>
            </w:r>
            <w:r>
              <w:rPr>
                <w:noProof/>
              </w:rPr>
              <w:tab/>
            </w:r>
            <w:r>
              <w:rPr>
                <w:noProof/>
              </w:rPr>
              <w:fldChar w:fldCharType="begin"/>
            </w:r>
            <w:r>
              <w:rPr>
                <w:noProof/>
              </w:rPr>
              <w:instrText xml:space="preserve"> PAGEREF _Toc223702686 \h </w:instrText>
            </w:r>
            <w:r>
              <w:rPr>
                <w:noProof/>
              </w:rPr>
            </w:r>
            <w:r>
              <w:rPr>
                <w:noProof/>
              </w:rPr>
              <w:fldChar w:fldCharType="separate"/>
            </w:r>
            <w:r>
              <w:rPr>
                <w:noProof/>
              </w:rPr>
              <w:t>16</w:t>
            </w:r>
            <w:r>
              <w:rPr>
                <w:noProof/>
              </w:rPr>
              <w:fldChar w:fldCharType="end"/>
            </w:r>
          </w:hyperlink>
        </w:p>
        <w:p w14:paraId="4C60F5B8"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7" w:history="1">
            <w:r w:rsidRPr="00F06BC3">
              <w:rPr>
                <w:rStyle w:val="Hyperlink"/>
                <w:noProof/>
              </w:rPr>
              <w:t>7.1 Purpose and Protection Philosophy</w:t>
            </w:r>
            <w:r>
              <w:rPr>
                <w:noProof/>
              </w:rPr>
              <w:tab/>
            </w:r>
            <w:r>
              <w:rPr>
                <w:noProof/>
              </w:rPr>
              <w:fldChar w:fldCharType="begin"/>
            </w:r>
            <w:r>
              <w:rPr>
                <w:noProof/>
              </w:rPr>
              <w:instrText xml:space="preserve"> PAGEREF _Toc223702687 \h </w:instrText>
            </w:r>
            <w:r>
              <w:rPr>
                <w:noProof/>
              </w:rPr>
            </w:r>
            <w:r>
              <w:rPr>
                <w:noProof/>
              </w:rPr>
              <w:fldChar w:fldCharType="separate"/>
            </w:r>
            <w:r>
              <w:rPr>
                <w:noProof/>
              </w:rPr>
              <w:t>16</w:t>
            </w:r>
            <w:r>
              <w:rPr>
                <w:noProof/>
              </w:rPr>
              <w:fldChar w:fldCharType="end"/>
            </w:r>
          </w:hyperlink>
        </w:p>
        <w:p w14:paraId="3EBF7FF7"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8" w:history="1">
            <w:r w:rsidRPr="00F06BC3">
              <w:rPr>
                <w:rStyle w:val="Hyperlink"/>
                <w:noProof/>
              </w:rPr>
              <w:t>7.2 Legacy System</w:t>
            </w:r>
            <w:r>
              <w:rPr>
                <w:noProof/>
              </w:rPr>
              <w:tab/>
            </w:r>
            <w:r>
              <w:rPr>
                <w:noProof/>
              </w:rPr>
              <w:fldChar w:fldCharType="begin"/>
            </w:r>
            <w:r>
              <w:rPr>
                <w:noProof/>
              </w:rPr>
              <w:instrText xml:space="preserve"> PAGEREF _Toc223702688 \h </w:instrText>
            </w:r>
            <w:r>
              <w:rPr>
                <w:noProof/>
              </w:rPr>
            </w:r>
            <w:r>
              <w:rPr>
                <w:noProof/>
              </w:rPr>
              <w:fldChar w:fldCharType="separate"/>
            </w:r>
            <w:r>
              <w:rPr>
                <w:noProof/>
              </w:rPr>
              <w:t>17</w:t>
            </w:r>
            <w:r>
              <w:rPr>
                <w:noProof/>
              </w:rPr>
              <w:fldChar w:fldCharType="end"/>
            </w:r>
          </w:hyperlink>
        </w:p>
        <w:p w14:paraId="539D04B1"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89" w:history="1">
            <w:r w:rsidRPr="00F06BC3">
              <w:rPr>
                <w:rStyle w:val="Hyperlink"/>
                <w:noProof/>
              </w:rPr>
              <w:t>7.3 Upgraded System — ControlLogix 1756</w:t>
            </w:r>
            <w:r>
              <w:rPr>
                <w:noProof/>
              </w:rPr>
              <w:tab/>
            </w:r>
            <w:r>
              <w:rPr>
                <w:noProof/>
              </w:rPr>
              <w:fldChar w:fldCharType="begin"/>
            </w:r>
            <w:r>
              <w:rPr>
                <w:noProof/>
              </w:rPr>
              <w:instrText xml:space="preserve"> PAGEREF _Toc223702689 \h </w:instrText>
            </w:r>
            <w:r>
              <w:rPr>
                <w:noProof/>
              </w:rPr>
            </w:r>
            <w:r>
              <w:rPr>
                <w:noProof/>
              </w:rPr>
              <w:fldChar w:fldCharType="separate"/>
            </w:r>
            <w:r>
              <w:rPr>
                <w:noProof/>
              </w:rPr>
              <w:t>17</w:t>
            </w:r>
            <w:r>
              <w:rPr>
                <w:noProof/>
              </w:rPr>
              <w:fldChar w:fldCharType="end"/>
            </w:r>
          </w:hyperlink>
        </w:p>
        <w:p w14:paraId="49C9CB99"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0" w:history="1">
            <w:r w:rsidRPr="00F06BC3">
              <w:rPr>
                <w:rStyle w:val="Hyperlink"/>
                <w:noProof/>
              </w:rPr>
              <w:t>7.4 Kly MPS Outputs to Interface Chassis</w:t>
            </w:r>
            <w:r>
              <w:rPr>
                <w:noProof/>
              </w:rPr>
              <w:tab/>
            </w:r>
            <w:r>
              <w:rPr>
                <w:noProof/>
              </w:rPr>
              <w:fldChar w:fldCharType="begin"/>
            </w:r>
            <w:r>
              <w:rPr>
                <w:noProof/>
              </w:rPr>
              <w:instrText xml:space="preserve"> PAGEREF _Toc223702690 \h </w:instrText>
            </w:r>
            <w:r>
              <w:rPr>
                <w:noProof/>
              </w:rPr>
            </w:r>
            <w:r>
              <w:rPr>
                <w:noProof/>
              </w:rPr>
              <w:fldChar w:fldCharType="separate"/>
            </w:r>
            <w:r>
              <w:rPr>
                <w:noProof/>
              </w:rPr>
              <w:t>17</w:t>
            </w:r>
            <w:r>
              <w:rPr>
                <w:noProof/>
              </w:rPr>
              <w:fldChar w:fldCharType="end"/>
            </w:r>
          </w:hyperlink>
        </w:p>
        <w:p w14:paraId="5D94897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1" w:history="1">
            <w:r w:rsidRPr="00F06BC3">
              <w:rPr>
                <w:rStyle w:val="Hyperlink"/>
                <w:noProof/>
              </w:rPr>
              <w:t>7.5 Kly MPS Inputs from Interface Chassis</w:t>
            </w:r>
            <w:r>
              <w:rPr>
                <w:noProof/>
              </w:rPr>
              <w:tab/>
            </w:r>
            <w:r>
              <w:rPr>
                <w:noProof/>
              </w:rPr>
              <w:fldChar w:fldCharType="begin"/>
            </w:r>
            <w:r>
              <w:rPr>
                <w:noProof/>
              </w:rPr>
              <w:instrText xml:space="preserve"> PAGEREF _Toc223702691 \h </w:instrText>
            </w:r>
            <w:r>
              <w:rPr>
                <w:noProof/>
              </w:rPr>
            </w:r>
            <w:r>
              <w:rPr>
                <w:noProof/>
              </w:rPr>
              <w:fldChar w:fldCharType="separate"/>
            </w:r>
            <w:r>
              <w:rPr>
                <w:noProof/>
              </w:rPr>
              <w:t>17</w:t>
            </w:r>
            <w:r>
              <w:rPr>
                <w:noProof/>
              </w:rPr>
              <w:fldChar w:fldCharType="end"/>
            </w:r>
          </w:hyperlink>
        </w:p>
        <w:p w14:paraId="266B899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2" w:history="1">
            <w:r w:rsidRPr="00F06BC3">
              <w:rPr>
                <w:rStyle w:val="Hyperlink"/>
                <w:noProof/>
              </w:rPr>
              <w:t>7.6 Kly MPS Role in the Protection Chain</w:t>
            </w:r>
            <w:r>
              <w:rPr>
                <w:noProof/>
              </w:rPr>
              <w:tab/>
            </w:r>
            <w:r>
              <w:rPr>
                <w:noProof/>
              </w:rPr>
              <w:fldChar w:fldCharType="begin"/>
            </w:r>
            <w:r>
              <w:rPr>
                <w:noProof/>
              </w:rPr>
              <w:instrText xml:space="preserve"> PAGEREF _Toc223702692 \h </w:instrText>
            </w:r>
            <w:r>
              <w:rPr>
                <w:noProof/>
              </w:rPr>
            </w:r>
            <w:r>
              <w:rPr>
                <w:noProof/>
              </w:rPr>
              <w:fldChar w:fldCharType="separate"/>
            </w:r>
            <w:r>
              <w:rPr>
                <w:noProof/>
              </w:rPr>
              <w:t>18</w:t>
            </w:r>
            <w:r>
              <w:rPr>
                <w:noProof/>
              </w:rPr>
              <w:fldChar w:fldCharType="end"/>
            </w:r>
          </w:hyperlink>
        </w:p>
        <w:p w14:paraId="068AC931"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3" w:history="1">
            <w:r w:rsidRPr="00F06BC3">
              <w:rPr>
                <w:rStyle w:val="Hyperlink"/>
                <w:noProof/>
              </w:rPr>
              <w:t>7.7 EPICS Interface</w:t>
            </w:r>
            <w:r>
              <w:rPr>
                <w:noProof/>
              </w:rPr>
              <w:tab/>
            </w:r>
            <w:r>
              <w:rPr>
                <w:noProof/>
              </w:rPr>
              <w:fldChar w:fldCharType="begin"/>
            </w:r>
            <w:r>
              <w:rPr>
                <w:noProof/>
              </w:rPr>
              <w:instrText xml:space="preserve"> PAGEREF _Toc223702693 \h </w:instrText>
            </w:r>
            <w:r>
              <w:rPr>
                <w:noProof/>
              </w:rPr>
            </w:r>
            <w:r>
              <w:rPr>
                <w:noProof/>
              </w:rPr>
              <w:fldChar w:fldCharType="separate"/>
            </w:r>
            <w:r>
              <w:rPr>
                <w:noProof/>
              </w:rPr>
              <w:t>18</w:t>
            </w:r>
            <w:r>
              <w:rPr>
                <w:noProof/>
              </w:rPr>
              <w:fldChar w:fldCharType="end"/>
            </w:r>
          </w:hyperlink>
        </w:p>
        <w:p w14:paraId="15551407"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4" w:history="1">
            <w:r w:rsidRPr="00F06BC3">
              <w:rPr>
                <w:rStyle w:val="Hyperlink"/>
                <w:noProof/>
              </w:rPr>
              <w:t>7.8 Interfaces Summary</w:t>
            </w:r>
            <w:r>
              <w:rPr>
                <w:noProof/>
              </w:rPr>
              <w:tab/>
            </w:r>
            <w:r>
              <w:rPr>
                <w:noProof/>
              </w:rPr>
              <w:fldChar w:fldCharType="begin"/>
            </w:r>
            <w:r>
              <w:rPr>
                <w:noProof/>
              </w:rPr>
              <w:instrText xml:space="preserve"> PAGEREF _Toc223702694 \h </w:instrText>
            </w:r>
            <w:r>
              <w:rPr>
                <w:noProof/>
              </w:rPr>
            </w:r>
            <w:r>
              <w:rPr>
                <w:noProof/>
              </w:rPr>
              <w:fldChar w:fldCharType="separate"/>
            </w:r>
            <w:r>
              <w:rPr>
                <w:noProof/>
              </w:rPr>
              <w:t>18</w:t>
            </w:r>
            <w:r>
              <w:rPr>
                <w:noProof/>
              </w:rPr>
              <w:fldChar w:fldCharType="end"/>
            </w:r>
          </w:hyperlink>
        </w:p>
        <w:p w14:paraId="7BEDFEF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5" w:history="1">
            <w:r w:rsidRPr="00F06BC3">
              <w:rPr>
                <w:rStyle w:val="Hyperlink"/>
                <w:noProof/>
              </w:rPr>
              <w:t>7.9 Source Documents</w:t>
            </w:r>
            <w:r>
              <w:rPr>
                <w:noProof/>
              </w:rPr>
              <w:tab/>
            </w:r>
            <w:r>
              <w:rPr>
                <w:noProof/>
              </w:rPr>
              <w:fldChar w:fldCharType="begin"/>
            </w:r>
            <w:r>
              <w:rPr>
                <w:noProof/>
              </w:rPr>
              <w:instrText xml:space="preserve"> PAGEREF _Toc223702695 \h </w:instrText>
            </w:r>
            <w:r>
              <w:rPr>
                <w:noProof/>
              </w:rPr>
            </w:r>
            <w:r>
              <w:rPr>
                <w:noProof/>
              </w:rPr>
              <w:fldChar w:fldCharType="separate"/>
            </w:r>
            <w:r>
              <w:rPr>
                <w:noProof/>
              </w:rPr>
              <w:t>19</w:t>
            </w:r>
            <w:r>
              <w:rPr>
                <w:noProof/>
              </w:rPr>
              <w:fldChar w:fldCharType="end"/>
            </w:r>
          </w:hyperlink>
        </w:p>
        <w:p w14:paraId="745C6E26"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696" w:history="1">
            <w:r w:rsidRPr="00F06BC3">
              <w:rPr>
                <w:rStyle w:val="Hyperlink"/>
                <w:noProof/>
              </w:rPr>
              <w:t>8. Subsystem 4: Interface Chassis</w:t>
            </w:r>
            <w:r>
              <w:rPr>
                <w:noProof/>
              </w:rPr>
              <w:tab/>
            </w:r>
            <w:r>
              <w:rPr>
                <w:noProof/>
              </w:rPr>
              <w:fldChar w:fldCharType="begin"/>
            </w:r>
            <w:r>
              <w:rPr>
                <w:noProof/>
              </w:rPr>
              <w:instrText xml:space="preserve"> PAGEREF _Toc223702696 \h </w:instrText>
            </w:r>
            <w:r>
              <w:rPr>
                <w:noProof/>
              </w:rPr>
            </w:r>
            <w:r>
              <w:rPr>
                <w:noProof/>
              </w:rPr>
              <w:fldChar w:fldCharType="separate"/>
            </w:r>
            <w:r>
              <w:rPr>
                <w:noProof/>
              </w:rPr>
              <w:t>19</w:t>
            </w:r>
            <w:r>
              <w:rPr>
                <w:noProof/>
              </w:rPr>
              <w:fldChar w:fldCharType="end"/>
            </w:r>
          </w:hyperlink>
        </w:p>
        <w:p w14:paraId="18FAAF34"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7" w:history="1">
            <w:r w:rsidRPr="00F06BC3">
              <w:rPr>
                <w:rStyle w:val="Hyperlink"/>
                <w:noProof/>
              </w:rPr>
              <w:t>8.1 Purpose</w:t>
            </w:r>
            <w:r>
              <w:rPr>
                <w:noProof/>
              </w:rPr>
              <w:tab/>
            </w:r>
            <w:r>
              <w:rPr>
                <w:noProof/>
              </w:rPr>
              <w:fldChar w:fldCharType="begin"/>
            </w:r>
            <w:r>
              <w:rPr>
                <w:noProof/>
              </w:rPr>
              <w:instrText xml:space="preserve"> PAGEREF _Toc223702697 \h </w:instrText>
            </w:r>
            <w:r>
              <w:rPr>
                <w:noProof/>
              </w:rPr>
            </w:r>
            <w:r>
              <w:rPr>
                <w:noProof/>
              </w:rPr>
              <w:fldChar w:fldCharType="separate"/>
            </w:r>
            <w:r>
              <w:rPr>
                <w:noProof/>
              </w:rPr>
              <w:t>19</w:t>
            </w:r>
            <w:r>
              <w:rPr>
                <w:noProof/>
              </w:rPr>
              <w:fldChar w:fldCharType="end"/>
            </w:r>
          </w:hyperlink>
        </w:p>
        <w:p w14:paraId="64201A0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8" w:history="1">
            <w:r w:rsidRPr="00F06BC3">
              <w:rPr>
                <w:rStyle w:val="Hyperlink"/>
                <w:noProof/>
              </w:rPr>
              <w:t>8.2 Interface Summary</w:t>
            </w:r>
            <w:r>
              <w:rPr>
                <w:noProof/>
              </w:rPr>
              <w:tab/>
            </w:r>
            <w:r>
              <w:rPr>
                <w:noProof/>
              </w:rPr>
              <w:fldChar w:fldCharType="begin"/>
            </w:r>
            <w:r>
              <w:rPr>
                <w:noProof/>
              </w:rPr>
              <w:instrText xml:space="preserve"> PAGEREF _Toc223702698 \h </w:instrText>
            </w:r>
            <w:r>
              <w:rPr>
                <w:noProof/>
              </w:rPr>
            </w:r>
            <w:r>
              <w:rPr>
                <w:noProof/>
              </w:rPr>
              <w:fldChar w:fldCharType="separate"/>
            </w:r>
            <w:r>
              <w:rPr>
                <w:noProof/>
              </w:rPr>
              <w:t>19</w:t>
            </w:r>
            <w:r>
              <w:rPr>
                <w:noProof/>
              </w:rPr>
              <w:fldChar w:fldCharType="end"/>
            </w:r>
          </w:hyperlink>
        </w:p>
        <w:p w14:paraId="3E9485D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699" w:history="1">
            <w:r w:rsidRPr="00F06BC3">
              <w:rPr>
                <w:rStyle w:val="Hyperlink"/>
                <w:noProof/>
              </w:rPr>
              <w:t>8.3 Implementation Status</w:t>
            </w:r>
            <w:r>
              <w:rPr>
                <w:noProof/>
              </w:rPr>
              <w:tab/>
            </w:r>
            <w:r>
              <w:rPr>
                <w:noProof/>
              </w:rPr>
              <w:fldChar w:fldCharType="begin"/>
            </w:r>
            <w:r>
              <w:rPr>
                <w:noProof/>
              </w:rPr>
              <w:instrText xml:space="preserve"> PAGEREF _Toc223702699 \h </w:instrText>
            </w:r>
            <w:r>
              <w:rPr>
                <w:noProof/>
              </w:rPr>
            </w:r>
            <w:r>
              <w:rPr>
                <w:noProof/>
              </w:rPr>
              <w:fldChar w:fldCharType="separate"/>
            </w:r>
            <w:r>
              <w:rPr>
                <w:noProof/>
              </w:rPr>
              <w:t>20</w:t>
            </w:r>
            <w:r>
              <w:rPr>
                <w:noProof/>
              </w:rPr>
              <w:fldChar w:fldCharType="end"/>
            </w:r>
          </w:hyperlink>
        </w:p>
        <w:p w14:paraId="62DE90FE"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00" w:history="1">
            <w:r w:rsidRPr="00F06BC3">
              <w:rPr>
                <w:rStyle w:val="Hyperlink"/>
                <w:noProof/>
              </w:rPr>
              <w:t>9. Subsystem 5: Personnel Protection System (PPS) Interface</w:t>
            </w:r>
            <w:r>
              <w:rPr>
                <w:noProof/>
              </w:rPr>
              <w:tab/>
            </w:r>
            <w:r>
              <w:rPr>
                <w:noProof/>
              </w:rPr>
              <w:fldChar w:fldCharType="begin"/>
            </w:r>
            <w:r>
              <w:rPr>
                <w:noProof/>
              </w:rPr>
              <w:instrText xml:space="preserve"> PAGEREF _Toc223702700 \h </w:instrText>
            </w:r>
            <w:r>
              <w:rPr>
                <w:noProof/>
              </w:rPr>
            </w:r>
            <w:r>
              <w:rPr>
                <w:noProof/>
              </w:rPr>
              <w:fldChar w:fldCharType="separate"/>
            </w:r>
            <w:r>
              <w:rPr>
                <w:noProof/>
              </w:rPr>
              <w:t>20</w:t>
            </w:r>
            <w:r>
              <w:rPr>
                <w:noProof/>
              </w:rPr>
              <w:fldChar w:fldCharType="end"/>
            </w:r>
          </w:hyperlink>
        </w:p>
        <w:p w14:paraId="0F6D59F6"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1" w:history="1">
            <w:r w:rsidRPr="00F06BC3">
              <w:rPr>
                <w:rStyle w:val="Hyperlink"/>
                <w:noProof/>
              </w:rPr>
              <w:t>9.1 PPS Overview</w:t>
            </w:r>
            <w:r>
              <w:rPr>
                <w:noProof/>
              </w:rPr>
              <w:tab/>
            </w:r>
            <w:r>
              <w:rPr>
                <w:noProof/>
              </w:rPr>
              <w:fldChar w:fldCharType="begin"/>
            </w:r>
            <w:r>
              <w:rPr>
                <w:noProof/>
              </w:rPr>
              <w:instrText xml:space="preserve"> PAGEREF _Toc223702701 \h </w:instrText>
            </w:r>
            <w:r>
              <w:rPr>
                <w:noProof/>
              </w:rPr>
            </w:r>
            <w:r>
              <w:rPr>
                <w:noProof/>
              </w:rPr>
              <w:fldChar w:fldCharType="separate"/>
            </w:r>
            <w:r>
              <w:rPr>
                <w:noProof/>
              </w:rPr>
              <w:t>20</w:t>
            </w:r>
            <w:r>
              <w:rPr>
                <w:noProof/>
              </w:rPr>
              <w:fldChar w:fldCharType="end"/>
            </w:r>
          </w:hyperlink>
        </w:p>
        <w:p w14:paraId="7120E53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2" w:history="1">
            <w:r w:rsidRPr="00F06BC3">
              <w:rPr>
                <w:rStyle w:val="Hyperlink"/>
                <w:noProof/>
              </w:rPr>
              <w:t>9.2 Legacy PPS Design (Problems)</w:t>
            </w:r>
            <w:r>
              <w:rPr>
                <w:noProof/>
              </w:rPr>
              <w:tab/>
            </w:r>
            <w:r>
              <w:rPr>
                <w:noProof/>
              </w:rPr>
              <w:fldChar w:fldCharType="begin"/>
            </w:r>
            <w:r>
              <w:rPr>
                <w:noProof/>
              </w:rPr>
              <w:instrText xml:space="preserve"> PAGEREF _Toc223702702 \h </w:instrText>
            </w:r>
            <w:r>
              <w:rPr>
                <w:noProof/>
              </w:rPr>
            </w:r>
            <w:r>
              <w:rPr>
                <w:noProof/>
              </w:rPr>
              <w:fldChar w:fldCharType="separate"/>
            </w:r>
            <w:r>
              <w:rPr>
                <w:noProof/>
              </w:rPr>
              <w:t>20</w:t>
            </w:r>
            <w:r>
              <w:rPr>
                <w:noProof/>
              </w:rPr>
              <w:fldChar w:fldCharType="end"/>
            </w:r>
          </w:hyperlink>
        </w:p>
        <w:p w14:paraId="1607622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3" w:history="1">
            <w:r w:rsidRPr="00F06BC3">
              <w:rPr>
                <w:rStyle w:val="Hyperlink"/>
                <w:noProof/>
              </w:rPr>
              <w:t>9.3 Upgraded PPS Design</w:t>
            </w:r>
            <w:r>
              <w:rPr>
                <w:noProof/>
              </w:rPr>
              <w:tab/>
            </w:r>
            <w:r>
              <w:rPr>
                <w:noProof/>
              </w:rPr>
              <w:fldChar w:fldCharType="begin"/>
            </w:r>
            <w:r>
              <w:rPr>
                <w:noProof/>
              </w:rPr>
              <w:instrText xml:space="preserve"> PAGEREF _Toc223702703 \h </w:instrText>
            </w:r>
            <w:r>
              <w:rPr>
                <w:noProof/>
              </w:rPr>
            </w:r>
            <w:r>
              <w:rPr>
                <w:noProof/>
              </w:rPr>
              <w:fldChar w:fldCharType="separate"/>
            </w:r>
            <w:r>
              <w:rPr>
                <w:noProof/>
              </w:rPr>
              <w:t>20</w:t>
            </w:r>
            <w:r>
              <w:rPr>
                <w:noProof/>
              </w:rPr>
              <w:fldChar w:fldCharType="end"/>
            </w:r>
          </w:hyperlink>
        </w:p>
        <w:p w14:paraId="344E2C7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4" w:history="1">
            <w:r w:rsidRPr="00F06BC3">
              <w:rPr>
                <w:rStyle w:val="Hyperlink"/>
                <w:noProof/>
              </w:rPr>
              <w:t>9.4 PPS Regulatory Considerations</w:t>
            </w:r>
            <w:r>
              <w:rPr>
                <w:noProof/>
              </w:rPr>
              <w:tab/>
            </w:r>
            <w:r>
              <w:rPr>
                <w:noProof/>
              </w:rPr>
              <w:fldChar w:fldCharType="begin"/>
            </w:r>
            <w:r>
              <w:rPr>
                <w:noProof/>
              </w:rPr>
              <w:instrText xml:space="preserve"> PAGEREF _Toc223702704 \h </w:instrText>
            </w:r>
            <w:r>
              <w:rPr>
                <w:noProof/>
              </w:rPr>
            </w:r>
            <w:r>
              <w:rPr>
                <w:noProof/>
              </w:rPr>
              <w:fldChar w:fldCharType="separate"/>
            </w:r>
            <w:r>
              <w:rPr>
                <w:noProof/>
              </w:rPr>
              <w:t>21</w:t>
            </w:r>
            <w:r>
              <w:rPr>
                <w:noProof/>
              </w:rPr>
              <w:fldChar w:fldCharType="end"/>
            </w:r>
          </w:hyperlink>
        </w:p>
        <w:p w14:paraId="360DB6F0"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05" w:history="1">
            <w:r w:rsidRPr="00F06BC3">
              <w:rPr>
                <w:rStyle w:val="Hyperlink"/>
                <w:noProof/>
              </w:rPr>
              <w:t>10. Subsystem 6: Tuner Control System</w:t>
            </w:r>
            <w:r>
              <w:rPr>
                <w:noProof/>
              </w:rPr>
              <w:tab/>
            </w:r>
            <w:r>
              <w:rPr>
                <w:noProof/>
              </w:rPr>
              <w:fldChar w:fldCharType="begin"/>
            </w:r>
            <w:r>
              <w:rPr>
                <w:noProof/>
              </w:rPr>
              <w:instrText xml:space="preserve"> PAGEREF _Toc223702705 \h </w:instrText>
            </w:r>
            <w:r>
              <w:rPr>
                <w:noProof/>
              </w:rPr>
            </w:r>
            <w:r>
              <w:rPr>
                <w:noProof/>
              </w:rPr>
              <w:fldChar w:fldCharType="separate"/>
            </w:r>
            <w:r>
              <w:rPr>
                <w:noProof/>
              </w:rPr>
              <w:t>21</w:t>
            </w:r>
            <w:r>
              <w:rPr>
                <w:noProof/>
              </w:rPr>
              <w:fldChar w:fldCharType="end"/>
            </w:r>
          </w:hyperlink>
        </w:p>
        <w:p w14:paraId="472FF4D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6" w:history="1">
            <w:r w:rsidRPr="00F06BC3">
              <w:rPr>
                <w:rStyle w:val="Hyperlink"/>
                <w:noProof/>
              </w:rPr>
              <w:t>10.1 Physical Mechanism</w:t>
            </w:r>
            <w:r>
              <w:rPr>
                <w:noProof/>
              </w:rPr>
              <w:tab/>
            </w:r>
            <w:r>
              <w:rPr>
                <w:noProof/>
              </w:rPr>
              <w:fldChar w:fldCharType="begin"/>
            </w:r>
            <w:r>
              <w:rPr>
                <w:noProof/>
              </w:rPr>
              <w:instrText xml:space="preserve"> PAGEREF _Toc223702706 \h </w:instrText>
            </w:r>
            <w:r>
              <w:rPr>
                <w:noProof/>
              </w:rPr>
            </w:r>
            <w:r>
              <w:rPr>
                <w:noProof/>
              </w:rPr>
              <w:fldChar w:fldCharType="separate"/>
            </w:r>
            <w:r>
              <w:rPr>
                <w:noProof/>
              </w:rPr>
              <w:t>21</w:t>
            </w:r>
            <w:r>
              <w:rPr>
                <w:noProof/>
              </w:rPr>
              <w:fldChar w:fldCharType="end"/>
            </w:r>
          </w:hyperlink>
        </w:p>
        <w:p w14:paraId="15D1E721"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7" w:history="1">
            <w:r w:rsidRPr="00F06BC3">
              <w:rPr>
                <w:rStyle w:val="Hyperlink"/>
                <w:noProof/>
              </w:rPr>
              <w:t>10.2 Legacy Controller</w:t>
            </w:r>
            <w:r>
              <w:rPr>
                <w:noProof/>
              </w:rPr>
              <w:tab/>
            </w:r>
            <w:r>
              <w:rPr>
                <w:noProof/>
              </w:rPr>
              <w:fldChar w:fldCharType="begin"/>
            </w:r>
            <w:r>
              <w:rPr>
                <w:noProof/>
              </w:rPr>
              <w:instrText xml:space="preserve"> PAGEREF _Toc223702707 \h </w:instrText>
            </w:r>
            <w:r>
              <w:rPr>
                <w:noProof/>
              </w:rPr>
            </w:r>
            <w:r>
              <w:rPr>
                <w:noProof/>
              </w:rPr>
              <w:fldChar w:fldCharType="separate"/>
            </w:r>
            <w:r>
              <w:rPr>
                <w:noProof/>
              </w:rPr>
              <w:t>21</w:t>
            </w:r>
            <w:r>
              <w:rPr>
                <w:noProof/>
              </w:rPr>
              <w:fldChar w:fldCharType="end"/>
            </w:r>
          </w:hyperlink>
        </w:p>
        <w:p w14:paraId="309CA7D8"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8" w:history="1">
            <w:r w:rsidRPr="00F06BC3">
              <w:rPr>
                <w:rStyle w:val="Hyperlink"/>
                <w:noProof/>
              </w:rPr>
              <w:t>10.3 Upgraded Controller</w:t>
            </w:r>
            <w:r>
              <w:rPr>
                <w:noProof/>
              </w:rPr>
              <w:tab/>
            </w:r>
            <w:r>
              <w:rPr>
                <w:noProof/>
              </w:rPr>
              <w:fldChar w:fldCharType="begin"/>
            </w:r>
            <w:r>
              <w:rPr>
                <w:noProof/>
              </w:rPr>
              <w:instrText xml:space="preserve"> PAGEREF _Toc223702708 \h </w:instrText>
            </w:r>
            <w:r>
              <w:rPr>
                <w:noProof/>
              </w:rPr>
            </w:r>
            <w:r>
              <w:rPr>
                <w:noProof/>
              </w:rPr>
              <w:fldChar w:fldCharType="separate"/>
            </w:r>
            <w:r>
              <w:rPr>
                <w:noProof/>
              </w:rPr>
              <w:t>21</w:t>
            </w:r>
            <w:r>
              <w:rPr>
                <w:noProof/>
              </w:rPr>
              <w:fldChar w:fldCharType="end"/>
            </w:r>
          </w:hyperlink>
        </w:p>
        <w:p w14:paraId="04DFCE8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09" w:history="1">
            <w:r w:rsidRPr="00F06BC3">
              <w:rPr>
                <w:rStyle w:val="Hyperlink"/>
                <w:noProof/>
              </w:rPr>
              <w:t>10.4 Load Angle Offset Loop</w:t>
            </w:r>
            <w:r>
              <w:rPr>
                <w:noProof/>
              </w:rPr>
              <w:tab/>
            </w:r>
            <w:r>
              <w:rPr>
                <w:noProof/>
              </w:rPr>
              <w:fldChar w:fldCharType="begin"/>
            </w:r>
            <w:r>
              <w:rPr>
                <w:noProof/>
              </w:rPr>
              <w:instrText xml:space="preserve"> PAGEREF _Toc223702709 \h </w:instrText>
            </w:r>
            <w:r>
              <w:rPr>
                <w:noProof/>
              </w:rPr>
            </w:r>
            <w:r>
              <w:rPr>
                <w:noProof/>
              </w:rPr>
              <w:fldChar w:fldCharType="separate"/>
            </w:r>
            <w:r>
              <w:rPr>
                <w:noProof/>
              </w:rPr>
              <w:t>22</w:t>
            </w:r>
            <w:r>
              <w:rPr>
                <w:noProof/>
              </w:rPr>
              <w:fldChar w:fldCharType="end"/>
            </w:r>
          </w:hyperlink>
        </w:p>
        <w:p w14:paraId="1903E33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0" w:history="1">
            <w:r w:rsidRPr="00F06BC3">
              <w:rPr>
                <w:rStyle w:val="Hyperlink"/>
                <w:noProof/>
              </w:rPr>
              <w:t>10.5 Tuner Interfaces</w:t>
            </w:r>
            <w:r>
              <w:rPr>
                <w:noProof/>
              </w:rPr>
              <w:tab/>
            </w:r>
            <w:r>
              <w:rPr>
                <w:noProof/>
              </w:rPr>
              <w:fldChar w:fldCharType="begin"/>
            </w:r>
            <w:r>
              <w:rPr>
                <w:noProof/>
              </w:rPr>
              <w:instrText xml:space="preserve"> PAGEREF _Toc223702710 \h </w:instrText>
            </w:r>
            <w:r>
              <w:rPr>
                <w:noProof/>
              </w:rPr>
            </w:r>
            <w:r>
              <w:rPr>
                <w:noProof/>
              </w:rPr>
              <w:fldChar w:fldCharType="separate"/>
            </w:r>
            <w:r>
              <w:rPr>
                <w:noProof/>
              </w:rPr>
              <w:t>22</w:t>
            </w:r>
            <w:r>
              <w:rPr>
                <w:noProof/>
              </w:rPr>
              <w:fldChar w:fldCharType="end"/>
            </w:r>
          </w:hyperlink>
        </w:p>
        <w:p w14:paraId="452FC530"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1" w:history="1">
            <w:r w:rsidRPr="00F06BC3">
              <w:rPr>
                <w:rStyle w:val="Hyperlink"/>
                <w:noProof/>
              </w:rPr>
              <w:t>10.6 Risk Note</w:t>
            </w:r>
            <w:r>
              <w:rPr>
                <w:noProof/>
              </w:rPr>
              <w:tab/>
            </w:r>
            <w:r>
              <w:rPr>
                <w:noProof/>
              </w:rPr>
              <w:fldChar w:fldCharType="begin"/>
            </w:r>
            <w:r>
              <w:rPr>
                <w:noProof/>
              </w:rPr>
              <w:instrText xml:space="preserve"> PAGEREF _Toc223702711 \h </w:instrText>
            </w:r>
            <w:r>
              <w:rPr>
                <w:noProof/>
              </w:rPr>
            </w:r>
            <w:r>
              <w:rPr>
                <w:noProof/>
              </w:rPr>
              <w:fldChar w:fldCharType="separate"/>
            </w:r>
            <w:r>
              <w:rPr>
                <w:noProof/>
              </w:rPr>
              <w:t>22</w:t>
            </w:r>
            <w:r>
              <w:rPr>
                <w:noProof/>
              </w:rPr>
              <w:fldChar w:fldCharType="end"/>
            </w:r>
          </w:hyperlink>
        </w:p>
        <w:p w14:paraId="54AC9BFA"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12" w:history="1">
            <w:r w:rsidRPr="00F06BC3">
              <w:rPr>
                <w:rStyle w:val="Hyperlink"/>
                <w:noProof/>
              </w:rPr>
              <w:t>11. Subsystem 7: Waveform Buffer System</w:t>
            </w:r>
            <w:r>
              <w:rPr>
                <w:noProof/>
              </w:rPr>
              <w:tab/>
            </w:r>
            <w:r>
              <w:rPr>
                <w:noProof/>
              </w:rPr>
              <w:fldChar w:fldCharType="begin"/>
            </w:r>
            <w:r>
              <w:rPr>
                <w:noProof/>
              </w:rPr>
              <w:instrText xml:space="preserve"> PAGEREF _Toc223702712 \h </w:instrText>
            </w:r>
            <w:r>
              <w:rPr>
                <w:noProof/>
              </w:rPr>
            </w:r>
            <w:r>
              <w:rPr>
                <w:noProof/>
              </w:rPr>
              <w:fldChar w:fldCharType="separate"/>
            </w:r>
            <w:r>
              <w:rPr>
                <w:noProof/>
              </w:rPr>
              <w:t>22</w:t>
            </w:r>
            <w:r>
              <w:rPr>
                <w:noProof/>
              </w:rPr>
              <w:fldChar w:fldCharType="end"/>
            </w:r>
          </w:hyperlink>
        </w:p>
        <w:p w14:paraId="7CE8A1F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3" w:history="1">
            <w:r w:rsidRPr="00F06BC3">
              <w:rPr>
                <w:rStyle w:val="Hyperlink"/>
                <w:noProof/>
              </w:rPr>
              <w:t>11.1 Purpose</w:t>
            </w:r>
            <w:r>
              <w:rPr>
                <w:noProof/>
              </w:rPr>
              <w:tab/>
            </w:r>
            <w:r>
              <w:rPr>
                <w:noProof/>
              </w:rPr>
              <w:fldChar w:fldCharType="begin"/>
            </w:r>
            <w:r>
              <w:rPr>
                <w:noProof/>
              </w:rPr>
              <w:instrText xml:space="preserve"> PAGEREF _Toc223702713 \h </w:instrText>
            </w:r>
            <w:r>
              <w:rPr>
                <w:noProof/>
              </w:rPr>
            </w:r>
            <w:r>
              <w:rPr>
                <w:noProof/>
              </w:rPr>
              <w:fldChar w:fldCharType="separate"/>
            </w:r>
            <w:r>
              <w:rPr>
                <w:noProof/>
              </w:rPr>
              <w:t>22</w:t>
            </w:r>
            <w:r>
              <w:rPr>
                <w:noProof/>
              </w:rPr>
              <w:fldChar w:fldCharType="end"/>
            </w:r>
          </w:hyperlink>
        </w:p>
        <w:p w14:paraId="039B0410"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4" w:history="1">
            <w:r w:rsidRPr="00F06BC3">
              <w:rPr>
                <w:rStyle w:val="Hyperlink"/>
                <w:noProof/>
              </w:rPr>
              <w:t>11.2 Channel Configuration</w:t>
            </w:r>
            <w:r>
              <w:rPr>
                <w:noProof/>
              </w:rPr>
              <w:tab/>
            </w:r>
            <w:r>
              <w:rPr>
                <w:noProof/>
              </w:rPr>
              <w:fldChar w:fldCharType="begin"/>
            </w:r>
            <w:r>
              <w:rPr>
                <w:noProof/>
              </w:rPr>
              <w:instrText xml:space="preserve"> PAGEREF _Toc223702714 \h </w:instrText>
            </w:r>
            <w:r>
              <w:rPr>
                <w:noProof/>
              </w:rPr>
            </w:r>
            <w:r>
              <w:rPr>
                <w:noProof/>
              </w:rPr>
              <w:fldChar w:fldCharType="separate"/>
            </w:r>
            <w:r>
              <w:rPr>
                <w:noProof/>
              </w:rPr>
              <w:t>22</w:t>
            </w:r>
            <w:r>
              <w:rPr>
                <w:noProof/>
              </w:rPr>
              <w:fldChar w:fldCharType="end"/>
            </w:r>
          </w:hyperlink>
        </w:p>
        <w:p w14:paraId="6CF78040"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5" w:history="1">
            <w:r w:rsidRPr="00F06BC3">
              <w:rPr>
                <w:rStyle w:val="Hyperlink"/>
                <w:noProof/>
              </w:rPr>
              <w:t>11.3 Key Features</w:t>
            </w:r>
            <w:r>
              <w:rPr>
                <w:noProof/>
              </w:rPr>
              <w:tab/>
            </w:r>
            <w:r>
              <w:rPr>
                <w:noProof/>
              </w:rPr>
              <w:fldChar w:fldCharType="begin"/>
            </w:r>
            <w:r>
              <w:rPr>
                <w:noProof/>
              </w:rPr>
              <w:instrText xml:space="preserve"> PAGEREF _Toc223702715 \h </w:instrText>
            </w:r>
            <w:r>
              <w:rPr>
                <w:noProof/>
              </w:rPr>
            </w:r>
            <w:r>
              <w:rPr>
                <w:noProof/>
              </w:rPr>
              <w:fldChar w:fldCharType="separate"/>
            </w:r>
            <w:r>
              <w:rPr>
                <w:noProof/>
              </w:rPr>
              <w:t>23</w:t>
            </w:r>
            <w:r>
              <w:rPr>
                <w:noProof/>
              </w:rPr>
              <w:fldChar w:fldCharType="end"/>
            </w:r>
          </w:hyperlink>
        </w:p>
        <w:p w14:paraId="6DFFF80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6" w:history="1">
            <w:r w:rsidRPr="00F06BC3">
              <w:rPr>
                <w:rStyle w:val="Hyperlink"/>
                <w:noProof/>
              </w:rPr>
              <w:t>11.4 Interfaces</w:t>
            </w:r>
            <w:r>
              <w:rPr>
                <w:noProof/>
              </w:rPr>
              <w:tab/>
            </w:r>
            <w:r>
              <w:rPr>
                <w:noProof/>
              </w:rPr>
              <w:fldChar w:fldCharType="begin"/>
            </w:r>
            <w:r>
              <w:rPr>
                <w:noProof/>
              </w:rPr>
              <w:instrText xml:space="preserve"> PAGEREF _Toc223702716 \h </w:instrText>
            </w:r>
            <w:r>
              <w:rPr>
                <w:noProof/>
              </w:rPr>
            </w:r>
            <w:r>
              <w:rPr>
                <w:noProof/>
              </w:rPr>
              <w:fldChar w:fldCharType="separate"/>
            </w:r>
            <w:r>
              <w:rPr>
                <w:noProof/>
              </w:rPr>
              <w:t>23</w:t>
            </w:r>
            <w:r>
              <w:rPr>
                <w:noProof/>
              </w:rPr>
              <w:fldChar w:fldCharType="end"/>
            </w:r>
          </w:hyperlink>
        </w:p>
        <w:p w14:paraId="0FDC2501"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17" w:history="1">
            <w:r w:rsidRPr="00F06BC3">
              <w:rPr>
                <w:rStyle w:val="Hyperlink"/>
                <w:noProof/>
              </w:rPr>
              <w:t>12. Subsystem 8: Arc Detection System</w:t>
            </w:r>
            <w:r>
              <w:rPr>
                <w:noProof/>
              </w:rPr>
              <w:tab/>
            </w:r>
            <w:r>
              <w:rPr>
                <w:noProof/>
              </w:rPr>
              <w:fldChar w:fldCharType="begin"/>
            </w:r>
            <w:r>
              <w:rPr>
                <w:noProof/>
              </w:rPr>
              <w:instrText xml:space="preserve"> PAGEREF _Toc223702717 \h </w:instrText>
            </w:r>
            <w:r>
              <w:rPr>
                <w:noProof/>
              </w:rPr>
            </w:r>
            <w:r>
              <w:rPr>
                <w:noProof/>
              </w:rPr>
              <w:fldChar w:fldCharType="separate"/>
            </w:r>
            <w:r>
              <w:rPr>
                <w:noProof/>
              </w:rPr>
              <w:t>23</w:t>
            </w:r>
            <w:r>
              <w:rPr>
                <w:noProof/>
              </w:rPr>
              <w:fldChar w:fldCharType="end"/>
            </w:r>
          </w:hyperlink>
        </w:p>
        <w:p w14:paraId="0B844AD8"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8" w:history="1">
            <w:r w:rsidRPr="00F06BC3">
              <w:rPr>
                <w:rStyle w:val="Hyperlink"/>
                <w:noProof/>
              </w:rPr>
              <w:t>12.1 Purpose</w:t>
            </w:r>
            <w:r>
              <w:rPr>
                <w:noProof/>
              </w:rPr>
              <w:tab/>
            </w:r>
            <w:r>
              <w:rPr>
                <w:noProof/>
              </w:rPr>
              <w:fldChar w:fldCharType="begin"/>
            </w:r>
            <w:r>
              <w:rPr>
                <w:noProof/>
              </w:rPr>
              <w:instrText xml:space="preserve"> PAGEREF _Toc223702718 \h </w:instrText>
            </w:r>
            <w:r>
              <w:rPr>
                <w:noProof/>
              </w:rPr>
            </w:r>
            <w:r>
              <w:rPr>
                <w:noProof/>
              </w:rPr>
              <w:fldChar w:fldCharType="separate"/>
            </w:r>
            <w:r>
              <w:rPr>
                <w:noProof/>
              </w:rPr>
              <w:t>23</w:t>
            </w:r>
            <w:r>
              <w:rPr>
                <w:noProof/>
              </w:rPr>
              <w:fldChar w:fldCharType="end"/>
            </w:r>
          </w:hyperlink>
        </w:p>
        <w:p w14:paraId="6D37EBC6"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19" w:history="1">
            <w:r w:rsidRPr="00F06BC3">
              <w:rPr>
                <w:rStyle w:val="Hyperlink"/>
                <w:noProof/>
              </w:rPr>
              <w:t>12.2 Technology</w:t>
            </w:r>
            <w:r>
              <w:rPr>
                <w:noProof/>
              </w:rPr>
              <w:tab/>
            </w:r>
            <w:r>
              <w:rPr>
                <w:noProof/>
              </w:rPr>
              <w:fldChar w:fldCharType="begin"/>
            </w:r>
            <w:r>
              <w:rPr>
                <w:noProof/>
              </w:rPr>
              <w:instrText xml:space="preserve"> PAGEREF _Toc223702719 \h </w:instrText>
            </w:r>
            <w:r>
              <w:rPr>
                <w:noProof/>
              </w:rPr>
            </w:r>
            <w:r>
              <w:rPr>
                <w:noProof/>
              </w:rPr>
              <w:fldChar w:fldCharType="separate"/>
            </w:r>
            <w:r>
              <w:rPr>
                <w:noProof/>
              </w:rPr>
              <w:t>24</w:t>
            </w:r>
            <w:r>
              <w:rPr>
                <w:noProof/>
              </w:rPr>
              <w:fldChar w:fldCharType="end"/>
            </w:r>
          </w:hyperlink>
        </w:p>
        <w:p w14:paraId="155D0AAF"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0" w:history="1">
            <w:r w:rsidRPr="00F06BC3">
              <w:rPr>
                <w:rStyle w:val="Hyperlink"/>
                <w:noProof/>
              </w:rPr>
              <w:t>12.3 Installation</w:t>
            </w:r>
            <w:r>
              <w:rPr>
                <w:noProof/>
              </w:rPr>
              <w:tab/>
            </w:r>
            <w:r>
              <w:rPr>
                <w:noProof/>
              </w:rPr>
              <w:fldChar w:fldCharType="begin"/>
            </w:r>
            <w:r>
              <w:rPr>
                <w:noProof/>
              </w:rPr>
              <w:instrText xml:space="preserve"> PAGEREF _Toc223702720 \h </w:instrText>
            </w:r>
            <w:r>
              <w:rPr>
                <w:noProof/>
              </w:rPr>
            </w:r>
            <w:r>
              <w:rPr>
                <w:noProof/>
              </w:rPr>
              <w:fldChar w:fldCharType="separate"/>
            </w:r>
            <w:r>
              <w:rPr>
                <w:noProof/>
              </w:rPr>
              <w:t>24</w:t>
            </w:r>
            <w:r>
              <w:rPr>
                <w:noProof/>
              </w:rPr>
              <w:fldChar w:fldCharType="end"/>
            </w:r>
          </w:hyperlink>
        </w:p>
        <w:p w14:paraId="2D6FA9E0"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1" w:history="1">
            <w:r w:rsidRPr="00F06BC3">
              <w:rPr>
                <w:rStyle w:val="Hyperlink"/>
                <w:noProof/>
              </w:rPr>
              <w:t>12.4 Signal Path and Design</w:t>
            </w:r>
            <w:r>
              <w:rPr>
                <w:noProof/>
              </w:rPr>
              <w:tab/>
            </w:r>
            <w:r>
              <w:rPr>
                <w:noProof/>
              </w:rPr>
              <w:fldChar w:fldCharType="begin"/>
            </w:r>
            <w:r>
              <w:rPr>
                <w:noProof/>
              </w:rPr>
              <w:instrText xml:space="preserve"> PAGEREF _Toc223702721 \h </w:instrText>
            </w:r>
            <w:r>
              <w:rPr>
                <w:noProof/>
              </w:rPr>
            </w:r>
            <w:r>
              <w:rPr>
                <w:noProof/>
              </w:rPr>
              <w:fldChar w:fldCharType="separate"/>
            </w:r>
            <w:r>
              <w:rPr>
                <w:noProof/>
              </w:rPr>
              <w:t>24</w:t>
            </w:r>
            <w:r>
              <w:rPr>
                <w:noProof/>
              </w:rPr>
              <w:fldChar w:fldCharType="end"/>
            </w:r>
          </w:hyperlink>
        </w:p>
        <w:p w14:paraId="2FD4C919"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2" w:history="1">
            <w:r w:rsidRPr="00F06BC3">
              <w:rPr>
                <w:rStyle w:val="Hyperlink"/>
                <w:noProof/>
              </w:rPr>
              <w:t>12.5 Permit Logic</w:t>
            </w:r>
            <w:r>
              <w:rPr>
                <w:noProof/>
              </w:rPr>
              <w:tab/>
            </w:r>
            <w:r>
              <w:rPr>
                <w:noProof/>
              </w:rPr>
              <w:fldChar w:fldCharType="begin"/>
            </w:r>
            <w:r>
              <w:rPr>
                <w:noProof/>
              </w:rPr>
              <w:instrText xml:space="preserve"> PAGEREF _Toc223702722 \h </w:instrText>
            </w:r>
            <w:r>
              <w:rPr>
                <w:noProof/>
              </w:rPr>
            </w:r>
            <w:r>
              <w:rPr>
                <w:noProof/>
              </w:rPr>
              <w:fldChar w:fldCharType="separate"/>
            </w:r>
            <w:r>
              <w:rPr>
                <w:noProof/>
              </w:rPr>
              <w:t>24</w:t>
            </w:r>
            <w:r>
              <w:rPr>
                <w:noProof/>
              </w:rPr>
              <w:fldChar w:fldCharType="end"/>
            </w:r>
          </w:hyperlink>
        </w:p>
        <w:p w14:paraId="11338BF1"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3" w:history="1">
            <w:r w:rsidRPr="00F06BC3">
              <w:rPr>
                <w:rStyle w:val="Hyperlink"/>
                <w:noProof/>
              </w:rPr>
              <w:t>12.6 Interfaces</w:t>
            </w:r>
            <w:r>
              <w:rPr>
                <w:noProof/>
              </w:rPr>
              <w:tab/>
            </w:r>
            <w:r>
              <w:rPr>
                <w:noProof/>
              </w:rPr>
              <w:fldChar w:fldCharType="begin"/>
            </w:r>
            <w:r>
              <w:rPr>
                <w:noProof/>
              </w:rPr>
              <w:instrText xml:space="preserve"> PAGEREF _Toc223702723 \h </w:instrText>
            </w:r>
            <w:r>
              <w:rPr>
                <w:noProof/>
              </w:rPr>
            </w:r>
            <w:r>
              <w:rPr>
                <w:noProof/>
              </w:rPr>
              <w:fldChar w:fldCharType="separate"/>
            </w:r>
            <w:r>
              <w:rPr>
                <w:noProof/>
              </w:rPr>
              <w:t>25</w:t>
            </w:r>
            <w:r>
              <w:rPr>
                <w:noProof/>
              </w:rPr>
              <w:fldChar w:fldCharType="end"/>
            </w:r>
          </w:hyperlink>
        </w:p>
        <w:p w14:paraId="018C5773"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24" w:history="1">
            <w:r w:rsidRPr="00F06BC3">
              <w:rPr>
                <w:rStyle w:val="Hyperlink"/>
                <w:noProof/>
              </w:rPr>
              <w:t>13. Subsystem 9: Klystron Cathode Heater</w:t>
            </w:r>
            <w:r>
              <w:rPr>
                <w:noProof/>
              </w:rPr>
              <w:tab/>
            </w:r>
            <w:r>
              <w:rPr>
                <w:noProof/>
              </w:rPr>
              <w:fldChar w:fldCharType="begin"/>
            </w:r>
            <w:r>
              <w:rPr>
                <w:noProof/>
              </w:rPr>
              <w:instrText xml:space="preserve"> PAGEREF _Toc223702724 \h </w:instrText>
            </w:r>
            <w:r>
              <w:rPr>
                <w:noProof/>
              </w:rPr>
            </w:r>
            <w:r>
              <w:rPr>
                <w:noProof/>
              </w:rPr>
              <w:fldChar w:fldCharType="separate"/>
            </w:r>
            <w:r>
              <w:rPr>
                <w:noProof/>
              </w:rPr>
              <w:t>25</w:t>
            </w:r>
            <w:r>
              <w:rPr>
                <w:noProof/>
              </w:rPr>
              <w:fldChar w:fldCharType="end"/>
            </w:r>
          </w:hyperlink>
        </w:p>
        <w:p w14:paraId="0003816A"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5" w:history="1">
            <w:r w:rsidRPr="00F06BC3">
              <w:rPr>
                <w:rStyle w:val="Hyperlink"/>
                <w:noProof/>
              </w:rPr>
              <w:t>13.1 Legacy System</w:t>
            </w:r>
            <w:r>
              <w:rPr>
                <w:noProof/>
              </w:rPr>
              <w:tab/>
            </w:r>
            <w:r>
              <w:rPr>
                <w:noProof/>
              </w:rPr>
              <w:fldChar w:fldCharType="begin"/>
            </w:r>
            <w:r>
              <w:rPr>
                <w:noProof/>
              </w:rPr>
              <w:instrText xml:space="preserve"> PAGEREF _Toc223702725 \h </w:instrText>
            </w:r>
            <w:r>
              <w:rPr>
                <w:noProof/>
              </w:rPr>
            </w:r>
            <w:r>
              <w:rPr>
                <w:noProof/>
              </w:rPr>
              <w:fldChar w:fldCharType="separate"/>
            </w:r>
            <w:r>
              <w:rPr>
                <w:noProof/>
              </w:rPr>
              <w:t>25</w:t>
            </w:r>
            <w:r>
              <w:rPr>
                <w:noProof/>
              </w:rPr>
              <w:fldChar w:fldCharType="end"/>
            </w:r>
          </w:hyperlink>
        </w:p>
        <w:p w14:paraId="2188808D"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6" w:history="1">
            <w:r w:rsidRPr="00F06BC3">
              <w:rPr>
                <w:rStyle w:val="Hyperlink"/>
                <w:noProof/>
              </w:rPr>
              <w:t>13.2 Upgraded System — SCR-Based Control</w:t>
            </w:r>
            <w:r>
              <w:rPr>
                <w:noProof/>
              </w:rPr>
              <w:tab/>
            </w:r>
            <w:r>
              <w:rPr>
                <w:noProof/>
              </w:rPr>
              <w:fldChar w:fldCharType="begin"/>
            </w:r>
            <w:r>
              <w:rPr>
                <w:noProof/>
              </w:rPr>
              <w:instrText xml:space="preserve"> PAGEREF _Toc223702726 \h </w:instrText>
            </w:r>
            <w:r>
              <w:rPr>
                <w:noProof/>
              </w:rPr>
            </w:r>
            <w:r>
              <w:rPr>
                <w:noProof/>
              </w:rPr>
              <w:fldChar w:fldCharType="separate"/>
            </w:r>
            <w:r>
              <w:rPr>
                <w:noProof/>
              </w:rPr>
              <w:t>25</w:t>
            </w:r>
            <w:r>
              <w:rPr>
                <w:noProof/>
              </w:rPr>
              <w:fldChar w:fldCharType="end"/>
            </w:r>
          </w:hyperlink>
        </w:p>
        <w:p w14:paraId="0CB85350"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7" w:history="1">
            <w:r w:rsidRPr="00F06BC3">
              <w:rPr>
                <w:rStyle w:val="Hyperlink"/>
                <w:noProof/>
              </w:rPr>
              <w:t>13.3 Interfaces</w:t>
            </w:r>
            <w:r>
              <w:rPr>
                <w:noProof/>
              </w:rPr>
              <w:tab/>
            </w:r>
            <w:r>
              <w:rPr>
                <w:noProof/>
              </w:rPr>
              <w:fldChar w:fldCharType="begin"/>
            </w:r>
            <w:r>
              <w:rPr>
                <w:noProof/>
              </w:rPr>
              <w:instrText xml:space="preserve"> PAGEREF _Toc223702727 \h </w:instrText>
            </w:r>
            <w:r>
              <w:rPr>
                <w:noProof/>
              </w:rPr>
            </w:r>
            <w:r>
              <w:rPr>
                <w:noProof/>
              </w:rPr>
              <w:fldChar w:fldCharType="separate"/>
            </w:r>
            <w:r>
              <w:rPr>
                <w:noProof/>
              </w:rPr>
              <w:t>26</w:t>
            </w:r>
            <w:r>
              <w:rPr>
                <w:noProof/>
              </w:rPr>
              <w:fldChar w:fldCharType="end"/>
            </w:r>
          </w:hyperlink>
        </w:p>
        <w:p w14:paraId="1660E674"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28" w:history="1">
            <w:r w:rsidRPr="00F06BC3">
              <w:rPr>
                <w:rStyle w:val="Hyperlink"/>
                <w:noProof/>
              </w:rPr>
              <w:t>14. Subsystem 10: Control Software</w:t>
            </w:r>
            <w:r>
              <w:rPr>
                <w:noProof/>
              </w:rPr>
              <w:tab/>
            </w:r>
            <w:r>
              <w:rPr>
                <w:noProof/>
              </w:rPr>
              <w:fldChar w:fldCharType="begin"/>
            </w:r>
            <w:r>
              <w:rPr>
                <w:noProof/>
              </w:rPr>
              <w:instrText xml:space="preserve"> PAGEREF _Toc223702728 \h </w:instrText>
            </w:r>
            <w:r>
              <w:rPr>
                <w:noProof/>
              </w:rPr>
            </w:r>
            <w:r>
              <w:rPr>
                <w:noProof/>
              </w:rPr>
              <w:fldChar w:fldCharType="separate"/>
            </w:r>
            <w:r>
              <w:rPr>
                <w:noProof/>
              </w:rPr>
              <w:t>26</w:t>
            </w:r>
            <w:r>
              <w:rPr>
                <w:noProof/>
              </w:rPr>
              <w:fldChar w:fldCharType="end"/>
            </w:r>
          </w:hyperlink>
        </w:p>
        <w:p w14:paraId="1E75A11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29" w:history="1">
            <w:r w:rsidRPr="00F06BC3">
              <w:rPr>
                <w:rStyle w:val="Hyperlink"/>
                <w:noProof/>
              </w:rPr>
              <w:t>14.1 Legacy Software</w:t>
            </w:r>
            <w:r>
              <w:rPr>
                <w:noProof/>
              </w:rPr>
              <w:tab/>
            </w:r>
            <w:r>
              <w:rPr>
                <w:noProof/>
              </w:rPr>
              <w:fldChar w:fldCharType="begin"/>
            </w:r>
            <w:r>
              <w:rPr>
                <w:noProof/>
              </w:rPr>
              <w:instrText xml:space="preserve"> PAGEREF _Toc223702729 \h </w:instrText>
            </w:r>
            <w:r>
              <w:rPr>
                <w:noProof/>
              </w:rPr>
            </w:r>
            <w:r>
              <w:rPr>
                <w:noProof/>
              </w:rPr>
              <w:fldChar w:fldCharType="separate"/>
            </w:r>
            <w:r>
              <w:rPr>
                <w:noProof/>
              </w:rPr>
              <w:t>26</w:t>
            </w:r>
            <w:r>
              <w:rPr>
                <w:noProof/>
              </w:rPr>
              <w:fldChar w:fldCharType="end"/>
            </w:r>
          </w:hyperlink>
        </w:p>
        <w:p w14:paraId="21B0FA78"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0" w:history="1">
            <w:r w:rsidRPr="00F06BC3">
              <w:rPr>
                <w:rStyle w:val="Hyperlink"/>
                <w:noProof/>
              </w:rPr>
              <w:t>14.2 Upgraded Software — Python/EPICS Coordinator</w:t>
            </w:r>
            <w:r>
              <w:rPr>
                <w:noProof/>
              </w:rPr>
              <w:tab/>
            </w:r>
            <w:r>
              <w:rPr>
                <w:noProof/>
              </w:rPr>
              <w:fldChar w:fldCharType="begin"/>
            </w:r>
            <w:r>
              <w:rPr>
                <w:noProof/>
              </w:rPr>
              <w:instrText xml:space="preserve"> PAGEREF _Toc223702730 \h </w:instrText>
            </w:r>
            <w:r>
              <w:rPr>
                <w:noProof/>
              </w:rPr>
            </w:r>
            <w:r>
              <w:rPr>
                <w:noProof/>
              </w:rPr>
              <w:fldChar w:fldCharType="separate"/>
            </w:r>
            <w:r>
              <w:rPr>
                <w:noProof/>
              </w:rPr>
              <w:t>26</w:t>
            </w:r>
            <w:r>
              <w:rPr>
                <w:noProof/>
              </w:rPr>
              <w:fldChar w:fldCharType="end"/>
            </w:r>
          </w:hyperlink>
        </w:p>
        <w:p w14:paraId="1D8599A6"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1" w:history="1">
            <w:r w:rsidRPr="00F06BC3">
              <w:rPr>
                <w:rStyle w:val="Hyperlink"/>
                <w:noProof/>
              </w:rPr>
              <w:t>14.3 Key Design Principles</w:t>
            </w:r>
            <w:r>
              <w:rPr>
                <w:noProof/>
              </w:rPr>
              <w:tab/>
            </w:r>
            <w:r>
              <w:rPr>
                <w:noProof/>
              </w:rPr>
              <w:fldChar w:fldCharType="begin"/>
            </w:r>
            <w:r>
              <w:rPr>
                <w:noProof/>
              </w:rPr>
              <w:instrText xml:space="preserve"> PAGEREF _Toc223702731 \h </w:instrText>
            </w:r>
            <w:r>
              <w:rPr>
                <w:noProof/>
              </w:rPr>
            </w:r>
            <w:r>
              <w:rPr>
                <w:noProof/>
              </w:rPr>
              <w:fldChar w:fldCharType="separate"/>
            </w:r>
            <w:r>
              <w:rPr>
                <w:noProof/>
              </w:rPr>
              <w:t>26</w:t>
            </w:r>
            <w:r>
              <w:rPr>
                <w:noProof/>
              </w:rPr>
              <w:fldChar w:fldCharType="end"/>
            </w:r>
          </w:hyperlink>
        </w:p>
        <w:p w14:paraId="296436CB"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32" w:history="1">
            <w:r w:rsidRPr="00F06BC3">
              <w:rPr>
                <w:rStyle w:val="Hyperlink"/>
                <w:noProof/>
              </w:rPr>
              <w:t>15. Control Loop Architecture</w:t>
            </w:r>
            <w:r>
              <w:rPr>
                <w:noProof/>
              </w:rPr>
              <w:tab/>
            </w:r>
            <w:r>
              <w:rPr>
                <w:noProof/>
              </w:rPr>
              <w:fldChar w:fldCharType="begin"/>
            </w:r>
            <w:r>
              <w:rPr>
                <w:noProof/>
              </w:rPr>
              <w:instrText xml:space="preserve"> PAGEREF _Toc223702732 \h </w:instrText>
            </w:r>
            <w:r>
              <w:rPr>
                <w:noProof/>
              </w:rPr>
            </w:r>
            <w:r>
              <w:rPr>
                <w:noProof/>
              </w:rPr>
              <w:fldChar w:fldCharType="separate"/>
            </w:r>
            <w:r>
              <w:rPr>
                <w:noProof/>
              </w:rPr>
              <w:t>26</w:t>
            </w:r>
            <w:r>
              <w:rPr>
                <w:noProof/>
              </w:rPr>
              <w:fldChar w:fldCharType="end"/>
            </w:r>
          </w:hyperlink>
        </w:p>
        <w:p w14:paraId="0496DA26"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3" w:history="1">
            <w:r w:rsidRPr="00F06BC3">
              <w:rPr>
                <w:rStyle w:val="Hyperlink"/>
                <w:noProof/>
              </w:rPr>
              <w:t>15.1 Fast RF Feedback (Direct Loop)</w:t>
            </w:r>
            <w:r>
              <w:rPr>
                <w:noProof/>
              </w:rPr>
              <w:tab/>
            </w:r>
            <w:r>
              <w:rPr>
                <w:noProof/>
              </w:rPr>
              <w:fldChar w:fldCharType="begin"/>
            </w:r>
            <w:r>
              <w:rPr>
                <w:noProof/>
              </w:rPr>
              <w:instrText xml:space="preserve"> PAGEREF _Toc223702733 \h </w:instrText>
            </w:r>
            <w:r>
              <w:rPr>
                <w:noProof/>
              </w:rPr>
            </w:r>
            <w:r>
              <w:rPr>
                <w:noProof/>
              </w:rPr>
              <w:fldChar w:fldCharType="separate"/>
            </w:r>
            <w:r>
              <w:rPr>
                <w:noProof/>
              </w:rPr>
              <w:t>27</w:t>
            </w:r>
            <w:r>
              <w:rPr>
                <w:noProof/>
              </w:rPr>
              <w:fldChar w:fldCharType="end"/>
            </w:r>
          </w:hyperlink>
        </w:p>
        <w:p w14:paraId="2A3B9376"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4" w:history="1">
            <w:r w:rsidRPr="00F06BC3">
              <w:rPr>
                <w:rStyle w:val="Hyperlink"/>
                <w:noProof/>
              </w:rPr>
              <w:t>15.2 HVPS Supervisory Loop (~1 Hz)</w:t>
            </w:r>
            <w:r>
              <w:rPr>
                <w:noProof/>
              </w:rPr>
              <w:tab/>
            </w:r>
            <w:r>
              <w:rPr>
                <w:noProof/>
              </w:rPr>
              <w:fldChar w:fldCharType="begin"/>
            </w:r>
            <w:r>
              <w:rPr>
                <w:noProof/>
              </w:rPr>
              <w:instrText xml:space="preserve"> PAGEREF _Toc223702734 \h </w:instrText>
            </w:r>
            <w:r>
              <w:rPr>
                <w:noProof/>
              </w:rPr>
            </w:r>
            <w:r>
              <w:rPr>
                <w:noProof/>
              </w:rPr>
              <w:fldChar w:fldCharType="separate"/>
            </w:r>
            <w:r>
              <w:rPr>
                <w:noProof/>
              </w:rPr>
              <w:t>27</w:t>
            </w:r>
            <w:r>
              <w:rPr>
                <w:noProof/>
              </w:rPr>
              <w:fldChar w:fldCharType="end"/>
            </w:r>
          </w:hyperlink>
        </w:p>
        <w:p w14:paraId="4A94DD6C"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5" w:history="1">
            <w:r w:rsidRPr="00F06BC3">
              <w:rPr>
                <w:rStyle w:val="Hyperlink"/>
                <w:noProof/>
              </w:rPr>
              <w:t>15.3 Tuner Control Loops (×4, ~1 Hz)</w:t>
            </w:r>
            <w:r>
              <w:rPr>
                <w:noProof/>
              </w:rPr>
              <w:tab/>
            </w:r>
            <w:r>
              <w:rPr>
                <w:noProof/>
              </w:rPr>
              <w:fldChar w:fldCharType="begin"/>
            </w:r>
            <w:r>
              <w:rPr>
                <w:noProof/>
              </w:rPr>
              <w:instrText xml:space="preserve"> PAGEREF _Toc223702735 \h </w:instrText>
            </w:r>
            <w:r>
              <w:rPr>
                <w:noProof/>
              </w:rPr>
            </w:r>
            <w:r>
              <w:rPr>
                <w:noProof/>
              </w:rPr>
              <w:fldChar w:fldCharType="separate"/>
            </w:r>
            <w:r>
              <w:rPr>
                <w:noProof/>
              </w:rPr>
              <w:t>27</w:t>
            </w:r>
            <w:r>
              <w:rPr>
                <w:noProof/>
              </w:rPr>
              <w:fldChar w:fldCharType="end"/>
            </w:r>
          </w:hyperlink>
        </w:p>
        <w:p w14:paraId="4BFF63F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6" w:history="1">
            <w:r w:rsidRPr="00F06BC3">
              <w:rPr>
                <w:rStyle w:val="Hyperlink"/>
                <w:noProof/>
              </w:rPr>
              <w:t>15.4 Load Angle Offset Loop (~1 Hz)</w:t>
            </w:r>
            <w:r>
              <w:rPr>
                <w:noProof/>
              </w:rPr>
              <w:tab/>
            </w:r>
            <w:r>
              <w:rPr>
                <w:noProof/>
              </w:rPr>
              <w:fldChar w:fldCharType="begin"/>
            </w:r>
            <w:r>
              <w:rPr>
                <w:noProof/>
              </w:rPr>
              <w:instrText xml:space="preserve"> PAGEREF _Toc223702736 \h </w:instrText>
            </w:r>
            <w:r>
              <w:rPr>
                <w:noProof/>
              </w:rPr>
            </w:r>
            <w:r>
              <w:rPr>
                <w:noProof/>
              </w:rPr>
              <w:fldChar w:fldCharType="separate"/>
            </w:r>
            <w:r>
              <w:rPr>
                <w:noProof/>
              </w:rPr>
              <w:t>27</w:t>
            </w:r>
            <w:r>
              <w:rPr>
                <w:noProof/>
              </w:rPr>
              <w:fldChar w:fldCharType="end"/>
            </w:r>
          </w:hyperlink>
        </w:p>
        <w:p w14:paraId="1FAB75A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7" w:history="1">
            <w:r w:rsidRPr="00F06BC3">
              <w:rPr>
                <w:rStyle w:val="Hyperlink"/>
                <w:noProof/>
              </w:rPr>
              <w:t>15.5 Station State Machine</w:t>
            </w:r>
            <w:r>
              <w:rPr>
                <w:noProof/>
              </w:rPr>
              <w:tab/>
            </w:r>
            <w:r>
              <w:rPr>
                <w:noProof/>
              </w:rPr>
              <w:fldChar w:fldCharType="begin"/>
            </w:r>
            <w:r>
              <w:rPr>
                <w:noProof/>
              </w:rPr>
              <w:instrText xml:space="preserve"> PAGEREF _Toc223702737 \h </w:instrText>
            </w:r>
            <w:r>
              <w:rPr>
                <w:noProof/>
              </w:rPr>
            </w:r>
            <w:r>
              <w:rPr>
                <w:noProof/>
              </w:rPr>
              <w:fldChar w:fldCharType="separate"/>
            </w:r>
            <w:r>
              <w:rPr>
                <w:noProof/>
              </w:rPr>
              <w:t>28</w:t>
            </w:r>
            <w:r>
              <w:rPr>
                <w:noProof/>
              </w:rPr>
              <w:fldChar w:fldCharType="end"/>
            </w:r>
          </w:hyperlink>
        </w:p>
        <w:p w14:paraId="0FCDE0AA"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8" w:history="1">
            <w:r w:rsidRPr="00F06BC3">
              <w:rPr>
                <w:rStyle w:val="Hyperlink"/>
                <w:noProof/>
              </w:rPr>
              <w:t>15.6 Calibration</w:t>
            </w:r>
            <w:r>
              <w:rPr>
                <w:noProof/>
              </w:rPr>
              <w:tab/>
            </w:r>
            <w:r>
              <w:rPr>
                <w:noProof/>
              </w:rPr>
              <w:fldChar w:fldCharType="begin"/>
            </w:r>
            <w:r>
              <w:rPr>
                <w:noProof/>
              </w:rPr>
              <w:instrText xml:space="preserve"> PAGEREF _Toc223702738 \h </w:instrText>
            </w:r>
            <w:r>
              <w:rPr>
                <w:noProof/>
              </w:rPr>
            </w:r>
            <w:r>
              <w:rPr>
                <w:noProof/>
              </w:rPr>
              <w:fldChar w:fldCharType="separate"/>
            </w:r>
            <w:r>
              <w:rPr>
                <w:noProof/>
              </w:rPr>
              <w:t>28</w:t>
            </w:r>
            <w:r>
              <w:rPr>
                <w:noProof/>
              </w:rPr>
              <w:fldChar w:fldCharType="end"/>
            </w:r>
          </w:hyperlink>
        </w:p>
        <w:p w14:paraId="68308E6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39" w:history="1">
            <w:r w:rsidRPr="00F06BC3">
              <w:rPr>
                <w:rStyle w:val="Hyperlink"/>
                <w:noProof/>
              </w:rPr>
              <w:t>15.7 Eliminated Loops</w:t>
            </w:r>
            <w:r>
              <w:rPr>
                <w:noProof/>
              </w:rPr>
              <w:tab/>
            </w:r>
            <w:r>
              <w:rPr>
                <w:noProof/>
              </w:rPr>
              <w:fldChar w:fldCharType="begin"/>
            </w:r>
            <w:r>
              <w:rPr>
                <w:noProof/>
              </w:rPr>
              <w:instrText xml:space="preserve"> PAGEREF _Toc223702739 \h </w:instrText>
            </w:r>
            <w:r>
              <w:rPr>
                <w:noProof/>
              </w:rPr>
            </w:r>
            <w:r>
              <w:rPr>
                <w:noProof/>
              </w:rPr>
              <w:fldChar w:fldCharType="separate"/>
            </w:r>
            <w:r>
              <w:rPr>
                <w:noProof/>
              </w:rPr>
              <w:t>28</w:t>
            </w:r>
            <w:r>
              <w:rPr>
                <w:noProof/>
              </w:rPr>
              <w:fldChar w:fldCharType="end"/>
            </w:r>
          </w:hyperlink>
        </w:p>
        <w:p w14:paraId="29D50667"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40" w:history="1">
            <w:r w:rsidRPr="00F06BC3">
              <w:rPr>
                <w:rStyle w:val="Hyperlink"/>
                <w:noProof/>
              </w:rPr>
              <w:t>16. Inter-Subsystem Interface Matrix</w:t>
            </w:r>
            <w:r>
              <w:rPr>
                <w:noProof/>
              </w:rPr>
              <w:tab/>
            </w:r>
            <w:r>
              <w:rPr>
                <w:noProof/>
              </w:rPr>
              <w:fldChar w:fldCharType="begin"/>
            </w:r>
            <w:r>
              <w:rPr>
                <w:noProof/>
              </w:rPr>
              <w:instrText xml:space="preserve"> PAGEREF _Toc223702740 \h </w:instrText>
            </w:r>
            <w:r>
              <w:rPr>
                <w:noProof/>
              </w:rPr>
            </w:r>
            <w:r>
              <w:rPr>
                <w:noProof/>
              </w:rPr>
              <w:fldChar w:fldCharType="separate"/>
            </w:r>
            <w:r>
              <w:rPr>
                <w:noProof/>
              </w:rPr>
              <w:t>28</w:t>
            </w:r>
            <w:r>
              <w:rPr>
                <w:noProof/>
              </w:rPr>
              <w:fldChar w:fldCharType="end"/>
            </w:r>
          </w:hyperlink>
        </w:p>
        <w:p w14:paraId="6C635B3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1" w:history="1">
            <w:r w:rsidRPr="00F06BC3">
              <w:rPr>
                <w:rStyle w:val="Hyperlink"/>
                <w:noProof/>
              </w:rPr>
              <w:t>Interface Signal Types Summary</w:t>
            </w:r>
            <w:r>
              <w:rPr>
                <w:noProof/>
              </w:rPr>
              <w:tab/>
            </w:r>
            <w:r>
              <w:rPr>
                <w:noProof/>
              </w:rPr>
              <w:fldChar w:fldCharType="begin"/>
            </w:r>
            <w:r>
              <w:rPr>
                <w:noProof/>
              </w:rPr>
              <w:instrText xml:space="preserve"> PAGEREF _Toc223702741 \h </w:instrText>
            </w:r>
            <w:r>
              <w:rPr>
                <w:noProof/>
              </w:rPr>
            </w:r>
            <w:r>
              <w:rPr>
                <w:noProof/>
              </w:rPr>
              <w:fldChar w:fldCharType="separate"/>
            </w:r>
            <w:r>
              <w:rPr>
                <w:noProof/>
              </w:rPr>
              <w:t>29</w:t>
            </w:r>
            <w:r>
              <w:rPr>
                <w:noProof/>
              </w:rPr>
              <w:fldChar w:fldCharType="end"/>
            </w:r>
          </w:hyperlink>
        </w:p>
        <w:p w14:paraId="3AAFE104"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2" w:history="1">
            <w:r w:rsidRPr="00F06BC3">
              <w:rPr>
                <w:rStyle w:val="Hyperlink"/>
                <w:noProof/>
              </w:rPr>
              <w:t>16.2 Open Interface Questions</w:t>
            </w:r>
            <w:r>
              <w:rPr>
                <w:noProof/>
              </w:rPr>
              <w:tab/>
            </w:r>
            <w:r>
              <w:rPr>
                <w:noProof/>
              </w:rPr>
              <w:fldChar w:fldCharType="begin"/>
            </w:r>
            <w:r>
              <w:rPr>
                <w:noProof/>
              </w:rPr>
              <w:instrText xml:space="preserve"> PAGEREF _Toc223702742 \h </w:instrText>
            </w:r>
            <w:r>
              <w:rPr>
                <w:noProof/>
              </w:rPr>
            </w:r>
            <w:r>
              <w:rPr>
                <w:noProof/>
              </w:rPr>
              <w:fldChar w:fldCharType="separate"/>
            </w:r>
            <w:r>
              <w:rPr>
                <w:noProof/>
              </w:rPr>
              <w:t>29</w:t>
            </w:r>
            <w:r>
              <w:rPr>
                <w:noProof/>
              </w:rPr>
              <w:fldChar w:fldCharType="end"/>
            </w:r>
          </w:hyperlink>
        </w:p>
        <w:p w14:paraId="08583697"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43" w:history="1">
            <w:r w:rsidRPr="00F06BC3">
              <w:rPr>
                <w:rStyle w:val="Hyperlink"/>
                <w:noProof/>
              </w:rPr>
              <w:t>17. Protection Chain and Interlock Architecture</w:t>
            </w:r>
            <w:r>
              <w:rPr>
                <w:noProof/>
              </w:rPr>
              <w:tab/>
            </w:r>
            <w:r>
              <w:rPr>
                <w:noProof/>
              </w:rPr>
              <w:fldChar w:fldCharType="begin"/>
            </w:r>
            <w:r>
              <w:rPr>
                <w:noProof/>
              </w:rPr>
              <w:instrText xml:space="preserve"> PAGEREF _Toc223702743 \h </w:instrText>
            </w:r>
            <w:r>
              <w:rPr>
                <w:noProof/>
              </w:rPr>
            </w:r>
            <w:r>
              <w:rPr>
                <w:noProof/>
              </w:rPr>
              <w:fldChar w:fldCharType="separate"/>
            </w:r>
            <w:r>
              <w:rPr>
                <w:noProof/>
              </w:rPr>
              <w:t>29</w:t>
            </w:r>
            <w:r>
              <w:rPr>
                <w:noProof/>
              </w:rPr>
              <w:fldChar w:fldCharType="end"/>
            </w:r>
          </w:hyperlink>
        </w:p>
        <w:p w14:paraId="3B32F40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4" w:history="1">
            <w:r w:rsidRPr="00F06BC3">
              <w:rPr>
                <w:rStyle w:val="Hyperlink"/>
                <w:noProof/>
              </w:rPr>
              <w:t>17.1 Protection Philosophy</w:t>
            </w:r>
            <w:r>
              <w:rPr>
                <w:noProof/>
              </w:rPr>
              <w:tab/>
            </w:r>
            <w:r>
              <w:rPr>
                <w:noProof/>
              </w:rPr>
              <w:fldChar w:fldCharType="begin"/>
            </w:r>
            <w:r>
              <w:rPr>
                <w:noProof/>
              </w:rPr>
              <w:instrText xml:space="preserve"> PAGEREF _Toc223702744 \h </w:instrText>
            </w:r>
            <w:r>
              <w:rPr>
                <w:noProof/>
              </w:rPr>
            </w:r>
            <w:r>
              <w:rPr>
                <w:noProof/>
              </w:rPr>
              <w:fldChar w:fldCharType="separate"/>
            </w:r>
            <w:r>
              <w:rPr>
                <w:noProof/>
              </w:rPr>
              <w:t>29</w:t>
            </w:r>
            <w:r>
              <w:rPr>
                <w:noProof/>
              </w:rPr>
              <w:fldChar w:fldCharType="end"/>
            </w:r>
          </w:hyperlink>
        </w:p>
        <w:p w14:paraId="2CC99594"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5" w:history="1">
            <w:r w:rsidRPr="00F06BC3">
              <w:rPr>
                <w:rStyle w:val="Hyperlink"/>
                <w:noProof/>
              </w:rPr>
              <w:t>17.2 Fault Propagation Example — RF Arc Event</w:t>
            </w:r>
            <w:r>
              <w:rPr>
                <w:noProof/>
              </w:rPr>
              <w:tab/>
            </w:r>
            <w:r>
              <w:rPr>
                <w:noProof/>
              </w:rPr>
              <w:fldChar w:fldCharType="begin"/>
            </w:r>
            <w:r>
              <w:rPr>
                <w:noProof/>
              </w:rPr>
              <w:instrText xml:space="preserve"> PAGEREF _Toc223702745 \h </w:instrText>
            </w:r>
            <w:r>
              <w:rPr>
                <w:noProof/>
              </w:rPr>
            </w:r>
            <w:r>
              <w:rPr>
                <w:noProof/>
              </w:rPr>
              <w:fldChar w:fldCharType="separate"/>
            </w:r>
            <w:r>
              <w:rPr>
                <w:noProof/>
              </w:rPr>
              <w:t>30</w:t>
            </w:r>
            <w:r>
              <w:rPr>
                <w:noProof/>
              </w:rPr>
              <w:fldChar w:fldCharType="end"/>
            </w:r>
          </w:hyperlink>
        </w:p>
        <w:p w14:paraId="4C7C1619"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6" w:history="1">
            <w:r w:rsidRPr="00F06BC3">
              <w:rPr>
                <w:rStyle w:val="Hyperlink"/>
                <w:noProof/>
              </w:rPr>
              <w:t>17.3 Fail-Safe Design</w:t>
            </w:r>
            <w:r>
              <w:rPr>
                <w:noProof/>
              </w:rPr>
              <w:tab/>
            </w:r>
            <w:r>
              <w:rPr>
                <w:noProof/>
              </w:rPr>
              <w:fldChar w:fldCharType="begin"/>
            </w:r>
            <w:r>
              <w:rPr>
                <w:noProof/>
              </w:rPr>
              <w:instrText xml:space="preserve"> PAGEREF _Toc223702746 \h </w:instrText>
            </w:r>
            <w:r>
              <w:rPr>
                <w:noProof/>
              </w:rPr>
            </w:r>
            <w:r>
              <w:rPr>
                <w:noProof/>
              </w:rPr>
              <w:fldChar w:fldCharType="separate"/>
            </w:r>
            <w:r>
              <w:rPr>
                <w:noProof/>
              </w:rPr>
              <w:t>30</w:t>
            </w:r>
            <w:r>
              <w:rPr>
                <w:noProof/>
              </w:rPr>
              <w:fldChar w:fldCharType="end"/>
            </w:r>
          </w:hyperlink>
        </w:p>
        <w:p w14:paraId="4F6893EC"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47" w:history="1">
            <w:r w:rsidRPr="00F06BC3">
              <w:rPr>
                <w:rStyle w:val="Hyperlink"/>
                <w:noProof/>
              </w:rPr>
              <w:t>18. Communication Architecture</w:t>
            </w:r>
            <w:r>
              <w:rPr>
                <w:noProof/>
              </w:rPr>
              <w:tab/>
            </w:r>
            <w:r>
              <w:rPr>
                <w:noProof/>
              </w:rPr>
              <w:fldChar w:fldCharType="begin"/>
            </w:r>
            <w:r>
              <w:rPr>
                <w:noProof/>
              </w:rPr>
              <w:instrText xml:space="preserve"> PAGEREF _Toc223702747 \h </w:instrText>
            </w:r>
            <w:r>
              <w:rPr>
                <w:noProof/>
              </w:rPr>
            </w:r>
            <w:r>
              <w:rPr>
                <w:noProof/>
              </w:rPr>
              <w:fldChar w:fldCharType="separate"/>
            </w:r>
            <w:r>
              <w:rPr>
                <w:noProof/>
              </w:rPr>
              <w:t>30</w:t>
            </w:r>
            <w:r>
              <w:rPr>
                <w:noProof/>
              </w:rPr>
              <w:fldChar w:fldCharType="end"/>
            </w:r>
          </w:hyperlink>
        </w:p>
        <w:p w14:paraId="79FFB293"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8" w:history="1">
            <w:r w:rsidRPr="00F06BC3">
              <w:rPr>
                <w:rStyle w:val="Hyperlink"/>
                <w:noProof/>
              </w:rPr>
              <w:t>18.1 EPICS Channel Access Network</w:t>
            </w:r>
            <w:r>
              <w:rPr>
                <w:noProof/>
              </w:rPr>
              <w:tab/>
            </w:r>
            <w:r>
              <w:rPr>
                <w:noProof/>
              </w:rPr>
              <w:fldChar w:fldCharType="begin"/>
            </w:r>
            <w:r>
              <w:rPr>
                <w:noProof/>
              </w:rPr>
              <w:instrText xml:space="preserve"> PAGEREF _Toc223702748 \h </w:instrText>
            </w:r>
            <w:r>
              <w:rPr>
                <w:noProof/>
              </w:rPr>
            </w:r>
            <w:r>
              <w:rPr>
                <w:noProof/>
              </w:rPr>
              <w:fldChar w:fldCharType="separate"/>
            </w:r>
            <w:r>
              <w:rPr>
                <w:noProof/>
              </w:rPr>
              <w:t>30</w:t>
            </w:r>
            <w:r>
              <w:rPr>
                <w:noProof/>
              </w:rPr>
              <w:fldChar w:fldCharType="end"/>
            </w:r>
          </w:hyperlink>
        </w:p>
        <w:p w14:paraId="6172BC8B"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49" w:history="1">
            <w:r w:rsidRPr="00F06BC3">
              <w:rPr>
                <w:rStyle w:val="Hyperlink"/>
                <w:noProof/>
              </w:rPr>
              <w:t>18.2 Non-EPICS Communication Paths</w:t>
            </w:r>
            <w:r>
              <w:rPr>
                <w:noProof/>
              </w:rPr>
              <w:tab/>
            </w:r>
            <w:r>
              <w:rPr>
                <w:noProof/>
              </w:rPr>
              <w:fldChar w:fldCharType="begin"/>
            </w:r>
            <w:r>
              <w:rPr>
                <w:noProof/>
              </w:rPr>
              <w:instrText xml:space="preserve"> PAGEREF _Toc223702749 \h </w:instrText>
            </w:r>
            <w:r>
              <w:rPr>
                <w:noProof/>
              </w:rPr>
            </w:r>
            <w:r>
              <w:rPr>
                <w:noProof/>
              </w:rPr>
              <w:fldChar w:fldCharType="separate"/>
            </w:r>
            <w:r>
              <w:rPr>
                <w:noProof/>
              </w:rPr>
              <w:t>31</w:t>
            </w:r>
            <w:r>
              <w:rPr>
                <w:noProof/>
              </w:rPr>
              <w:fldChar w:fldCharType="end"/>
            </w:r>
          </w:hyperlink>
        </w:p>
        <w:p w14:paraId="09B8062D"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50" w:history="1">
            <w:r w:rsidRPr="00F06BC3">
              <w:rPr>
                <w:rStyle w:val="Hyperlink"/>
                <w:noProof/>
              </w:rPr>
              <w:t>19. Implementation Phases and Risk Summary</w:t>
            </w:r>
            <w:r>
              <w:rPr>
                <w:noProof/>
              </w:rPr>
              <w:tab/>
            </w:r>
            <w:r>
              <w:rPr>
                <w:noProof/>
              </w:rPr>
              <w:fldChar w:fldCharType="begin"/>
            </w:r>
            <w:r>
              <w:rPr>
                <w:noProof/>
              </w:rPr>
              <w:instrText xml:space="preserve"> PAGEREF _Toc223702750 \h </w:instrText>
            </w:r>
            <w:r>
              <w:rPr>
                <w:noProof/>
              </w:rPr>
            </w:r>
            <w:r>
              <w:rPr>
                <w:noProof/>
              </w:rPr>
              <w:fldChar w:fldCharType="separate"/>
            </w:r>
            <w:r>
              <w:rPr>
                <w:noProof/>
              </w:rPr>
              <w:t>31</w:t>
            </w:r>
            <w:r>
              <w:rPr>
                <w:noProof/>
              </w:rPr>
              <w:fldChar w:fldCharType="end"/>
            </w:r>
          </w:hyperlink>
        </w:p>
        <w:p w14:paraId="73D1B27A"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51" w:history="1">
            <w:r w:rsidRPr="00F06BC3">
              <w:rPr>
                <w:rStyle w:val="Hyperlink"/>
                <w:noProof/>
              </w:rPr>
              <w:t>19.1 Implementation Phases</w:t>
            </w:r>
            <w:r>
              <w:rPr>
                <w:noProof/>
              </w:rPr>
              <w:tab/>
            </w:r>
            <w:r>
              <w:rPr>
                <w:noProof/>
              </w:rPr>
              <w:fldChar w:fldCharType="begin"/>
            </w:r>
            <w:r>
              <w:rPr>
                <w:noProof/>
              </w:rPr>
              <w:instrText xml:space="preserve"> PAGEREF _Toc223702751 \h </w:instrText>
            </w:r>
            <w:r>
              <w:rPr>
                <w:noProof/>
              </w:rPr>
            </w:r>
            <w:r>
              <w:rPr>
                <w:noProof/>
              </w:rPr>
              <w:fldChar w:fldCharType="separate"/>
            </w:r>
            <w:r>
              <w:rPr>
                <w:noProof/>
              </w:rPr>
              <w:t>31</w:t>
            </w:r>
            <w:r>
              <w:rPr>
                <w:noProof/>
              </w:rPr>
              <w:fldChar w:fldCharType="end"/>
            </w:r>
          </w:hyperlink>
        </w:p>
        <w:p w14:paraId="4EB8F31F" w14:textId="77777777" w:rsidR="008C0C31" w:rsidRDefault="008C0C31">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3702752" w:history="1">
            <w:r w:rsidRPr="00F06BC3">
              <w:rPr>
                <w:rStyle w:val="Hyperlink"/>
                <w:noProof/>
              </w:rPr>
              <w:t>Phase 1: Maximum Standalone Development</w:t>
            </w:r>
            <w:r>
              <w:rPr>
                <w:noProof/>
              </w:rPr>
              <w:tab/>
            </w:r>
            <w:r>
              <w:rPr>
                <w:noProof/>
              </w:rPr>
              <w:fldChar w:fldCharType="begin"/>
            </w:r>
            <w:r>
              <w:rPr>
                <w:noProof/>
              </w:rPr>
              <w:instrText xml:space="preserve"> PAGEREF _Toc223702752 \h </w:instrText>
            </w:r>
            <w:r>
              <w:rPr>
                <w:noProof/>
              </w:rPr>
            </w:r>
            <w:r>
              <w:rPr>
                <w:noProof/>
              </w:rPr>
              <w:fldChar w:fldCharType="separate"/>
            </w:r>
            <w:r>
              <w:rPr>
                <w:noProof/>
              </w:rPr>
              <w:t>31</w:t>
            </w:r>
            <w:r>
              <w:rPr>
                <w:noProof/>
              </w:rPr>
              <w:fldChar w:fldCharType="end"/>
            </w:r>
          </w:hyperlink>
        </w:p>
        <w:p w14:paraId="2853CF65" w14:textId="77777777" w:rsidR="008C0C31" w:rsidRDefault="008C0C31">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3702753" w:history="1">
            <w:r w:rsidRPr="00F06BC3">
              <w:rPr>
                <w:rStyle w:val="Hyperlink"/>
                <w:noProof/>
              </w:rPr>
              <w:t>Phase 2: Incremental Subsystem Integration</w:t>
            </w:r>
            <w:r>
              <w:rPr>
                <w:noProof/>
              </w:rPr>
              <w:tab/>
            </w:r>
            <w:r>
              <w:rPr>
                <w:noProof/>
              </w:rPr>
              <w:fldChar w:fldCharType="begin"/>
            </w:r>
            <w:r>
              <w:rPr>
                <w:noProof/>
              </w:rPr>
              <w:instrText xml:space="preserve"> PAGEREF _Toc223702753 \h </w:instrText>
            </w:r>
            <w:r>
              <w:rPr>
                <w:noProof/>
              </w:rPr>
            </w:r>
            <w:r>
              <w:rPr>
                <w:noProof/>
              </w:rPr>
              <w:fldChar w:fldCharType="separate"/>
            </w:r>
            <w:r>
              <w:rPr>
                <w:noProof/>
              </w:rPr>
              <w:t>32</w:t>
            </w:r>
            <w:r>
              <w:rPr>
                <w:noProof/>
              </w:rPr>
              <w:fldChar w:fldCharType="end"/>
            </w:r>
          </w:hyperlink>
        </w:p>
        <w:p w14:paraId="32481515" w14:textId="77777777" w:rsidR="008C0C31" w:rsidRDefault="008C0C31">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3702754" w:history="1">
            <w:r w:rsidRPr="00F06BC3">
              <w:rPr>
                <w:rStyle w:val="Hyperlink"/>
                <w:noProof/>
              </w:rPr>
              <w:t>Phase 3: Critical Path Integration</w:t>
            </w:r>
            <w:r>
              <w:rPr>
                <w:noProof/>
              </w:rPr>
              <w:tab/>
            </w:r>
            <w:r>
              <w:rPr>
                <w:noProof/>
              </w:rPr>
              <w:fldChar w:fldCharType="begin"/>
            </w:r>
            <w:r>
              <w:rPr>
                <w:noProof/>
              </w:rPr>
              <w:instrText xml:space="preserve"> PAGEREF _Toc223702754 \h </w:instrText>
            </w:r>
            <w:r>
              <w:rPr>
                <w:noProof/>
              </w:rPr>
            </w:r>
            <w:r>
              <w:rPr>
                <w:noProof/>
              </w:rPr>
              <w:fldChar w:fldCharType="separate"/>
            </w:r>
            <w:r>
              <w:rPr>
                <w:noProof/>
              </w:rPr>
              <w:t>32</w:t>
            </w:r>
            <w:r>
              <w:rPr>
                <w:noProof/>
              </w:rPr>
              <w:fldChar w:fldCharType="end"/>
            </w:r>
          </w:hyperlink>
        </w:p>
        <w:p w14:paraId="125D93BC" w14:textId="77777777" w:rsidR="008C0C31" w:rsidRDefault="008C0C31">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3702755" w:history="1">
            <w:r w:rsidRPr="00F06BC3">
              <w:rPr>
                <w:rStyle w:val="Hyperlink"/>
                <w:noProof/>
              </w:rPr>
              <w:t>Phase 4: Full Power Commissioning</w:t>
            </w:r>
            <w:r>
              <w:rPr>
                <w:noProof/>
              </w:rPr>
              <w:tab/>
            </w:r>
            <w:r>
              <w:rPr>
                <w:noProof/>
              </w:rPr>
              <w:fldChar w:fldCharType="begin"/>
            </w:r>
            <w:r>
              <w:rPr>
                <w:noProof/>
              </w:rPr>
              <w:instrText xml:space="preserve"> PAGEREF _Toc223702755 \h </w:instrText>
            </w:r>
            <w:r>
              <w:rPr>
                <w:noProof/>
              </w:rPr>
            </w:r>
            <w:r>
              <w:rPr>
                <w:noProof/>
              </w:rPr>
              <w:fldChar w:fldCharType="separate"/>
            </w:r>
            <w:r>
              <w:rPr>
                <w:noProof/>
              </w:rPr>
              <w:t>32</w:t>
            </w:r>
            <w:r>
              <w:rPr>
                <w:noProof/>
              </w:rPr>
              <w:fldChar w:fldCharType="end"/>
            </w:r>
          </w:hyperlink>
        </w:p>
        <w:p w14:paraId="2AF94341"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56" w:history="1">
            <w:r w:rsidRPr="00F06BC3">
              <w:rPr>
                <w:rStyle w:val="Hyperlink"/>
                <w:noProof/>
              </w:rPr>
              <w:t>19.2 Status</w:t>
            </w:r>
            <w:r>
              <w:rPr>
                <w:noProof/>
              </w:rPr>
              <w:tab/>
            </w:r>
            <w:r>
              <w:rPr>
                <w:noProof/>
              </w:rPr>
              <w:fldChar w:fldCharType="begin"/>
            </w:r>
            <w:r>
              <w:rPr>
                <w:noProof/>
              </w:rPr>
              <w:instrText xml:space="preserve"> PAGEREF _Toc223702756 \h </w:instrText>
            </w:r>
            <w:r>
              <w:rPr>
                <w:noProof/>
              </w:rPr>
            </w:r>
            <w:r>
              <w:rPr>
                <w:noProof/>
              </w:rPr>
              <w:fldChar w:fldCharType="separate"/>
            </w:r>
            <w:r>
              <w:rPr>
                <w:noProof/>
              </w:rPr>
              <w:t>32</w:t>
            </w:r>
            <w:r>
              <w:rPr>
                <w:noProof/>
              </w:rPr>
              <w:fldChar w:fldCharType="end"/>
            </w:r>
          </w:hyperlink>
        </w:p>
        <w:p w14:paraId="3795D1AE"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57" w:history="1">
            <w:r w:rsidRPr="00F06BC3">
              <w:rPr>
                <w:rStyle w:val="Hyperlink"/>
                <w:noProof/>
              </w:rPr>
              <w:t>19.3 Key Technical Risks</w:t>
            </w:r>
            <w:r>
              <w:rPr>
                <w:noProof/>
              </w:rPr>
              <w:tab/>
            </w:r>
            <w:r>
              <w:rPr>
                <w:noProof/>
              </w:rPr>
              <w:fldChar w:fldCharType="begin"/>
            </w:r>
            <w:r>
              <w:rPr>
                <w:noProof/>
              </w:rPr>
              <w:instrText xml:space="preserve"> PAGEREF _Toc223702757 \h </w:instrText>
            </w:r>
            <w:r>
              <w:rPr>
                <w:noProof/>
              </w:rPr>
            </w:r>
            <w:r>
              <w:rPr>
                <w:noProof/>
              </w:rPr>
              <w:fldChar w:fldCharType="separate"/>
            </w:r>
            <w:r>
              <w:rPr>
                <w:noProof/>
              </w:rPr>
              <w:t>32</w:t>
            </w:r>
            <w:r>
              <w:rPr>
                <w:noProof/>
              </w:rPr>
              <w:fldChar w:fldCharType="end"/>
            </w:r>
          </w:hyperlink>
        </w:p>
        <w:p w14:paraId="0999DB7A"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58" w:history="1">
            <w:r w:rsidRPr="00F06BC3">
              <w:rPr>
                <w:rStyle w:val="Hyperlink"/>
                <w:noProof/>
              </w:rPr>
              <w:t>19.4 Success Criteria</w:t>
            </w:r>
            <w:r>
              <w:rPr>
                <w:noProof/>
              </w:rPr>
              <w:tab/>
            </w:r>
            <w:r>
              <w:rPr>
                <w:noProof/>
              </w:rPr>
              <w:fldChar w:fldCharType="begin"/>
            </w:r>
            <w:r>
              <w:rPr>
                <w:noProof/>
              </w:rPr>
              <w:instrText xml:space="preserve"> PAGEREF _Toc223702758 \h </w:instrText>
            </w:r>
            <w:r>
              <w:rPr>
                <w:noProof/>
              </w:rPr>
            </w:r>
            <w:r>
              <w:rPr>
                <w:noProof/>
              </w:rPr>
              <w:fldChar w:fldCharType="separate"/>
            </w:r>
            <w:r>
              <w:rPr>
                <w:noProof/>
              </w:rPr>
              <w:t>33</w:t>
            </w:r>
            <w:r>
              <w:rPr>
                <w:noProof/>
              </w:rPr>
              <w:fldChar w:fldCharType="end"/>
            </w:r>
          </w:hyperlink>
        </w:p>
        <w:p w14:paraId="6E8593EF" w14:textId="77777777" w:rsidR="008C0C31" w:rsidRDefault="008C0C3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3702759" w:history="1">
            <w:r w:rsidRPr="00F06BC3">
              <w:rPr>
                <w:rStyle w:val="Hyperlink"/>
                <w:noProof/>
              </w:rPr>
              <w:t>20. Appendix: Source Document Index</w:t>
            </w:r>
            <w:r>
              <w:rPr>
                <w:noProof/>
              </w:rPr>
              <w:tab/>
            </w:r>
            <w:r>
              <w:rPr>
                <w:noProof/>
              </w:rPr>
              <w:fldChar w:fldCharType="begin"/>
            </w:r>
            <w:r>
              <w:rPr>
                <w:noProof/>
              </w:rPr>
              <w:instrText xml:space="preserve"> PAGEREF _Toc223702759 \h </w:instrText>
            </w:r>
            <w:r>
              <w:rPr>
                <w:noProof/>
              </w:rPr>
            </w:r>
            <w:r>
              <w:rPr>
                <w:noProof/>
              </w:rPr>
              <w:fldChar w:fldCharType="separate"/>
            </w:r>
            <w:r>
              <w:rPr>
                <w:noProof/>
              </w:rPr>
              <w:t>33</w:t>
            </w:r>
            <w:r>
              <w:rPr>
                <w:noProof/>
              </w:rPr>
              <w:fldChar w:fldCharType="end"/>
            </w:r>
          </w:hyperlink>
        </w:p>
        <w:p w14:paraId="1589360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60" w:history="1">
            <w:r w:rsidRPr="00F06BC3">
              <w:rPr>
                <w:rStyle w:val="Hyperlink"/>
                <w:noProof/>
              </w:rPr>
              <w:t>LLRF Source Material</w:t>
            </w:r>
            <w:r>
              <w:rPr>
                <w:noProof/>
              </w:rPr>
              <w:tab/>
            </w:r>
            <w:r>
              <w:rPr>
                <w:noProof/>
              </w:rPr>
              <w:fldChar w:fldCharType="begin"/>
            </w:r>
            <w:r>
              <w:rPr>
                <w:noProof/>
              </w:rPr>
              <w:instrText xml:space="preserve"> PAGEREF _Toc223702760 \h </w:instrText>
            </w:r>
            <w:r>
              <w:rPr>
                <w:noProof/>
              </w:rPr>
            </w:r>
            <w:r>
              <w:rPr>
                <w:noProof/>
              </w:rPr>
              <w:fldChar w:fldCharType="separate"/>
            </w:r>
            <w:r>
              <w:rPr>
                <w:noProof/>
              </w:rPr>
              <w:t>33</w:t>
            </w:r>
            <w:r>
              <w:rPr>
                <w:noProof/>
              </w:rPr>
              <w:fldChar w:fldCharType="end"/>
            </w:r>
          </w:hyperlink>
        </w:p>
        <w:p w14:paraId="4BE999B5"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61" w:history="1">
            <w:r w:rsidRPr="00F06BC3">
              <w:rPr>
                <w:rStyle w:val="Hyperlink"/>
                <w:noProof/>
              </w:rPr>
              <w:t>HVPS Source Material</w:t>
            </w:r>
            <w:r>
              <w:rPr>
                <w:noProof/>
              </w:rPr>
              <w:tab/>
            </w:r>
            <w:r>
              <w:rPr>
                <w:noProof/>
              </w:rPr>
              <w:fldChar w:fldCharType="begin"/>
            </w:r>
            <w:r>
              <w:rPr>
                <w:noProof/>
              </w:rPr>
              <w:instrText xml:space="preserve"> PAGEREF _Toc223702761 \h </w:instrText>
            </w:r>
            <w:r>
              <w:rPr>
                <w:noProof/>
              </w:rPr>
            </w:r>
            <w:r>
              <w:rPr>
                <w:noProof/>
              </w:rPr>
              <w:fldChar w:fldCharType="separate"/>
            </w:r>
            <w:r>
              <w:rPr>
                <w:noProof/>
              </w:rPr>
              <w:t>34</w:t>
            </w:r>
            <w:r>
              <w:rPr>
                <w:noProof/>
              </w:rPr>
              <w:fldChar w:fldCharType="end"/>
            </w:r>
          </w:hyperlink>
        </w:p>
        <w:p w14:paraId="5BBA8A52" w14:textId="77777777" w:rsidR="008C0C31" w:rsidRDefault="008C0C3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3702762" w:history="1">
            <w:r w:rsidRPr="00F06BC3">
              <w:rPr>
                <w:rStyle w:val="Hyperlink"/>
                <w:noProof/>
              </w:rPr>
              <w:t>PPS Source Material</w:t>
            </w:r>
            <w:r>
              <w:rPr>
                <w:noProof/>
              </w:rPr>
              <w:tab/>
            </w:r>
            <w:r>
              <w:rPr>
                <w:noProof/>
              </w:rPr>
              <w:fldChar w:fldCharType="begin"/>
            </w:r>
            <w:r>
              <w:rPr>
                <w:noProof/>
              </w:rPr>
              <w:instrText xml:space="preserve"> PAGEREF _Toc223702762 \h </w:instrText>
            </w:r>
            <w:r>
              <w:rPr>
                <w:noProof/>
              </w:rPr>
            </w:r>
            <w:r>
              <w:rPr>
                <w:noProof/>
              </w:rPr>
              <w:fldChar w:fldCharType="separate"/>
            </w:r>
            <w:r>
              <w:rPr>
                <w:noProof/>
              </w:rPr>
              <w:t>34</w:t>
            </w:r>
            <w:r>
              <w:rPr>
                <w:noProof/>
              </w:rPr>
              <w:fldChar w:fldCharType="end"/>
            </w:r>
          </w:hyperlink>
        </w:p>
        <w:p w14:paraId="1E595644" w14:textId="77777777" w:rsidR="009350C1" w:rsidRDefault="00000000">
          <w:r>
            <w:fldChar w:fldCharType="end"/>
          </w:r>
        </w:p>
      </w:sdtContent>
    </w:sdt>
    <w:p w14:paraId="644F2673" w14:textId="77777777" w:rsidR="009350C1" w:rsidRDefault="00000000">
      <w:r>
        <w:br w:type="page"/>
      </w:r>
    </w:p>
    <w:p w14:paraId="4B82E903" w14:textId="77777777" w:rsidR="009350C1" w:rsidRDefault="00000000">
      <w:pPr>
        <w:pStyle w:val="Heading1"/>
      </w:pPr>
      <w:bookmarkStart w:id="1" w:name="purpose"/>
      <w:bookmarkStart w:id="2" w:name="_Toc223702656"/>
      <w:r>
        <w:lastRenderedPageBreak/>
        <w:t>Purpose and Scope</w:t>
      </w:r>
      <w:bookmarkEnd w:id="1"/>
      <w:bookmarkEnd w:id="2"/>
    </w:p>
    <w:p w14:paraId="7831ECC1" w14:textId="77777777" w:rsidR="009350C1" w:rsidRDefault="00000000">
      <w:pPr>
        <w:spacing w:before="60" w:after="80"/>
      </w:pPr>
      <w:r>
        <w:rPr>
          <w:color w:val="000000"/>
        </w:rPr>
        <w:t>This Physical Design Report is the top-level system design reference for the SPEAR3 Low-Level RF (LLRF) Upgrade Project. It describes the overall system architecture, the scope and high-level design of each subsystem in both the current (legacy) and upgraded configurations, and the interfaces and interactions between subsystems.</w:t>
      </w:r>
    </w:p>
    <w:p w14:paraId="2E54B20F" w14:textId="77777777" w:rsidR="009350C1" w:rsidRDefault="00000000">
      <w:pPr>
        <w:spacing w:before="60" w:after="80"/>
      </w:pPr>
      <w:r>
        <w:rPr>
          <w:color w:val="000000"/>
        </w:rPr>
        <w:t>This document is intended to serve as the entry point for the detailed engineering design of each subsystem. It consolidates physical design information from across the project and provides traceability to the detailed design documents in this project.</w:t>
      </w:r>
    </w:p>
    <w:p w14:paraId="023FAC5D" w14:textId="77777777" w:rsidR="009350C1" w:rsidRDefault="00000000">
      <w:pPr>
        <w:pStyle w:val="Heading1"/>
      </w:pPr>
      <w:bookmarkStart w:id="3" w:name="s1"/>
      <w:bookmarkStart w:id="4" w:name="_Toc223702657"/>
      <w:r>
        <w:t>1. Executive Summary</w:t>
      </w:r>
      <w:bookmarkEnd w:id="3"/>
      <w:bookmarkEnd w:id="4"/>
    </w:p>
    <w:p w14:paraId="5FC42720" w14:textId="70ADA16B" w:rsidR="009350C1" w:rsidRDefault="00000000">
      <w:pPr>
        <w:spacing w:before="60" w:after="80"/>
      </w:pPr>
      <w:r>
        <w:rPr>
          <w:color w:val="000000"/>
        </w:rPr>
        <w:t>The SPEAR3 RF station provides 476</w:t>
      </w:r>
      <w:ins w:id="5" w:author="Sebek, Jim" w:date="2026-03-09T10:02:00Z" w16du:dateUtc="2026-03-09T17:02:00Z">
        <w:r w:rsidR="0048346B">
          <w:rPr>
            <w:color w:val="000000"/>
          </w:rPr>
          <w:t>.3</w:t>
        </w:r>
      </w:ins>
      <w:r>
        <w:rPr>
          <w:color w:val="000000"/>
        </w:rPr>
        <w:t xml:space="preserve"> MHz RF power to the SPEAR3 storage ring at the Stanford Synchrotron Radiation Lightsource (SSRL). A single klystron, driven at approximately </w:t>
      </w:r>
      <w:ins w:id="6" w:author="Sebek, Jim" w:date="2026-03-09T10:02:00Z" w16du:dateUtc="2026-03-09T17:02:00Z">
        <w:r w:rsidR="0048346B">
          <w:rPr>
            <w:color w:val="000000"/>
          </w:rPr>
          <w:t>800</w:t>
        </w:r>
      </w:ins>
      <w:del w:id="7" w:author="Sebek, Jim" w:date="2026-03-09T10:02:00Z" w16du:dateUtc="2026-03-09T17:02:00Z">
        <w:r w:rsidDel="0048346B">
          <w:rPr>
            <w:color w:val="000000"/>
          </w:rPr>
          <w:delText>1</w:delText>
        </w:r>
      </w:del>
      <w:r>
        <w:rPr>
          <w:color w:val="000000"/>
        </w:rPr>
        <w:t xml:space="preserve"> </w:t>
      </w:r>
      <w:del w:id="8" w:author="Sebek, Jim" w:date="2026-03-09T10:02:00Z" w16du:dateUtc="2026-03-09T17:02:00Z">
        <w:r w:rsidDel="0048346B">
          <w:rPr>
            <w:color w:val="000000"/>
          </w:rPr>
          <w:delText>M</w:delText>
        </w:r>
      </w:del>
      <w:ins w:id="9" w:author="Sebek, Jim" w:date="2026-03-09T10:02:00Z" w16du:dateUtc="2026-03-09T17:02:00Z">
        <w:r w:rsidR="0048346B">
          <w:rPr>
            <w:color w:val="000000"/>
          </w:rPr>
          <w:t>k</w:t>
        </w:r>
      </w:ins>
      <w:r>
        <w:rPr>
          <w:color w:val="000000"/>
        </w:rPr>
        <w:t xml:space="preserve">W, feeds four single-cell RF cavities through a waveguide distribution network. The combined cavity gap voltage is approximately </w:t>
      </w:r>
      <w:ins w:id="10" w:author="Sebek, Jim" w:date="2026-03-09T10:03:00Z" w16du:dateUtc="2026-03-09T17:03:00Z">
        <w:r w:rsidR="0048346B">
          <w:rPr>
            <w:color w:val="000000"/>
          </w:rPr>
          <w:t>2.85</w:t>
        </w:r>
      </w:ins>
      <w:del w:id="11" w:author="Sebek, Jim" w:date="2026-03-09T10:03:00Z" w16du:dateUtc="2026-03-09T17:03:00Z">
        <w:r w:rsidDel="0048346B">
          <w:rPr>
            <w:color w:val="000000"/>
          </w:rPr>
          <w:delText>3.2</w:delText>
        </w:r>
      </w:del>
      <w:r>
        <w:rPr>
          <w:color w:val="000000"/>
        </w:rPr>
        <w:t xml:space="preserve"> MV.</w:t>
      </w:r>
    </w:p>
    <w:p w14:paraId="031DF170" w14:textId="7CFF8B8F" w:rsidR="009350C1" w:rsidRDefault="00000000">
      <w:pPr>
        <w:spacing w:before="60" w:after="80"/>
      </w:pPr>
      <w:r>
        <w:rPr>
          <w:color w:val="000000"/>
        </w:rPr>
        <w:t xml:space="preserve">The LLRF Upgrade Project replaces the entire control electronics chain — not merely the low-level RF controller, but also the </w:t>
      </w:r>
      <w:commentRangeStart w:id="12"/>
      <w:ins w:id="13" w:author="Sebek, Jim" w:date="2026-03-09T10:03:00Z" w16du:dateUtc="2026-03-09T17:03:00Z">
        <w:r w:rsidR="0048346B">
          <w:rPr>
            <w:color w:val="000000"/>
          </w:rPr>
          <w:t>RF</w:t>
        </w:r>
      </w:ins>
      <w:commentRangeEnd w:id="12"/>
      <w:ins w:id="14" w:author="Sebek, Jim" w:date="2026-03-09T10:05:00Z" w16du:dateUtc="2026-03-09T17:05:00Z">
        <w:r w:rsidR="0048346B">
          <w:rPr>
            <w:rStyle w:val="CommentReference"/>
          </w:rPr>
          <w:commentReference w:id="12"/>
        </w:r>
      </w:ins>
      <w:del w:id="15" w:author="Sebek, Jim" w:date="2026-03-09T10:03:00Z" w16du:dateUtc="2026-03-09T17:03:00Z">
        <w:r w:rsidDel="0048346B">
          <w:rPr>
            <w:color w:val="000000"/>
          </w:rPr>
          <w:delText>klystron</w:delText>
        </w:r>
      </w:del>
      <w:r>
        <w:rPr>
          <w:color w:val="000000"/>
        </w:rPr>
        <w:t xml:space="preserve"> machine protection system (</w:t>
      </w:r>
      <w:ins w:id="16" w:author="Sebek, Jim" w:date="2026-03-09T10:03:00Z" w16du:dateUtc="2026-03-09T17:03:00Z">
        <w:r w:rsidR="0048346B">
          <w:rPr>
            <w:color w:val="000000"/>
          </w:rPr>
          <w:t>RF</w:t>
        </w:r>
      </w:ins>
      <w:del w:id="17" w:author="Sebek, Jim" w:date="2026-03-09T10:03:00Z" w16du:dateUtc="2026-03-09T17:03:00Z">
        <w:r w:rsidDel="0048346B">
          <w:rPr>
            <w:color w:val="000000"/>
          </w:rPr>
          <w:delText>Kly</w:delText>
        </w:r>
      </w:del>
      <w:r>
        <w:rPr>
          <w:color w:val="000000"/>
        </w:rPr>
        <w:t xml:space="preserve"> MPS), HVPS controller, tuner motor controllers, and supporting infrastructure. The project also </w:t>
      </w:r>
      <w:ins w:id="18" w:author="Sebek, Jim" w:date="2026-03-09T10:15:00Z" w16du:dateUtc="2026-03-09T17:15:00Z">
        <w:r w:rsidR="00FD3E37">
          <w:rPr>
            <w:color w:val="000000"/>
          </w:rPr>
          <w:t>will modify several systems in the existing system</w:t>
        </w:r>
      </w:ins>
      <w:ins w:id="19" w:author="Sebek, Jim" w:date="2026-03-09T10:28:00Z" w16du:dateUtc="2026-03-09T17:28:00Z">
        <w:r w:rsidR="00AA76D9">
          <w:rPr>
            <w:color w:val="000000"/>
          </w:rPr>
          <w:t>.</w:t>
        </w:r>
      </w:ins>
      <w:ins w:id="20" w:author="Sebek, Jim" w:date="2026-03-09T10:15:00Z" w16du:dateUtc="2026-03-09T17:15:00Z">
        <w:r w:rsidR="00FD3E37">
          <w:rPr>
            <w:color w:val="000000"/>
          </w:rPr>
          <w:t xml:space="preserve">  </w:t>
        </w:r>
      </w:ins>
      <w:del w:id="21" w:author="Sebek, Jim" w:date="2026-03-09T10:22:00Z" w16du:dateUtc="2026-03-09T17:22:00Z">
        <w:r w:rsidDel="00AA76D9">
          <w:rPr>
            <w:color w:val="000000"/>
          </w:rPr>
          <w:delText>introduces several new subsystems that did not exist in the legacy system:</w:delText>
        </w:r>
      </w:del>
      <w:r>
        <w:rPr>
          <w:color w:val="000000"/>
        </w:rPr>
        <w:t xml:space="preserve"> </w:t>
      </w:r>
      <w:ins w:id="22" w:author="Sebek, Jim" w:date="2026-03-09T10:26:00Z" w16du:dateUtc="2026-03-09T17:26:00Z">
        <w:r w:rsidR="00AA76D9">
          <w:rPr>
            <w:color w:val="000000"/>
          </w:rPr>
          <w:t>A</w:t>
        </w:r>
      </w:ins>
      <w:del w:id="23" w:author="Sebek, Jim" w:date="2026-03-09T10:26:00Z" w16du:dateUtc="2026-03-09T17:26:00Z">
        <w:r w:rsidDel="00AA76D9">
          <w:rPr>
            <w:color w:val="000000"/>
          </w:rPr>
          <w:delText>a</w:delText>
        </w:r>
      </w:del>
      <w:r>
        <w:rPr>
          <w:color w:val="000000"/>
        </w:rPr>
        <w:t>n Interface Chassis</w:t>
      </w:r>
      <w:ins w:id="24" w:author="Sebek, Jim" w:date="2026-03-09T10:28:00Z" w16du:dateUtc="2026-03-09T17:28:00Z">
        <w:r w:rsidR="00AA76D9">
          <w:rPr>
            <w:color w:val="000000"/>
          </w:rPr>
          <w:t xml:space="preserve"> that</w:t>
        </w:r>
      </w:ins>
      <w:ins w:id="25" w:author="Sebek, Jim" w:date="2026-03-09T10:23:00Z" w16du:dateUtc="2026-03-09T17:23:00Z">
        <w:r w:rsidR="00AA76D9">
          <w:rPr>
            <w:color w:val="000000"/>
          </w:rPr>
          <w:t xml:space="preserve"> is required to centralize and coordinate the interlock</w:t>
        </w:r>
      </w:ins>
      <w:ins w:id="26" w:author="Sebek, Jim" w:date="2026-03-09T10:24:00Z" w16du:dateUtc="2026-03-09T17:24:00Z">
        <w:r w:rsidR="00AA76D9">
          <w:rPr>
            <w:color w:val="000000"/>
          </w:rPr>
          <w:t xml:space="preserve">s between system </w:t>
        </w:r>
        <w:proofErr w:type="gramStart"/>
        <w:r w:rsidR="00AA76D9">
          <w:rPr>
            <w:color w:val="000000"/>
          </w:rPr>
          <w:t>elements</w:t>
        </w:r>
      </w:ins>
      <w:ins w:id="27" w:author="Sebek, Jim" w:date="2026-03-09T10:29:00Z" w16du:dateUtc="2026-03-09T17:29:00Z">
        <w:r w:rsidR="00AA76D9">
          <w:rPr>
            <w:color w:val="000000"/>
          </w:rPr>
          <w:t>,</w:t>
        </w:r>
        <w:proofErr w:type="gramEnd"/>
        <w:r w:rsidR="00AA76D9">
          <w:rPr>
            <w:color w:val="000000"/>
          </w:rPr>
          <w:t xml:space="preserve"> will be redesigned and replaced to interact with the elements of the system. </w:t>
        </w:r>
      </w:ins>
      <w:ins w:id="28" w:author="Sebek, Jim" w:date="2026-03-09T10:24:00Z" w16du:dateUtc="2026-03-09T17:24:00Z">
        <w:r w:rsidR="00AA76D9">
          <w:rPr>
            <w:color w:val="000000"/>
          </w:rPr>
          <w:t xml:space="preserve"> </w:t>
        </w:r>
      </w:ins>
      <w:ins w:id="29" w:author="Sebek, Jim" w:date="2026-03-09T10:29:00Z" w16du:dateUtc="2026-03-09T17:29:00Z">
        <w:r w:rsidR="00AA76D9">
          <w:rPr>
            <w:color w:val="000000"/>
          </w:rPr>
          <w:t>T</w:t>
        </w:r>
      </w:ins>
      <w:ins w:id="30" w:author="Sebek, Jim" w:date="2026-03-09T10:27:00Z" w16du:dateUtc="2026-03-09T17:27:00Z">
        <w:r w:rsidR="00AA76D9">
          <w:rPr>
            <w:color w:val="000000"/>
          </w:rPr>
          <w:t xml:space="preserve">he </w:t>
        </w:r>
        <w:proofErr w:type="gramStart"/>
        <w:r w:rsidR="00AA76D9">
          <w:rPr>
            <w:color w:val="000000"/>
          </w:rPr>
          <w:t>klystron</w:t>
        </w:r>
        <w:proofErr w:type="gramEnd"/>
        <w:r w:rsidR="00AA76D9">
          <w:rPr>
            <w:color w:val="000000"/>
          </w:rPr>
          <w:t xml:space="preserve"> cathode heater power supply will be modernized</w:t>
        </w:r>
      </w:ins>
      <w:ins w:id="31" w:author="Sebek, Jim" w:date="2026-03-09T10:29:00Z" w16du:dateUtc="2026-03-09T17:29:00Z">
        <w:r w:rsidR="00AA76D9">
          <w:rPr>
            <w:color w:val="000000"/>
          </w:rPr>
          <w:t xml:space="preserve">. </w:t>
        </w:r>
      </w:ins>
      <w:ins w:id="32" w:author="Sebek, Jim" w:date="2026-03-09T10:27:00Z" w16du:dateUtc="2026-03-09T17:27:00Z">
        <w:r w:rsidR="00AA76D9">
          <w:rPr>
            <w:color w:val="000000"/>
          </w:rPr>
          <w:t xml:space="preserve"> </w:t>
        </w:r>
      </w:ins>
      <w:ins w:id="33" w:author="Sebek, Jim" w:date="2026-03-09T10:31:00Z" w16du:dateUtc="2026-03-09T17:31:00Z">
        <w:r w:rsidR="00AA76D9">
          <w:rPr>
            <w:color w:val="000000"/>
          </w:rPr>
          <w:t xml:space="preserve">An expanded Waveform Buffer System is being built to provide better system diagnostic signals.  </w:t>
        </w:r>
      </w:ins>
      <w:ins w:id="34" w:author="Sebek, Jim" w:date="2026-03-09T10:29:00Z" w16du:dateUtc="2026-03-09T17:29:00Z">
        <w:r w:rsidR="00AA76D9">
          <w:rPr>
            <w:color w:val="000000"/>
          </w:rPr>
          <w:t>A</w:t>
        </w:r>
      </w:ins>
      <w:ins w:id="35" w:author="Sebek, Jim" w:date="2026-03-09T10:31:00Z" w16du:dateUtc="2026-03-09T17:31:00Z">
        <w:r w:rsidR="00AA76D9">
          <w:rPr>
            <w:color w:val="000000"/>
          </w:rPr>
          <w:t>nd a</w:t>
        </w:r>
      </w:ins>
      <w:ins w:id="36" w:author="Sebek, Jim" w:date="2026-03-09T10:24:00Z" w16du:dateUtc="2026-03-09T17:24:00Z">
        <w:r w:rsidR="00AA76D9">
          <w:rPr>
            <w:color w:val="000000"/>
          </w:rPr>
          <w:t xml:space="preserve"> new optical arc detection system will be </w:t>
        </w:r>
      </w:ins>
      <w:ins w:id="37" w:author="Sebek, Jim" w:date="2026-03-09T10:31:00Z" w16du:dateUtc="2026-03-09T17:31:00Z">
        <w:r w:rsidR="00AA76D9">
          <w:rPr>
            <w:color w:val="000000"/>
          </w:rPr>
          <w:t>installed</w:t>
        </w:r>
      </w:ins>
      <w:ins w:id="38" w:author="Sebek, Jim" w:date="2026-03-09T10:24:00Z" w16du:dateUtc="2026-03-09T17:24:00Z">
        <w:r w:rsidR="00AA76D9">
          <w:rPr>
            <w:color w:val="000000"/>
          </w:rPr>
          <w:t xml:space="preserve"> to replace a sy</w:t>
        </w:r>
      </w:ins>
      <w:ins w:id="39" w:author="Sebek, Jim" w:date="2026-03-09T10:25:00Z" w16du:dateUtc="2026-03-09T17:25:00Z">
        <w:r w:rsidR="00AA76D9">
          <w:rPr>
            <w:color w:val="000000"/>
          </w:rPr>
          <w:t xml:space="preserve">stem that did not perform as expected.  </w:t>
        </w:r>
      </w:ins>
      <w:del w:id="40" w:author="Sebek, Jim" w:date="2026-03-09T10:31:00Z" w16du:dateUtc="2026-03-09T17:31:00Z">
        <w:r w:rsidDel="00AA76D9">
          <w:rPr>
            <w:color w:val="000000"/>
          </w:rPr>
          <w:delText xml:space="preserve"> for centralized hardware interlock coordination, a Waveform Buffer System for extended signal monitoring and klystron collector protection, an optical arc detection system, and a modernized klystron cathode heater controller.</w:delText>
        </w:r>
      </w:del>
    </w:p>
    <w:p w14:paraId="2EC41501" w14:textId="77777777" w:rsidR="009350C1" w:rsidRDefault="00000000">
      <w:pPr>
        <w:pStyle w:val="Heading2"/>
      </w:pPr>
      <w:bookmarkStart w:id="41" w:name="_Toc223702658"/>
      <w:r>
        <w:t>Key System Parameters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9350C1" w14:paraId="795431C0"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3668D80" w14:textId="77777777" w:rsidR="009350C1" w:rsidRDefault="00000000">
            <w:r>
              <w:rPr>
                <w:b/>
                <w:bCs/>
                <w:color w:val="FFFFFF"/>
                <w:sz w:val="18"/>
                <w:szCs w:val="18"/>
              </w:rPr>
              <w:t>Parameter</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04F3295" w14:textId="77777777" w:rsidR="009350C1" w:rsidRDefault="00000000">
            <w:r>
              <w:rPr>
                <w:b/>
                <w:bCs/>
                <w:color w:val="FFFFFF"/>
                <w:sz w:val="18"/>
                <w:szCs w:val="18"/>
              </w:rPr>
              <w:t>Value</w:t>
            </w:r>
          </w:p>
        </w:tc>
      </w:tr>
      <w:tr w:rsidR="009350C1" w14:paraId="2B14D334"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E0598BA" w14:textId="77777777" w:rsidR="009350C1" w:rsidRDefault="00000000">
            <w:r>
              <w:rPr>
                <w:color w:val="000000"/>
                <w:sz w:val="18"/>
                <w:szCs w:val="18"/>
              </w:rPr>
              <w:t>RF Frequency</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7C0D0BE" w14:textId="77777777" w:rsidR="009350C1" w:rsidRDefault="00000000">
            <w:r>
              <w:rPr>
                <w:color w:val="000000"/>
                <w:sz w:val="18"/>
                <w:szCs w:val="18"/>
              </w:rPr>
              <w:t>~476.3 MHz</w:t>
            </w:r>
          </w:p>
        </w:tc>
      </w:tr>
      <w:tr w:rsidR="009350C1" w14:paraId="25ABD78A"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8F744FC" w14:textId="77777777" w:rsidR="009350C1" w:rsidRDefault="00000000">
            <w:r>
              <w:rPr>
                <w:color w:val="000000"/>
                <w:sz w:val="18"/>
                <w:szCs w:val="18"/>
              </w:rPr>
              <w:t>Total Gap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11E623F" w14:textId="295156EB" w:rsidR="009350C1" w:rsidRDefault="00000000">
            <w:r>
              <w:rPr>
                <w:color w:val="000000"/>
                <w:sz w:val="18"/>
                <w:szCs w:val="18"/>
              </w:rPr>
              <w:t>~</w:t>
            </w:r>
            <w:ins w:id="42" w:author="Sebek, Jim" w:date="2026-03-09T10:32:00Z" w16du:dateUtc="2026-03-09T17:32:00Z">
              <w:r w:rsidR="00AA76D9">
                <w:rPr>
                  <w:color w:val="000000"/>
                  <w:sz w:val="18"/>
                  <w:szCs w:val="18"/>
                </w:rPr>
                <w:t>2.85</w:t>
              </w:r>
            </w:ins>
            <w:del w:id="43" w:author="Sebek, Jim" w:date="2026-03-09T10:32:00Z" w16du:dateUtc="2026-03-09T17:32:00Z">
              <w:r w:rsidDel="00AA76D9">
                <w:rPr>
                  <w:color w:val="000000"/>
                  <w:sz w:val="18"/>
                  <w:szCs w:val="18"/>
                </w:rPr>
                <w:delText>3.2</w:delText>
              </w:r>
            </w:del>
            <w:r>
              <w:rPr>
                <w:color w:val="000000"/>
                <w:sz w:val="18"/>
                <w:szCs w:val="18"/>
              </w:rPr>
              <w:t xml:space="preserve"> MV (sum of 4 cavities)</w:t>
            </w:r>
          </w:p>
        </w:tc>
      </w:tr>
      <w:tr w:rsidR="009350C1" w14:paraId="5610DF8C"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C789C01" w14:textId="77777777" w:rsidR="009350C1" w:rsidRDefault="00000000">
            <w:r>
              <w:rPr>
                <w:color w:val="000000"/>
                <w:sz w:val="18"/>
                <w:szCs w:val="18"/>
              </w:rPr>
              <w:t>Cavity Gap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A05A828" w14:textId="5DD01DCE" w:rsidR="009350C1" w:rsidRDefault="00000000">
            <w:r>
              <w:rPr>
                <w:color w:val="000000"/>
                <w:sz w:val="18"/>
                <w:szCs w:val="18"/>
              </w:rPr>
              <w:t>~</w:t>
            </w:r>
            <w:ins w:id="44" w:author="Sebek, Jim" w:date="2026-03-09T10:32:00Z" w16du:dateUtc="2026-03-09T17:32:00Z">
              <w:r w:rsidR="00767B30">
                <w:rPr>
                  <w:color w:val="000000"/>
                  <w:sz w:val="18"/>
                  <w:szCs w:val="18"/>
                </w:rPr>
                <w:t>712</w:t>
              </w:r>
            </w:ins>
            <w:del w:id="45" w:author="Sebek, Jim" w:date="2026-03-09T10:32:00Z" w16du:dateUtc="2026-03-09T17:32:00Z">
              <w:r w:rsidDel="00767B30">
                <w:rPr>
                  <w:color w:val="000000"/>
                  <w:sz w:val="18"/>
                  <w:szCs w:val="18"/>
                </w:rPr>
                <w:delText>800</w:delText>
              </w:r>
            </w:del>
            <w:r>
              <w:rPr>
                <w:color w:val="000000"/>
                <w:sz w:val="18"/>
                <w:szCs w:val="18"/>
              </w:rPr>
              <w:t xml:space="preserve"> kV each</w:t>
            </w:r>
          </w:p>
        </w:tc>
      </w:tr>
      <w:tr w:rsidR="009350C1" w14:paraId="71D16339"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5CCF9B" w14:textId="77777777" w:rsidR="009350C1" w:rsidRDefault="00000000">
            <w:r>
              <w:rPr>
                <w:color w:val="000000"/>
                <w:sz w:val="18"/>
                <w:szCs w:val="18"/>
              </w:rPr>
              <w:t>Klystron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3954DAA" w14:textId="3541AFB6" w:rsidR="009350C1" w:rsidRDefault="00000000">
            <w:r>
              <w:rPr>
                <w:color w:val="000000"/>
                <w:sz w:val="18"/>
                <w:szCs w:val="18"/>
              </w:rPr>
              <w:t>~1.5 MW rated, ~</w:t>
            </w:r>
            <w:ins w:id="46" w:author="Sebek, Jim" w:date="2026-03-09T10:32:00Z" w16du:dateUtc="2026-03-09T17:32:00Z">
              <w:r w:rsidR="00767B30">
                <w:rPr>
                  <w:color w:val="000000"/>
                  <w:sz w:val="18"/>
                  <w:szCs w:val="18"/>
                </w:rPr>
                <w:t>800</w:t>
              </w:r>
            </w:ins>
            <w:del w:id="47" w:author="Sebek, Jim" w:date="2026-03-09T10:32:00Z" w16du:dateUtc="2026-03-09T17:32:00Z">
              <w:r w:rsidDel="00767B30">
                <w:rPr>
                  <w:color w:val="000000"/>
                  <w:sz w:val="18"/>
                  <w:szCs w:val="18"/>
                </w:rPr>
                <w:delText>1</w:delText>
              </w:r>
            </w:del>
            <w:r>
              <w:rPr>
                <w:color w:val="000000"/>
                <w:sz w:val="18"/>
                <w:szCs w:val="18"/>
              </w:rPr>
              <w:t xml:space="preserve"> </w:t>
            </w:r>
            <w:del w:id="48" w:author="Sebek, Jim" w:date="2026-03-09T10:32:00Z" w16du:dateUtc="2026-03-09T17:32:00Z">
              <w:r w:rsidDel="00767B30">
                <w:rPr>
                  <w:color w:val="000000"/>
                  <w:sz w:val="18"/>
                  <w:szCs w:val="18"/>
                </w:rPr>
                <w:delText>M</w:delText>
              </w:r>
            </w:del>
            <w:ins w:id="49" w:author="Sebek, Jim" w:date="2026-03-09T10:32:00Z" w16du:dateUtc="2026-03-09T17:32:00Z">
              <w:r w:rsidR="00767B30">
                <w:rPr>
                  <w:color w:val="000000"/>
                  <w:sz w:val="18"/>
                  <w:szCs w:val="18"/>
                </w:rPr>
                <w:t>k</w:t>
              </w:r>
            </w:ins>
            <w:r>
              <w:rPr>
                <w:color w:val="000000"/>
                <w:sz w:val="18"/>
                <w:szCs w:val="18"/>
              </w:rPr>
              <w:t>W typical operating</w:t>
            </w:r>
          </w:p>
        </w:tc>
      </w:tr>
      <w:tr w:rsidR="009350C1" w14:paraId="453CDFD3"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8D87433" w14:textId="77777777" w:rsidR="009350C1" w:rsidRDefault="00000000">
            <w:r>
              <w:rPr>
                <w:color w:val="000000"/>
                <w:sz w:val="18"/>
                <w:szCs w:val="18"/>
              </w:rPr>
              <w:t>HVPS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2EE90FB" w14:textId="77777777" w:rsidR="009350C1" w:rsidRDefault="00000000">
            <w:r>
              <w:rPr>
                <w:color w:val="000000"/>
                <w:sz w:val="18"/>
                <w:szCs w:val="18"/>
              </w:rPr>
              <w:t>up to ~90 kV (negative polarity)</w:t>
            </w:r>
          </w:p>
        </w:tc>
      </w:tr>
      <w:tr w:rsidR="009350C1" w14:paraId="1E04559E"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B637832" w14:textId="77777777" w:rsidR="009350C1" w:rsidRDefault="00000000">
            <w:r>
              <w:rPr>
                <w:color w:val="000000"/>
                <w:sz w:val="18"/>
                <w:szCs w:val="18"/>
              </w:rPr>
              <w:t>HVPS Operating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206E823" w14:textId="77777777" w:rsidR="009350C1" w:rsidRDefault="00000000">
            <w:r>
              <w:rPr>
                <w:color w:val="000000"/>
                <w:sz w:val="18"/>
                <w:szCs w:val="18"/>
              </w:rPr>
              <w:t>~74</w:t>
            </w:r>
            <w:del w:id="50" w:author="Sebek, Jim" w:date="2026-03-09T10:33:00Z" w16du:dateUtc="2026-03-09T17:33:00Z">
              <w:r w:rsidDel="00767B30">
                <w:rPr>
                  <w:color w:val="000000"/>
                  <w:sz w:val="18"/>
                  <w:szCs w:val="18"/>
                </w:rPr>
                <w:delText>.7</w:delText>
              </w:r>
            </w:del>
            <w:r>
              <w:rPr>
                <w:color w:val="000000"/>
                <w:sz w:val="18"/>
                <w:szCs w:val="18"/>
              </w:rPr>
              <w:t xml:space="preserve"> kV at 500 mA beam</w:t>
            </w:r>
          </w:p>
        </w:tc>
      </w:tr>
      <w:tr w:rsidR="009350C1" w14:paraId="333650C5"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7554C24" w14:textId="77777777" w:rsidR="009350C1" w:rsidRDefault="00000000">
            <w:r>
              <w:rPr>
                <w:color w:val="000000"/>
                <w:sz w:val="18"/>
                <w:szCs w:val="18"/>
              </w:rPr>
              <w:t>Drive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56CE55" w14:textId="5F8B238D" w:rsidR="009350C1" w:rsidRDefault="00000000">
            <w:r>
              <w:rPr>
                <w:color w:val="000000"/>
                <w:sz w:val="18"/>
                <w:szCs w:val="18"/>
              </w:rPr>
              <w:t>~</w:t>
            </w:r>
            <w:ins w:id="51" w:author="Sebek, Jim" w:date="2026-03-09T10:32:00Z" w16du:dateUtc="2026-03-09T17:32:00Z">
              <w:r w:rsidR="00767B30">
                <w:rPr>
                  <w:color w:val="000000"/>
                  <w:sz w:val="18"/>
                  <w:szCs w:val="18"/>
                </w:rPr>
                <w:t>29</w:t>
              </w:r>
            </w:ins>
            <w:del w:id="52" w:author="Sebek, Jim" w:date="2026-03-09T10:32:00Z" w16du:dateUtc="2026-03-09T17:32:00Z">
              <w:r w:rsidDel="00767B30">
                <w:rPr>
                  <w:color w:val="000000"/>
                  <w:sz w:val="18"/>
                  <w:szCs w:val="18"/>
                </w:rPr>
                <w:delText>50</w:delText>
              </w:r>
            </w:del>
            <w:r>
              <w:rPr>
                <w:color w:val="000000"/>
                <w:sz w:val="18"/>
                <w:szCs w:val="18"/>
              </w:rPr>
              <w:t xml:space="preserve"> W nominal</w:t>
            </w:r>
          </w:p>
        </w:tc>
      </w:tr>
      <w:tr w:rsidR="009350C1" w14:paraId="48A43F90"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5C570C1" w14:textId="77777777" w:rsidR="009350C1" w:rsidRDefault="00000000">
            <w:r>
              <w:rPr>
                <w:color w:val="000000"/>
                <w:sz w:val="18"/>
                <w:szCs w:val="18"/>
              </w:rPr>
              <w:t>Number of Cavities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2837820" w14:textId="77777777" w:rsidR="009350C1" w:rsidRDefault="00000000">
            <w:r>
              <w:rPr>
                <w:color w:val="000000"/>
                <w:sz w:val="18"/>
                <w:szCs w:val="18"/>
              </w:rPr>
              <w:t>4 (single-cell, individual tuners)</w:t>
            </w:r>
          </w:p>
        </w:tc>
      </w:tr>
      <w:tr w:rsidR="009350C1" w14:paraId="2AD52C9A"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274C48" w14:textId="77777777" w:rsidR="009350C1" w:rsidRDefault="00000000">
            <w:r>
              <w:rPr>
                <w:color w:val="000000"/>
                <w:sz w:val="18"/>
                <w:szCs w:val="18"/>
              </w:rPr>
              <w:t>LLRF9 Units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EA63F3F" w14:textId="77777777" w:rsidR="009350C1" w:rsidRDefault="00000000">
            <w:r>
              <w:rPr>
                <w:color w:val="000000"/>
                <w:sz w:val="18"/>
                <w:szCs w:val="18"/>
              </w:rPr>
              <w:t>2 active, 2 spare (4 purchased)</w:t>
            </w:r>
          </w:p>
        </w:tc>
      </w:tr>
    </w:tbl>
    <w:p w14:paraId="4F1CEC2E" w14:textId="77777777" w:rsidR="009350C1" w:rsidRDefault="009350C1">
      <w:pPr>
        <w:spacing w:before="60"/>
      </w:pPr>
    </w:p>
    <w:p w14:paraId="239D918E" w14:textId="77777777" w:rsidR="009350C1" w:rsidRDefault="00000000">
      <w:pPr>
        <w:pBdr>
          <w:left w:val="single" w:sz="8" w:space="8" w:color="2E75B6"/>
        </w:pBdr>
        <w:shd w:val="clear" w:color="auto" w:fill="EEF5FB"/>
        <w:spacing w:before="80" w:after="80"/>
        <w:ind w:left="360"/>
      </w:pPr>
      <w:r>
        <w:rPr>
          <w:i/>
          <w:iCs/>
          <w:color w:val="1F497D"/>
          <w:sz w:val="18"/>
          <w:szCs w:val="18"/>
        </w:rPr>
        <w:t>Source: Gap voltage and beam current data from LLRF9 commissioning measurements (</w:t>
      </w:r>
      <w:r>
        <w:rPr>
          <w:rFonts w:ascii="Courier New" w:eastAsia="Courier New" w:hAnsi="Courier New" w:cs="Courier New"/>
          <w:color w:val="1F497D"/>
          <w:sz w:val="16"/>
          <w:szCs w:val="16"/>
        </w:rPr>
        <w:t>llrf/tests/llrf9Tests.tex</w:t>
      </w:r>
      <w:r>
        <w:rPr>
          <w:i/>
          <w:iCs/>
          <w:color w:val="1F497D"/>
          <w:sz w:val="18"/>
          <w:szCs w:val="18"/>
        </w:rPr>
        <w:t>, J. Sebek, 2021). Klystron rated power from HVPS hazard documentation (</w:t>
      </w:r>
      <w:r>
        <w:rPr>
          <w:rFonts w:ascii="Courier New" w:eastAsia="Courier New" w:hAnsi="Courier New" w:cs="Courier New"/>
          <w:color w:val="1F497D"/>
          <w:sz w:val="16"/>
          <w:szCs w:val="16"/>
        </w:rPr>
        <w:t>hvps/documentation/procedures/spear3HvpsHazards.tex</w:t>
      </w:r>
      <w:r>
        <w:rPr>
          <w:i/>
          <w:iCs/>
          <w:color w:val="1F497D"/>
          <w:sz w:val="18"/>
          <w:szCs w:val="18"/>
        </w:rPr>
        <w:t>).</w:t>
      </w:r>
    </w:p>
    <w:p w14:paraId="6EE5BD30" w14:textId="77777777" w:rsidR="009350C1" w:rsidRDefault="00000000">
      <w:pPr>
        <w:pStyle w:val="Heading2"/>
      </w:pPr>
      <w:bookmarkStart w:id="53" w:name="_Toc223702659"/>
      <w:r>
        <w:t>Upgrade Drivers</w:t>
      </w:r>
      <w:bookmarkEnd w:id="53"/>
    </w:p>
    <w:p w14:paraId="7E97DB03" w14:textId="6E5F961B" w:rsidR="009350C1" w:rsidRDefault="00000000">
      <w:pPr>
        <w:pStyle w:val="ListParagraph"/>
        <w:numPr>
          <w:ilvl w:val="0"/>
          <w:numId w:val="2"/>
        </w:numPr>
        <w:spacing w:before="40" w:after="40"/>
      </w:pPr>
      <w:r>
        <w:t xml:space="preserve">Hardware obsolescence — </w:t>
      </w:r>
      <w:ins w:id="54" w:author="Sebek, Jim" w:date="2026-03-16T13:58:00Z" w16du:dateUtc="2026-03-16T20:58:00Z">
        <w:r w:rsidR="00BC2887">
          <w:t>C</w:t>
        </w:r>
      </w:ins>
      <w:ins w:id="55" w:author="Sebek, Jim" w:date="2026-03-09T10:34:00Z" w16du:dateUtc="2026-03-09T17:34:00Z">
        <w:r w:rsidR="00767B30">
          <w:t xml:space="preserve">ommercial </w:t>
        </w:r>
      </w:ins>
      <w:r>
        <w:t xml:space="preserve">VXI, </w:t>
      </w:r>
      <w:del w:id="56" w:author="Sebek, Jim" w:date="2026-03-16T13:58:00Z" w16du:dateUtc="2026-03-16T20:58:00Z">
        <w:r w:rsidDel="00BC2887">
          <w:delText xml:space="preserve">CAMAC, </w:delText>
        </w:r>
      </w:del>
      <w:r>
        <w:t xml:space="preserve">PLC-5, </w:t>
      </w:r>
      <w:ins w:id="57" w:author="Sebek, Jim" w:date="2026-03-09T10:34:00Z" w16du:dateUtc="2026-03-09T17:34:00Z">
        <w:r w:rsidR="00767B30">
          <w:t xml:space="preserve">and </w:t>
        </w:r>
      </w:ins>
      <w:r>
        <w:t>SLC-500</w:t>
      </w:r>
      <w:ins w:id="58" w:author="Sebek, Jim" w:date="2026-03-09T10:34:00Z" w16du:dateUtc="2026-03-09T17:34:00Z">
        <w:r w:rsidR="00767B30">
          <w:t xml:space="preserve"> modules are at end of life and no longer </w:t>
        </w:r>
      </w:ins>
      <w:ins w:id="59" w:author="Sebek, Jim" w:date="2026-03-09T10:35:00Z" w16du:dateUtc="2026-03-09T17:35:00Z">
        <w:r w:rsidR="00767B30">
          <w:t xml:space="preserve">vendor supported.  Custom SLAC </w:t>
        </w:r>
      </w:ins>
      <w:del w:id="60" w:author="Sebek, Jim" w:date="2026-03-09T10:35:00Z" w16du:dateUtc="2026-03-09T17:35:00Z">
        <w:r w:rsidDel="00767B30">
          <w:delText>, and analog</w:delText>
        </w:r>
      </w:del>
      <w:ins w:id="61" w:author="Sebek, Jim" w:date="2026-03-09T10:35:00Z" w16du:dateUtc="2026-03-09T17:35:00Z">
        <w:r w:rsidR="00767B30">
          <w:t>LLRF processing</w:t>
        </w:r>
      </w:ins>
      <w:r>
        <w:t xml:space="preserve"> modules are </w:t>
      </w:r>
      <w:ins w:id="62" w:author="Sebek, Jim" w:date="2026-03-09T10:35:00Z" w16du:dateUtc="2026-03-09T17:35:00Z">
        <w:r w:rsidR="00767B30">
          <w:t xml:space="preserve">also </w:t>
        </w:r>
      </w:ins>
      <w:r>
        <w:t>end-of-life</w:t>
      </w:r>
      <w:ins w:id="63" w:author="Sebek, Jim" w:date="2026-03-09T10:35:00Z" w16du:dateUtc="2026-03-09T17:35:00Z">
        <w:r w:rsidR="00767B30">
          <w:t xml:space="preserve"> and no longer supported by SLAC.</w:t>
        </w:r>
      </w:ins>
    </w:p>
    <w:p w14:paraId="22B9F69B" w14:textId="16CB62E9" w:rsidR="009350C1" w:rsidRDefault="00000000">
      <w:pPr>
        <w:pStyle w:val="ListParagraph"/>
        <w:numPr>
          <w:ilvl w:val="0"/>
          <w:numId w:val="2"/>
        </w:numPr>
        <w:spacing w:before="40" w:after="40"/>
      </w:pPr>
      <w:r>
        <w:t>PPS compliance — Legacy design routes PPS wiring through HVPS controller and has</w:t>
      </w:r>
      <w:ins w:id="64" w:author="Sebek, Jim" w:date="2026-03-09T10:35:00Z" w16du:dateUtc="2026-03-09T17:35:00Z">
        <w:r w:rsidR="00767B30">
          <w:t xml:space="preserve"> a</w:t>
        </w:r>
      </w:ins>
      <w:r>
        <w:t xml:space="preserve"> PLC in the safety chain</w:t>
      </w:r>
    </w:p>
    <w:p w14:paraId="53365D2B" w14:textId="77777777" w:rsidR="009350C1" w:rsidRDefault="00000000">
      <w:pPr>
        <w:pStyle w:val="ListParagraph"/>
        <w:numPr>
          <w:ilvl w:val="0"/>
          <w:numId w:val="2"/>
        </w:numPr>
        <w:spacing w:before="40" w:after="40"/>
      </w:pPr>
      <w:r>
        <w:t>Performance improvement — Digital FPGA-based feedback (270 ns loop delay) replaces analog processing</w:t>
      </w:r>
    </w:p>
    <w:p w14:paraId="67A111B0" w14:textId="60E016F1" w:rsidR="009350C1" w:rsidRDefault="00000000">
      <w:pPr>
        <w:pStyle w:val="ListParagraph"/>
        <w:numPr>
          <w:ilvl w:val="0"/>
          <w:numId w:val="2"/>
        </w:numPr>
        <w:spacing w:before="40" w:after="40"/>
      </w:pPr>
      <w:r>
        <w:lastRenderedPageBreak/>
        <w:t>Diagnostics — 16k-sample waveform capture, circular buffers, first-fault detection</w:t>
      </w:r>
      <w:ins w:id="65" w:author="Sebek, Jim" w:date="2026-03-09T10:38:00Z" w16du:dateUtc="2026-03-09T17:38:00Z">
        <w:r w:rsidR="00767B30">
          <w:t xml:space="preserve"> for RF signals, 100 </w:t>
        </w:r>
        <w:proofErr w:type="spellStart"/>
        <w:r w:rsidR="00767B30">
          <w:t>ms</w:t>
        </w:r>
        <w:proofErr w:type="spellEnd"/>
        <w:r w:rsidR="00767B30">
          <w:t xml:space="preserve"> of waveform capture for HVPS signals</w:t>
        </w:r>
      </w:ins>
      <w:del w:id="66" w:author="Sebek, Jim" w:date="2026-03-09T10:38:00Z" w16du:dateUtc="2026-03-09T17:38:00Z">
        <w:r w:rsidDel="00767B30">
          <w:delText>, and collector protection</w:delText>
        </w:r>
      </w:del>
    </w:p>
    <w:p w14:paraId="29306953" w14:textId="0C061B8D" w:rsidR="009350C1" w:rsidRDefault="00000000">
      <w:pPr>
        <w:pStyle w:val="ListParagraph"/>
        <w:numPr>
          <w:ilvl w:val="0"/>
          <w:numId w:val="2"/>
        </w:numPr>
        <w:spacing w:before="40" w:after="40"/>
      </w:pPr>
      <w:r>
        <w:t xml:space="preserve">Maintainability — Modern hardware, comprehensive documentation, </w:t>
      </w:r>
      <w:commentRangeStart w:id="67"/>
      <w:r>
        <w:t>Python/</w:t>
      </w:r>
      <w:commentRangeEnd w:id="67"/>
      <w:r w:rsidR="00767B30">
        <w:rPr>
          <w:rStyle w:val="CommentReference"/>
        </w:rPr>
        <w:commentReference w:id="67"/>
      </w:r>
      <w:r>
        <w:t>EPICS</w:t>
      </w:r>
      <w:ins w:id="68" w:author="Sebek, Jim" w:date="2026-03-09T10:36:00Z" w16du:dateUtc="2026-03-09T17:36:00Z">
        <w:r w:rsidR="00767B30">
          <w:t>/MATLA</w:t>
        </w:r>
      </w:ins>
      <w:ins w:id="69" w:author="Sebek, Jim" w:date="2026-03-09T10:37:00Z" w16du:dateUtc="2026-03-09T17:37:00Z">
        <w:r w:rsidR="00767B30">
          <w:t>B</w:t>
        </w:r>
      </w:ins>
      <w:r>
        <w:t xml:space="preserve"> software</w:t>
      </w:r>
    </w:p>
    <w:p w14:paraId="41456D91" w14:textId="77777777" w:rsidR="009350C1" w:rsidRDefault="00000000">
      <w:pPr>
        <w:pStyle w:val="Heading1"/>
      </w:pPr>
      <w:bookmarkStart w:id="70" w:name="s2"/>
      <w:bookmarkStart w:id="71" w:name="_Toc223702660"/>
      <w:r>
        <w:t>2. System-Level Architecture</w:t>
      </w:r>
      <w:bookmarkEnd w:id="70"/>
      <w:bookmarkEnd w:id="71"/>
    </w:p>
    <w:p w14:paraId="1F893A68" w14:textId="77777777" w:rsidR="009350C1" w:rsidRDefault="00000000">
      <w:pPr>
        <w:pStyle w:val="Heading2"/>
      </w:pPr>
      <w:bookmarkStart w:id="72" w:name="_Toc223702661"/>
      <w:r>
        <w:t>2.1 Legacy System Architecture</w:t>
      </w:r>
      <w:bookmarkEnd w:id="72"/>
    </w:p>
    <w:p w14:paraId="6E925C61" w14:textId="77777777" w:rsidR="009350C1" w:rsidRDefault="00000000">
      <w:pPr>
        <w:spacing w:before="60" w:after="80"/>
      </w:pPr>
      <w:r>
        <w:rPr>
          <w:color w:val="000000"/>
        </w:rPr>
        <w:t>The legacy SPEAR3 LLRF system was originally designed for the PEP-II B-Factory (circa 1997) and later adapted for SPEAR3. It consists of:</w:t>
      </w:r>
    </w:p>
    <w:p w14:paraId="7FEEE2B4" w14:textId="77777777" w:rsidR="009350C1" w:rsidRDefault="00000000">
      <w:pPr>
        <w:pStyle w:val="ListParagraph"/>
        <w:numPr>
          <w:ilvl w:val="0"/>
          <w:numId w:val="3"/>
        </w:numPr>
        <w:spacing w:before="40" w:after="40"/>
      </w:pPr>
      <w:r>
        <w:rPr>
          <w:b/>
          <w:bCs/>
          <w:color w:val="000000"/>
        </w:rPr>
        <w:t>LLRF Controller</w:t>
      </w:r>
      <w:r>
        <w:rPr>
          <w:color w:val="000000"/>
        </w:rPr>
        <w:t>: Custom PEP-II analog RF Processor (RFP) module in a VXI chassis, with associated analog signal processing modules:</w:t>
      </w:r>
    </w:p>
    <w:p w14:paraId="0A7C2222" w14:textId="77777777" w:rsidR="009350C1" w:rsidRDefault="00000000">
      <w:pPr>
        <w:pStyle w:val="ListParagraph"/>
        <w:numPr>
          <w:ilvl w:val="1"/>
          <w:numId w:val="3"/>
        </w:numPr>
        <w:spacing w:before="40" w:after="40"/>
      </w:pPr>
      <w:commentRangeStart w:id="73"/>
      <w:r>
        <w:rPr>
          <w:b/>
          <w:bCs/>
          <w:color w:val="000000"/>
        </w:rPr>
        <w:t>CFM</w:t>
      </w:r>
      <w:r>
        <w:rPr>
          <w:color w:val="000000"/>
        </w:rPr>
        <w:t xml:space="preserve"> (Comb Filter Module) — comb filter for power-line harmonic rejection (two units: CFM1, CFM2)</w:t>
      </w:r>
    </w:p>
    <w:p w14:paraId="573626E0" w14:textId="77777777" w:rsidR="009350C1" w:rsidRDefault="00000000">
      <w:pPr>
        <w:pStyle w:val="ListParagraph"/>
        <w:numPr>
          <w:ilvl w:val="1"/>
          <w:numId w:val="3"/>
        </w:numPr>
        <w:spacing w:before="40" w:after="40"/>
      </w:pPr>
      <w:r>
        <w:rPr>
          <w:b/>
          <w:bCs/>
          <w:color w:val="000000"/>
        </w:rPr>
        <w:t>GVF</w:t>
      </w:r>
      <w:r>
        <w:rPr>
          <w:color w:val="000000"/>
        </w:rPr>
        <w:t xml:space="preserve"> (Gap Voltage Feedback) — gap voltage feedback loop, monitored via CAMAC TAXI interface</w:t>
      </w:r>
    </w:p>
    <w:p w14:paraId="537E45E0" w14:textId="77777777" w:rsidR="009350C1" w:rsidRDefault="00000000">
      <w:pPr>
        <w:pStyle w:val="ListParagraph"/>
        <w:numPr>
          <w:ilvl w:val="1"/>
          <w:numId w:val="3"/>
        </w:numPr>
        <w:spacing w:before="40" w:after="40"/>
      </w:pPr>
      <w:r>
        <w:rPr>
          <w:b/>
          <w:bCs/>
          <w:color w:val="000000"/>
        </w:rPr>
        <w:t>GFF</w:t>
      </w:r>
      <w:r>
        <w:rPr>
          <w:color w:val="000000"/>
        </w:rPr>
        <w:t xml:space="preserve"> (Gap Feed-Forward) — gap feed-forward reference path providing drive power and gap voltage setpoints through dedicated octal DACs</w:t>
      </w:r>
    </w:p>
    <w:p w14:paraId="2E4B8ECC"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llrf/legacyLLRF/rf_dac_loop.st</w:t>
      </w:r>
      <w:r>
        <w:rPr>
          <w:color w:val="000000"/>
        </w:rPr>
        <w:t xml:space="preserve"> (RFP/GFF DAC loop), </w:t>
      </w:r>
      <w:r>
        <w:rPr>
          <w:rFonts w:ascii="Courier New" w:eastAsia="Courier New" w:hAnsi="Courier New" w:cs="Courier New"/>
          <w:color w:val="000000"/>
          <w:sz w:val="18"/>
          <w:szCs w:val="18"/>
        </w:rPr>
        <w:t>llrf/legacyLLRF/rf_calib.st</w:t>
      </w:r>
      <w:r>
        <w:rPr>
          <w:color w:val="000000"/>
        </w:rPr>
        <w:t xml:space="preserve"> (CFM calibration)</w:t>
      </w:r>
      <w:commentRangeEnd w:id="73"/>
      <w:r w:rsidR="004A615E">
        <w:rPr>
          <w:rStyle w:val="CommentReference"/>
        </w:rPr>
        <w:commentReference w:id="73"/>
      </w:r>
    </w:p>
    <w:p w14:paraId="23B1FB95" w14:textId="77777777" w:rsidR="009350C1" w:rsidRDefault="00000000">
      <w:pPr>
        <w:pStyle w:val="ListParagraph"/>
        <w:numPr>
          <w:ilvl w:val="0"/>
          <w:numId w:val="3"/>
        </w:numPr>
        <w:spacing w:before="40" w:after="40"/>
      </w:pPr>
      <w:r>
        <w:rPr>
          <w:b/>
          <w:bCs/>
          <w:color w:val="000000"/>
        </w:rPr>
        <w:t>Control Software</w:t>
      </w:r>
      <w:r>
        <w:rPr>
          <w:color w:val="000000"/>
        </w:rPr>
        <w:t xml:space="preserve">: Six State Notation Language (SNL) programs on VxWorks RTOS, running on the VXI crate processor, compiled into a single </w:t>
      </w:r>
      <w:r>
        <w:rPr>
          <w:rFonts w:ascii="Courier New" w:eastAsia="Courier New" w:hAnsi="Courier New" w:cs="Courier New"/>
          <w:color w:val="000000"/>
          <w:sz w:val="18"/>
          <w:szCs w:val="18"/>
        </w:rPr>
        <w:t>rfSeq</w:t>
      </w:r>
      <w:r>
        <w:rPr>
          <w:color w:val="000000"/>
        </w:rPr>
        <w:t xml:space="preserve"> IOC library:</w:t>
      </w:r>
    </w:p>
    <w:p w14:paraId="7E0D43F0" w14:textId="77777777" w:rsidR="009350C1" w:rsidRDefault="00000000">
      <w:pPr>
        <w:pStyle w:val="ListParagraph"/>
        <w:numPr>
          <w:ilvl w:val="1"/>
          <w:numId w:val="3"/>
        </w:numPr>
        <w:spacing w:before="40" w:after="40"/>
      </w:pPr>
      <w:r>
        <w:rPr>
          <w:rFonts w:ascii="Courier New" w:eastAsia="Courier New" w:hAnsi="Courier New" w:cs="Courier New"/>
          <w:color w:val="000000"/>
          <w:sz w:val="18"/>
          <w:szCs w:val="18"/>
        </w:rPr>
        <w:t>rf_tuner_loop.st</w:t>
      </w:r>
      <w:r>
        <w:rPr>
          <w:color w:val="000000"/>
        </w:rPr>
        <w:t xml:space="preserve"> — Cavity tuner stepper motor control</w:t>
      </w:r>
    </w:p>
    <w:p w14:paraId="5DF452F5" w14:textId="77777777" w:rsidR="009350C1" w:rsidRDefault="00000000">
      <w:pPr>
        <w:pStyle w:val="ListParagraph"/>
        <w:numPr>
          <w:ilvl w:val="1"/>
          <w:numId w:val="3"/>
        </w:numPr>
        <w:spacing w:before="40" w:after="40"/>
      </w:pPr>
      <w:r>
        <w:rPr>
          <w:rFonts w:ascii="Courier New" w:eastAsia="Courier New" w:hAnsi="Courier New" w:cs="Courier New"/>
          <w:color w:val="000000"/>
          <w:sz w:val="18"/>
          <w:szCs w:val="18"/>
        </w:rPr>
        <w:t>rf_hvps_loop.st</w:t>
      </w:r>
      <w:r>
        <w:rPr>
          <w:color w:val="000000"/>
        </w:rPr>
        <w:t xml:space="preserve"> — HVPS supervisory control and regulation</w:t>
      </w:r>
    </w:p>
    <w:p w14:paraId="011F7C1E" w14:textId="77777777" w:rsidR="009350C1" w:rsidRDefault="00000000">
      <w:pPr>
        <w:pStyle w:val="ListParagraph"/>
        <w:numPr>
          <w:ilvl w:val="1"/>
          <w:numId w:val="3"/>
        </w:numPr>
        <w:spacing w:before="40" w:after="40"/>
      </w:pPr>
      <w:r>
        <w:rPr>
          <w:rFonts w:ascii="Courier New" w:eastAsia="Courier New" w:hAnsi="Courier New" w:cs="Courier New"/>
          <w:color w:val="000000"/>
          <w:sz w:val="18"/>
          <w:szCs w:val="18"/>
        </w:rPr>
        <w:t>rf_states.st</w:t>
      </w:r>
      <w:r>
        <w:rPr>
          <w:color w:val="000000"/>
        </w:rPr>
        <w:t xml:space="preserve"> — RF station state machine control (PEP-II heritage, R. Sass, 1997)</w:t>
      </w:r>
    </w:p>
    <w:p w14:paraId="2FE928B9" w14:textId="77777777" w:rsidR="009350C1" w:rsidRDefault="00000000">
      <w:pPr>
        <w:pStyle w:val="ListParagraph"/>
        <w:numPr>
          <w:ilvl w:val="1"/>
          <w:numId w:val="3"/>
        </w:numPr>
        <w:spacing w:before="40" w:after="40"/>
      </w:pPr>
      <w:r>
        <w:rPr>
          <w:rFonts w:ascii="Courier New" w:eastAsia="Courier New" w:hAnsi="Courier New" w:cs="Courier New"/>
          <w:color w:val="000000"/>
          <w:sz w:val="18"/>
          <w:szCs w:val="18"/>
        </w:rPr>
        <w:t>rf_dac_loop.st</w:t>
      </w:r>
      <w:r>
        <w:rPr>
          <w:color w:val="000000"/>
        </w:rPr>
        <w:t xml:space="preserve"> — Drive Power and Gap Voltage RFP/GFF DAC loop (S. Allison, 1997)</w:t>
      </w:r>
    </w:p>
    <w:p w14:paraId="1ECBFFED" w14:textId="77777777" w:rsidR="009350C1" w:rsidRDefault="00000000">
      <w:pPr>
        <w:pStyle w:val="ListParagraph"/>
        <w:numPr>
          <w:ilvl w:val="1"/>
          <w:numId w:val="3"/>
        </w:numPr>
        <w:spacing w:before="40" w:after="40"/>
      </w:pPr>
      <w:r>
        <w:rPr>
          <w:rFonts w:ascii="Courier New" w:eastAsia="Courier New" w:hAnsi="Courier New" w:cs="Courier New"/>
          <w:color w:val="000000"/>
          <w:sz w:val="18"/>
          <w:szCs w:val="18"/>
        </w:rPr>
        <w:t>rf_calib.st</w:t>
      </w:r>
      <w:r>
        <w:rPr>
          <w:color w:val="000000"/>
        </w:rPr>
        <w:t xml:space="preserve"> — Calibration sequences (R. Claus, SLAC/PEP-II LLRF Group)</w:t>
      </w:r>
    </w:p>
    <w:p w14:paraId="1325E75A" w14:textId="77777777" w:rsidR="009350C1" w:rsidRDefault="00000000">
      <w:pPr>
        <w:pStyle w:val="ListParagraph"/>
        <w:numPr>
          <w:ilvl w:val="1"/>
          <w:numId w:val="3"/>
        </w:numPr>
        <w:spacing w:before="40" w:after="40"/>
      </w:pPr>
      <w:r>
        <w:rPr>
          <w:rFonts w:ascii="Courier New" w:eastAsia="Courier New" w:hAnsi="Courier New" w:cs="Courier New"/>
          <w:color w:val="000000"/>
          <w:sz w:val="18"/>
          <w:szCs w:val="18"/>
        </w:rPr>
        <w:t>rf_msgs.st</w:t>
      </w:r>
      <w:r>
        <w:rPr>
          <w:color w:val="000000"/>
        </w:rPr>
        <w:t xml:space="preserve"> — Message logging and CAMAC TAXI error monitoring</w:t>
      </w:r>
    </w:p>
    <w:p w14:paraId="30292507"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llrf/legacyLLRF/Makefile</w:t>
      </w:r>
      <w:r>
        <w:rPr>
          <w:color w:val="000000"/>
        </w:rPr>
        <w:t xml:space="preserve">, </w:t>
      </w:r>
      <w:r>
        <w:rPr>
          <w:rFonts w:ascii="Courier New" w:eastAsia="Courier New" w:hAnsi="Courier New" w:cs="Courier New"/>
          <w:color w:val="000000"/>
          <w:sz w:val="18"/>
          <w:szCs w:val="18"/>
        </w:rPr>
        <w:t>llrf/legacyLLRF/rf_dac_loop_pvs.h</w:t>
      </w:r>
    </w:p>
    <w:p w14:paraId="357E37A7" w14:textId="125982F2" w:rsidR="009350C1" w:rsidRDefault="00000000">
      <w:pPr>
        <w:pStyle w:val="ListParagraph"/>
        <w:numPr>
          <w:ilvl w:val="0"/>
          <w:numId w:val="3"/>
        </w:numPr>
        <w:spacing w:before="40" w:after="40"/>
      </w:pPr>
      <w:r>
        <w:rPr>
          <w:b/>
          <w:bCs/>
          <w:color w:val="000000"/>
        </w:rPr>
        <w:t>HVPS Controller</w:t>
      </w:r>
      <w:r>
        <w:rPr>
          <w:color w:val="000000"/>
        </w:rPr>
        <w:t>: Allen-Bradley SLC-500 PLC (processor: AB-1747-L532, scanner: AB-1747-DCM) with Enerpro SCR gate driver boards, housed in a Hoffman NEMA enclosure in Building B118</w:t>
      </w:r>
      <w:ins w:id="74" w:author="Sebek, Jim" w:date="2026-03-09T10:44:00Z" w16du:dateUtc="2026-03-09T17:44:00Z">
        <w:r w:rsidR="004A615E">
          <w:rPr>
            <w:color w:val="000000"/>
          </w:rPr>
          <w:t xml:space="preserve">.  </w:t>
        </w:r>
      </w:ins>
      <w:ins w:id="75" w:author="Sebek, Jim" w:date="2026-03-09T10:46:00Z" w16du:dateUtc="2026-03-09T17:46:00Z">
        <w:r w:rsidR="004A615E">
          <w:rPr>
            <w:color w:val="000000"/>
          </w:rPr>
          <w:t>It c</w:t>
        </w:r>
      </w:ins>
      <w:ins w:id="76" w:author="Sebek, Jim" w:date="2026-03-09T10:44:00Z" w16du:dateUtc="2026-03-09T17:44:00Z">
        <w:r w:rsidR="004A615E">
          <w:rPr>
            <w:color w:val="000000"/>
          </w:rPr>
          <w:t xml:space="preserve">ommunicates with the VXI crate </w:t>
        </w:r>
      </w:ins>
      <w:ins w:id="77" w:author="Sebek, Jim" w:date="2026-03-09T10:45:00Z" w16du:dateUtc="2026-03-09T17:45:00Z">
        <w:r w:rsidR="004A615E">
          <w:rPr>
            <w:color w:val="000000"/>
          </w:rPr>
          <w:t xml:space="preserve">via an Allen-Bradley serial interface </w:t>
        </w:r>
      </w:ins>
      <w:ins w:id="78" w:author="Sebek, Jim" w:date="2026-03-09T10:46:00Z" w16du:dateUtc="2026-03-09T17:46:00Z">
        <w:r w:rsidR="004A615E">
          <w:rPr>
            <w:color w:val="000000"/>
          </w:rPr>
          <w:t>to receive commands</w:t>
        </w:r>
      </w:ins>
      <w:ins w:id="79" w:author="Sebek, Jim" w:date="2026-03-09T10:47:00Z" w16du:dateUtc="2026-03-09T17:47:00Z">
        <w:r w:rsidR="004A615E">
          <w:rPr>
            <w:color w:val="000000"/>
          </w:rPr>
          <w:t xml:space="preserve"> and to send readbacks and statuses.  It communicates with </w:t>
        </w:r>
      </w:ins>
      <w:ins w:id="80" w:author="Sebek, Jim" w:date="2026-03-09T10:48:00Z" w16du:dateUtc="2026-03-09T17:48:00Z">
        <w:r w:rsidR="004A615E">
          <w:rPr>
            <w:color w:val="000000"/>
          </w:rPr>
          <w:t>an interface chassis via fiber optic signals to receive hardware permits and send a hardware status</w:t>
        </w:r>
      </w:ins>
      <w:ins w:id="81" w:author="Sebek, Jim" w:date="2026-03-09T10:45:00Z" w16du:dateUtc="2026-03-09T17:45:00Z">
        <w:r w:rsidR="004A615E">
          <w:rPr>
            <w:color w:val="000000"/>
          </w:rPr>
          <w:t xml:space="preserve"> </w:t>
        </w:r>
      </w:ins>
    </w:p>
    <w:p w14:paraId="4629C30B"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pps/HoffmanBoxPPSWiring.docx</w:t>
      </w:r>
    </w:p>
    <w:p w14:paraId="4B2C5629" w14:textId="7C2D3188" w:rsidR="009350C1" w:rsidRDefault="006C4F5B">
      <w:pPr>
        <w:pStyle w:val="ListParagraph"/>
        <w:numPr>
          <w:ilvl w:val="0"/>
          <w:numId w:val="3"/>
        </w:numPr>
        <w:spacing w:before="40" w:after="40"/>
      </w:pPr>
      <w:ins w:id="82" w:author="Sebek, Jim" w:date="2026-03-09T10:49:00Z" w16du:dateUtc="2026-03-09T17:49:00Z">
        <w:r>
          <w:rPr>
            <w:b/>
            <w:bCs/>
            <w:color w:val="000000"/>
          </w:rPr>
          <w:t>RF</w:t>
        </w:r>
      </w:ins>
      <w:del w:id="83" w:author="Sebek, Jim" w:date="2026-03-09T10:49:00Z" w16du:dateUtc="2026-03-09T17:49:00Z">
        <w:r w:rsidDel="006C4F5B">
          <w:rPr>
            <w:b/>
            <w:bCs/>
            <w:color w:val="000000"/>
          </w:rPr>
          <w:delText>Klystron</w:delText>
        </w:r>
      </w:del>
      <w:r>
        <w:rPr>
          <w:b/>
          <w:bCs/>
          <w:color w:val="000000"/>
        </w:rPr>
        <w:t xml:space="preserve"> Machine Protection System (</w:t>
      </w:r>
      <w:ins w:id="84" w:author="Sebek, Jim" w:date="2026-03-09T10:49:00Z" w16du:dateUtc="2026-03-09T17:49:00Z">
        <w:r>
          <w:rPr>
            <w:b/>
            <w:bCs/>
            <w:color w:val="000000"/>
          </w:rPr>
          <w:t>RF</w:t>
        </w:r>
      </w:ins>
      <w:del w:id="85" w:author="Sebek, Jim" w:date="2026-03-09T10:49:00Z" w16du:dateUtc="2026-03-09T17:49:00Z">
        <w:r w:rsidDel="006C4F5B">
          <w:rPr>
            <w:b/>
            <w:bCs/>
            <w:color w:val="000000"/>
          </w:rPr>
          <w:delText>Kly</w:delText>
        </w:r>
      </w:del>
      <w:r>
        <w:rPr>
          <w:b/>
          <w:bCs/>
          <w:color w:val="000000"/>
        </w:rPr>
        <w:t xml:space="preserve"> MPS)</w:t>
      </w:r>
      <w:r>
        <w:rPr>
          <w:color w:val="000000"/>
        </w:rPr>
        <w:t xml:space="preserve">: Allen-Bradley PLC-5 (1771 series), </w:t>
      </w:r>
      <w:ins w:id="86" w:author="Sebek, Jim" w:date="2026-03-09T10:49:00Z" w16du:dateUtc="2026-03-09T17:49:00Z">
        <w:r>
          <w:rPr>
            <w:color w:val="000000"/>
          </w:rPr>
          <w:t>(</w:t>
        </w:r>
      </w:ins>
      <w:r>
        <w:rPr>
          <w:color w:val="000000"/>
        </w:rPr>
        <w:t xml:space="preserve">since converted to ControlLogix 1756 </w:t>
      </w:r>
      <w:ins w:id="87" w:author="Sebek, Jim" w:date="2026-03-09T10:49:00Z" w16du:dateUtc="2026-03-09T17:49:00Z">
        <w:r>
          <w:rPr>
            <w:color w:val="000000"/>
          </w:rPr>
          <w:t xml:space="preserve">with the </w:t>
        </w:r>
      </w:ins>
      <w:del w:id="88" w:author="Sebek, Jim" w:date="2026-03-09T10:49:00Z" w16du:dateUtc="2026-03-09T17:49:00Z">
        <w:r w:rsidDel="006C4F5B">
          <w:rPr>
            <w:color w:val="000000"/>
          </w:rPr>
          <w:delText>(</w:delText>
        </w:r>
      </w:del>
      <w:r>
        <w:rPr>
          <w:color w:val="000000"/>
        </w:rPr>
        <w:t>hardware assembled, software written, tested without RF power). Scope: klystron/RF station equipment protection only — distinct from the facility-wide SPEAR MPS which provides an external permit input.</w:t>
      </w:r>
    </w:p>
    <w:p w14:paraId="7EF24293"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llrf/documentation/mpsWiringDiagrams/</w:t>
      </w:r>
      <w:r>
        <w:rPr>
          <w:color w:val="000000"/>
        </w:rPr>
        <w:t xml:space="preserve">, </w:t>
      </w:r>
      <w:r>
        <w:rPr>
          <w:rFonts w:ascii="Courier New" w:eastAsia="Courier New" w:hAnsi="Courier New" w:cs="Courier New"/>
          <w:color w:val="000000"/>
          <w:sz w:val="18"/>
          <w:szCs w:val="18"/>
        </w:rPr>
        <w:t>hvps/architecture/designNotes/RFSystemMPSRequirements.docx</w:t>
      </w:r>
    </w:p>
    <w:p w14:paraId="2EF0FFE2" w14:textId="77777777" w:rsidR="009350C1" w:rsidRDefault="00000000">
      <w:pPr>
        <w:pStyle w:val="ListParagraph"/>
        <w:numPr>
          <w:ilvl w:val="0"/>
          <w:numId w:val="3"/>
        </w:numPr>
        <w:spacing w:before="40" w:after="40"/>
      </w:pPr>
      <w:r>
        <w:rPr>
          <w:b/>
          <w:bCs/>
          <w:color w:val="000000"/>
        </w:rPr>
        <w:t>Tuner Motor Controllers</w:t>
      </w:r>
      <w:r>
        <w:rPr>
          <w:color w:val="000000"/>
        </w:rPr>
        <w:t>: Allen-Bradley 1746-HSTP1 stepper modules with Superior Electric SS2000MD4-M Slo-Syn PWM drivers (obsolete); stepper motors are Superior Electric Slo-Syn M093-FC11 (NEMA 34D)</w:t>
      </w:r>
    </w:p>
    <w:p w14:paraId="6E954BF4"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llrf/tuners/SLO-SYN_SS2000MD4M_Step_Drive_Translator_Manual.pdf</w:t>
      </w:r>
      <w:r>
        <w:rPr>
          <w:color w:val="000000"/>
        </w:rPr>
        <w:t xml:space="preserve">, </w:t>
      </w:r>
      <w:r>
        <w:rPr>
          <w:rFonts w:ascii="Courier New" w:eastAsia="Courier New" w:hAnsi="Courier New" w:cs="Courier New"/>
          <w:color w:val="000000"/>
          <w:sz w:val="18"/>
          <w:szCs w:val="18"/>
        </w:rPr>
        <w:t>llrf/tuners/SLO-SYN.pdf</w:t>
      </w:r>
    </w:p>
    <w:p w14:paraId="708FBB16" w14:textId="7A3018EE" w:rsidR="009350C1" w:rsidRDefault="00000000">
      <w:pPr>
        <w:pStyle w:val="ListParagraph"/>
        <w:numPr>
          <w:ilvl w:val="0"/>
          <w:numId w:val="3"/>
        </w:numPr>
        <w:spacing w:before="40" w:after="40"/>
      </w:pPr>
      <w:r>
        <w:rPr>
          <w:b/>
          <w:bCs/>
          <w:color w:val="000000"/>
        </w:rPr>
        <w:t>Interlock System</w:t>
      </w:r>
      <w:r>
        <w:rPr>
          <w:color w:val="000000"/>
        </w:rPr>
        <w:t>: Distributed across analog modules, PLC I/O, and direct wiring</w:t>
      </w:r>
      <w:ins w:id="89" w:author="Sebek, Jim" w:date="2026-03-09T10:50:00Z" w16du:dateUtc="2026-03-09T17:50:00Z">
        <w:r w:rsidR="006C4F5B">
          <w:rPr>
            <w:color w:val="000000"/>
          </w:rPr>
          <w:t xml:space="preserve">.  </w:t>
        </w:r>
      </w:ins>
      <w:ins w:id="90" w:author="Sebek, Jim" w:date="2026-03-09T12:55:00Z" w16du:dateUtc="2026-03-09T19:55:00Z">
        <w:r w:rsidR="00314ABE">
          <w:rPr>
            <w:color w:val="000000"/>
          </w:rPr>
          <w:t>Some</w:t>
        </w:r>
      </w:ins>
      <w:ins w:id="91" w:author="Sebek, Jim" w:date="2026-03-09T10:50:00Z" w16du:dateUtc="2026-03-09T17:50:00Z">
        <w:r w:rsidR="006C4F5B">
          <w:rPr>
            <w:color w:val="000000"/>
          </w:rPr>
          <w:t xml:space="preserve"> of the wiring is </w:t>
        </w:r>
      </w:ins>
      <w:ins w:id="92" w:author="Sebek, Jim" w:date="2026-03-09T10:51:00Z" w16du:dateUtc="2026-03-09T17:51:00Z">
        <w:r w:rsidR="006C4F5B">
          <w:rPr>
            <w:color w:val="000000"/>
          </w:rPr>
          <w:t>connected in a Local Control Chassis</w:t>
        </w:r>
      </w:ins>
      <w:ins w:id="93" w:author="Sebek, Jim" w:date="2026-03-09T12:55:00Z" w16du:dateUtc="2026-03-09T19:55:00Z">
        <w:r w:rsidR="00314ABE">
          <w:rPr>
            <w:color w:val="000000"/>
          </w:rPr>
          <w:t>, which connects to</w:t>
        </w:r>
      </w:ins>
      <w:ins w:id="94" w:author="Sebek, Jim" w:date="2026-03-09T12:54:00Z" w16du:dateUtc="2026-03-09T19:54:00Z">
        <w:r w:rsidR="00314ABE">
          <w:rPr>
            <w:color w:val="000000"/>
          </w:rPr>
          <w:t xml:space="preserve"> the Fast </w:t>
        </w:r>
      </w:ins>
      <w:ins w:id="95" w:author="Sebek, Jim" w:date="2026-03-09T12:55:00Z" w16du:dateUtc="2026-03-09T19:55:00Z">
        <w:r w:rsidR="00314ABE">
          <w:rPr>
            <w:color w:val="000000"/>
          </w:rPr>
          <w:t>Interlock Chassis.  The interl</w:t>
        </w:r>
      </w:ins>
      <w:ins w:id="96" w:author="Sebek, Jim" w:date="2026-03-09T12:56:00Z" w16du:dateUtc="2026-03-09T19:56:00Z">
        <w:r w:rsidR="00314ABE">
          <w:rPr>
            <w:color w:val="000000"/>
          </w:rPr>
          <w:t>ock chassis also has fiber optic inputs to detect potential arcs in the waveguide system.</w:t>
        </w:r>
      </w:ins>
      <w:ins w:id="97" w:author="Sebek, Jim" w:date="2026-03-09T12:59:00Z" w16du:dateUtc="2026-03-09T19:59:00Z">
        <w:r w:rsidR="00314ABE">
          <w:rPr>
            <w:color w:val="000000"/>
          </w:rPr>
          <w:t xml:space="preserve">  The interlock chassis summarizes the status of these interlocks and reports them back to the VXI system t</w:t>
        </w:r>
      </w:ins>
      <w:ins w:id="98" w:author="Sebek, Jim" w:date="2026-03-09T13:00:00Z" w16du:dateUtc="2026-03-09T20:00:00Z">
        <w:r w:rsidR="00314ABE">
          <w:rPr>
            <w:color w:val="000000"/>
          </w:rPr>
          <w:t>hrough an Arc Interlock Module, located in the VXI crate</w:t>
        </w:r>
      </w:ins>
      <w:del w:id="99" w:author="Sebek, Jim" w:date="2026-03-09T10:50:00Z" w16du:dateUtc="2026-03-09T17:50:00Z">
        <w:r w:rsidDel="006C4F5B">
          <w:rPr>
            <w:color w:val="000000"/>
          </w:rPr>
          <w:delText xml:space="preserve"> </w:delText>
        </w:r>
      </w:del>
      <w:del w:id="100" w:author="Sebek, Jim" w:date="2026-03-09T13:00:00Z" w16du:dateUtc="2026-03-09T20:00:00Z">
        <w:r w:rsidDel="00314ABE">
          <w:rPr>
            <w:color w:val="000000"/>
          </w:rPr>
          <w:delText>with no central coordination point</w:delText>
        </w:r>
      </w:del>
    </w:p>
    <w:p w14:paraId="5509271D" w14:textId="4440F249" w:rsidR="009350C1" w:rsidRDefault="00000000">
      <w:pPr>
        <w:pStyle w:val="ListParagraph"/>
        <w:numPr>
          <w:ilvl w:val="0"/>
          <w:numId w:val="3"/>
        </w:numPr>
        <w:spacing w:before="40" w:after="40"/>
      </w:pPr>
      <w:r>
        <w:rPr>
          <w:b/>
          <w:bCs/>
          <w:color w:val="000000"/>
        </w:rPr>
        <w:t>Communication</w:t>
      </w:r>
      <w:r>
        <w:rPr>
          <w:color w:val="000000"/>
        </w:rPr>
        <w:t xml:space="preserve">: </w:t>
      </w:r>
      <w:ins w:id="101" w:author="Sebek, Jim" w:date="2026-03-09T13:07:00Z" w16du:dateUtc="2026-03-09T20:07:00Z">
        <w:r w:rsidR="009042F8">
          <w:rPr>
            <w:color w:val="000000"/>
          </w:rPr>
          <w:t xml:space="preserve">The </w:t>
        </w:r>
      </w:ins>
      <w:ins w:id="102" w:author="Sebek, Jim" w:date="2026-03-09T13:08:00Z" w16du:dateUtc="2026-03-09T20:08:00Z">
        <w:r w:rsidR="009042F8">
          <w:rPr>
            <w:color w:val="000000"/>
          </w:rPr>
          <w:t xml:space="preserve">main intelligence for the </w:t>
        </w:r>
      </w:ins>
      <w:ins w:id="103" w:author="Sebek, Jim" w:date="2026-03-09T13:07:00Z" w16du:dateUtc="2026-03-09T20:07:00Z">
        <w:r w:rsidR="009042F8">
          <w:rPr>
            <w:color w:val="000000"/>
          </w:rPr>
          <w:t xml:space="preserve">existing system </w:t>
        </w:r>
      </w:ins>
      <w:ins w:id="104" w:author="Sebek, Jim" w:date="2026-03-09T13:08:00Z" w16du:dateUtc="2026-03-09T20:08:00Z">
        <w:r w:rsidR="009042F8">
          <w:rPr>
            <w:color w:val="000000"/>
          </w:rPr>
          <w:t xml:space="preserve">is a Kinetics Systems </w:t>
        </w:r>
      </w:ins>
      <w:r>
        <w:rPr>
          <w:color w:val="000000"/>
        </w:rPr>
        <w:t xml:space="preserve">VXI </w:t>
      </w:r>
      <w:ins w:id="105" w:author="Sebek, Jim" w:date="2026-03-09T13:08:00Z" w16du:dateUtc="2026-03-09T20:08:00Z">
        <w:r w:rsidR="009042F8">
          <w:rPr>
            <w:color w:val="000000"/>
          </w:rPr>
          <w:t xml:space="preserve">IOC in </w:t>
        </w:r>
      </w:ins>
      <w:ins w:id="106" w:author="Sebek, Jim" w:date="2026-03-09T13:09:00Z" w16du:dateUtc="2026-03-09T20:09:00Z">
        <w:r w:rsidR="009042F8">
          <w:rPr>
            <w:color w:val="000000"/>
          </w:rPr>
          <w:t xml:space="preserve">the system VXI crate.  </w:t>
        </w:r>
      </w:ins>
      <w:ins w:id="107" w:author="Sebek, Jim" w:date="2026-03-09T13:12:00Z" w16du:dateUtc="2026-03-09T20:12:00Z">
        <w:r w:rsidR="009042F8">
          <w:rPr>
            <w:color w:val="000000"/>
          </w:rPr>
          <w:t>The crate has a VME Allen-Bradley communication module through which it communicates</w:t>
        </w:r>
      </w:ins>
      <w:ins w:id="108" w:author="Sebek, Jim" w:date="2026-03-09T13:13:00Z" w16du:dateUtc="2026-03-09T20:13:00Z">
        <w:r w:rsidR="009042F8">
          <w:rPr>
            <w:color w:val="000000"/>
          </w:rPr>
          <w:t>, via a serial link,</w:t>
        </w:r>
      </w:ins>
      <w:ins w:id="109" w:author="Sebek, Jim" w:date="2026-03-09T13:12:00Z" w16du:dateUtc="2026-03-09T20:12:00Z">
        <w:r w:rsidR="009042F8">
          <w:rPr>
            <w:color w:val="000000"/>
          </w:rPr>
          <w:t xml:space="preserve"> with the two </w:t>
        </w:r>
      </w:ins>
      <w:ins w:id="110" w:author="Sebek, Jim" w:date="2026-03-09T13:13:00Z" w16du:dateUtc="2026-03-09T20:13:00Z">
        <w:r w:rsidR="009042F8">
          <w:rPr>
            <w:color w:val="000000"/>
          </w:rPr>
          <w:t xml:space="preserve">Allen-Bradley RF MPS crates, the </w:t>
        </w:r>
      </w:ins>
      <w:ins w:id="111" w:author="Sebek, Jim" w:date="2026-03-09T13:14:00Z" w16du:dateUtc="2026-03-09T20:14:00Z">
        <w:r w:rsidR="009042F8">
          <w:rPr>
            <w:color w:val="000000"/>
          </w:rPr>
          <w:t xml:space="preserve">four cavity tuner stepper motor controllers, and the HVPS </w:t>
        </w:r>
      </w:ins>
      <w:ins w:id="112" w:author="Sebek, Jim" w:date="2026-03-09T13:18:00Z" w16du:dateUtc="2026-03-09T20:18:00Z">
        <w:r w:rsidR="00D862C4">
          <w:rPr>
            <w:color w:val="000000"/>
          </w:rPr>
          <w:t>controller.</w:t>
        </w:r>
      </w:ins>
      <w:del w:id="113" w:author="Sebek, Jim" w:date="2026-03-09T13:18:00Z" w16du:dateUtc="2026-03-09T20:18:00Z">
        <w:r w:rsidDel="00D862C4">
          <w:rPr>
            <w:color w:val="000000"/>
          </w:rPr>
          <w:delText xml:space="preserve">backplane, CAMAC bus with TAXI serial link, field bus, limited EPICS Channel Access. The GVF module is monitored via CAMAC TAXI; a dedicated SNL sequence </w:delText>
        </w:r>
        <w:r w:rsidDel="00D862C4">
          <w:rPr>
            <w:color w:val="000000"/>
          </w:rPr>
          <w:lastRenderedPageBreak/>
          <w:delText>(</w:delText>
        </w:r>
        <w:r w:rsidDel="00D862C4">
          <w:rPr>
            <w:rFonts w:ascii="Courier New" w:eastAsia="Courier New" w:hAnsi="Courier New" w:cs="Courier New"/>
            <w:color w:val="000000"/>
            <w:sz w:val="18"/>
            <w:szCs w:val="18"/>
          </w:rPr>
          <w:delText>rf_msgs.st</w:delText>
        </w:r>
        <w:r w:rsidDel="00D862C4">
          <w:rPr>
            <w:color w:val="000000"/>
          </w:rPr>
          <w:delText>) detects TAXI errors and triggers automatic Low Frequency Bypass (LFB) resynchronization with randomized delay to prevent IOC collision</w:delText>
        </w:r>
      </w:del>
      <w:r>
        <w:rPr>
          <w:color w:val="000000"/>
        </w:rPr>
        <w:t>.</w:t>
      </w:r>
    </w:p>
    <w:p w14:paraId="5B2E6192"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llrf/legacyLLRF/rf_msgs.st</w:t>
      </w:r>
    </w:p>
    <w:p w14:paraId="1D61F64F" w14:textId="77777777" w:rsidR="009350C1" w:rsidRDefault="00000000">
      <w:pPr>
        <w:pStyle w:val="Heading2"/>
      </w:pPr>
      <w:bookmarkStart w:id="114" w:name="_Toc223702662"/>
      <w:r>
        <w:t>2.2 Upgraded System Architecture</w:t>
      </w:r>
      <w:bookmarkEnd w:id="114"/>
    </w:p>
    <w:p w14:paraId="5232E720" w14:textId="77777777" w:rsidR="009350C1" w:rsidRDefault="00000000">
      <w:pPr>
        <w:spacing w:before="60" w:after="80"/>
      </w:pPr>
      <w:r>
        <w:rPr>
          <w:color w:val="000000"/>
        </w:rPr>
        <w:t>The upgraded system replaces all control electronics while retaining the RF plant physical infrastructure (klystron, cavities, waveguide, HVPS power section, tuner mechanical assemblies). The upgraded architecture is:</w:t>
      </w:r>
    </w:p>
    <w:p w14:paraId="05D999D5" w14:textId="77777777" w:rsidR="009350C1" w:rsidRDefault="009350C1">
      <w:pPr>
        <w:spacing w:before="60"/>
      </w:pPr>
    </w:p>
    <w:p w14:paraId="07EF46BE" w14:textId="77777777" w:rsidR="009350C1" w:rsidRDefault="00000000">
      <w:pPr>
        <w:spacing w:before="80" w:after="40"/>
        <w:jc w:val="center"/>
      </w:pPr>
      <w:commentRangeStart w:id="115"/>
      <w:r>
        <w:rPr>
          <w:noProof/>
        </w:rPr>
        <w:drawing>
          <wp:inline distT="0" distB="0" distL="0" distR="0" wp14:anchorId="152761EA" wp14:editId="4951427E">
            <wp:extent cx="5782391" cy="2891196"/>
            <wp:effectExtent l="0" t="0" r="8890" b="4445"/>
            <wp:docPr id="1" name="Figure 1 — Upgraded System Architecture" descr="Figure 1 — Upgraded System Architecture" title="Figure 1 — Upgrade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86083" cy="2893042"/>
                    </a:xfrm>
                    <a:prstGeom prst="rect">
                      <a:avLst/>
                    </a:prstGeom>
                  </pic:spPr>
                </pic:pic>
              </a:graphicData>
            </a:graphic>
          </wp:inline>
        </w:drawing>
      </w:r>
      <w:commentRangeEnd w:id="115"/>
      <w:r w:rsidR="00284B09">
        <w:rPr>
          <w:rStyle w:val="CommentReference"/>
        </w:rPr>
        <w:commentReference w:id="115"/>
      </w:r>
    </w:p>
    <w:p w14:paraId="017989A5" w14:textId="77777777" w:rsidR="009350C1" w:rsidRDefault="00000000">
      <w:pPr>
        <w:spacing w:after="100"/>
        <w:jc w:val="center"/>
      </w:pPr>
      <w:r>
        <w:rPr>
          <w:i/>
          <w:iCs/>
          <w:color w:val="595959"/>
          <w:sz w:val="18"/>
          <w:szCs w:val="18"/>
        </w:rPr>
        <w:t>Figure 1 — Upgraded System Architecture</w:t>
      </w:r>
    </w:p>
    <w:p w14:paraId="2EA22F46" w14:textId="77777777" w:rsidR="009350C1" w:rsidRDefault="009350C1">
      <w:pPr>
        <w:spacing w:before="60"/>
      </w:pPr>
    </w:p>
    <w:p w14:paraId="1EFC49FA" w14:textId="77777777" w:rsidR="009350C1" w:rsidRDefault="00000000">
      <w:pPr>
        <w:spacing w:before="60" w:after="80"/>
      </w:pPr>
      <w:r>
        <w:rPr>
          <w:b/>
          <w:bCs/>
          <w:color w:val="000000"/>
        </w:rPr>
        <w:t>Key Architectural Principle</w:t>
      </w:r>
      <w:r>
        <w:rPr>
          <w:color w:val="000000"/>
        </w:rPr>
        <w:t xml:space="preserve">: The Interface Chassis implements </w:t>
      </w:r>
      <w:r>
        <w:rPr>
          <w:b/>
          <w:bCs/>
          <w:color w:val="000000"/>
        </w:rPr>
        <w:t>machine/equipment protection and operational interlocks</w:t>
      </w:r>
      <w:r>
        <w:rPr>
          <w:color w:val="000000"/>
        </w:rPr>
        <w:t xml:space="preserve"> (LLRF/HVPS/Kly MPS coordination), while personnel safety (PPS) functions are implemented exclusively in a completely separate, dedicated </w:t>
      </w:r>
      <w:r>
        <w:rPr>
          <w:b/>
          <w:bCs/>
          <w:color w:val="000000"/>
        </w:rPr>
        <w:t>PPS Interface Box</w:t>
      </w:r>
      <w:r>
        <w:rPr>
          <w:color w:val="000000"/>
        </w:rPr>
        <w:t>. These two safety-related subsystems are architecturally independent:</w:t>
      </w:r>
    </w:p>
    <w:p w14:paraId="4FAECDFB" w14:textId="46070A3C" w:rsidR="009350C1" w:rsidRDefault="00000000">
      <w:pPr>
        <w:pStyle w:val="ListParagraph"/>
        <w:numPr>
          <w:ilvl w:val="0"/>
          <w:numId w:val="3"/>
        </w:numPr>
        <w:spacing w:before="40" w:after="40"/>
      </w:pPr>
      <w:r>
        <w:rPr>
          <w:b/>
          <w:bCs/>
          <w:color w:val="000000"/>
        </w:rPr>
        <w:t>Interface Chassis (Machine/Equipment Protection)</w:t>
      </w:r>
      <w:r>
        <w:rPr>
          <w:color w:val="000000"/>
        </w:rPr>
        <w:t>: First-fault detection, optocoupler</w:t>
      </w:r>
      <w:ins w:id="116" w:author="Sebek, Jim" w:date="2026-03-09T13:38:00Z" w16du:dateUtc="2026-03-09T20:38:00Z">
        <w:r w:rsidR="00284B09">
          <w:rPr>
            <w:color w:val="000000"/>
          </w:rPr>
          <w:t xml:space="preserve"> and/or </w:t>
        </w:r>
      </w:ins>
      <w:ins w:id="117" w:author="Sebek, Jim" w:date="2026-03-09T13:39:00Z" w16du:dateUtc="2026-03-09T20:39:00Z">
        <w:r w:rsidR="00284B09">
          <w:rPr>
            <w:color w:val="000000"/>
          </w:rPr>
          <w:t>other galvanic</w:t>
        </w:r>
      </w:ins>
      <w:r>
        <w:rPr>
          <w:color w:val="000000"/>
        </w:rPr>
        <w:t xml:space="preserve"> isolation, fiber I/O for LLRF9/HVPS/Kly MPS/orbit coordination and other machine-protection interlocks</w:t>
      </w:r>
    </w:p>
    <w:p w14:paraId="0020E354" w14:textId="4626E854" w:rsidR="009350C1" w:rsidRDefault="00000000">
      <w:pPr>
        <w:pStyle w:val="ListParagraph"/>
        <w:numPr>
          <w:ilvl w:val="0"/>
          <w:numId w:val="3"/>
        </w:numPr>
        <w:spacing w:before="40" w:after="40"/>
      </w:pPr>
      <w:r>
        <w:rPr>
          <w:b/>
          <w:bCs/>
          <w:color w:val="000000"/>
        </w:rPr>
        <w:t>PPS Interface Box (Personnel Safety / PPS)</w:t>
      </w:r>
      <w:r>
        <w:rPr>
          <w:color w:val="000000"/>
        </w:rPr>
        <w:t xml:space="preserve">: Separate Bud enclosure with 4 relays, status LEDs, PPS-lockable connector for </w:t>
      </w:r>
      <w:ins w:id="118" w:author="Sebek, Jim" w:date="2026-03-09T13:39:00Z" w16du:dateUtc="2026-03-09T20:39:00Z">
        <w:r w:rsidR="00284B09">
          <w:rPr>
            <w:color w:val="000000"/>
          </w:rPr>
          <w:t>HVPS contactor</w:t>
        </w:r>
      </w:ins>
      <w:del w:id="119" w:author="Sebek, Jim" w:date="2026-03-09T13:39:00Z" w16du:dateUtc="2026-03-09T20:39:00Z">
        <w:r w:rsidDel="00284B09">
          <w:rPr>
            <w:color w:val="000000"/>
          </w:rPr>
          <w:delText>K4</w:delText>
        </w:r>
      </w:del>
      <w:r>
        <w:rPr>
          <w:color w:val="000000"/>
        </w:rPr>
        <w:t xml:space="preserve"> relay and Ross switch control</w:t>
      </w:r>
    </w:p>
    <w:p w14:paraId="08BDADBD" w14:textId="77777777" w:rsidR="009350C1" w:rsidRDefault="00000000">
      <w:pPr>
        <w:pStyle w:val="Heading2"/>
      </w:pPr>
      <w:bookmarkStart w:id="120" w:name="_Toc223702663"/>
      <w:r>
        <w:t>2.3 What Stays, What Changes, What Is New</w:t>
      </w:r>
      <w:bookmarkEnd w:id="120"/>
    </w:p>
    <w:p w14:paraId="6FBEE32E" w14:textId="77777777" w:rsidR="009350C1" w:rsidRDefault="00000000">
      <w:pPr>
        <w:spacing w:before="60" w:after="80"/>
      </w:pPr>
      <w:r>
        <w:rPr>
          <w:b/>
          <w:bCs/>
          <w:color w:val="000000"/>
        </w:rPr>
        <w:t>Retained Physical Hardware</w:t>
      </w:r>
      <w:r>
        <w:rPr>
          <w:color w:val="000000"/>
        </w:rPr>
        <w:t xml:space="preserve"> (same equipment):</w:t>
      </w:r>
    </w:p>
    <w:p w14:paraId="091E5AC9" w14:textId="77777777" w:rsidR="009350C1" w:rsidRDefault="00000000">
      <w:pPr>
        <w:pStyle w:val="ListParagraph"/>
        <w:numPr>
          <w:ilvl w:val="0"/>
          <w:numId w:val="3"/>
        </w:numPr>
        <w:spacing w:before="40" w:after="40"/>
      </w:pPr>
      <w:r>
        <w:t>Klystron and its RF output</w:t>
      </w:r>
    </w:p>
    <w:p w14:paraId="6C8D77C1" w14:textId="77777777" w:rsidR="009350C1" w:rsidRDefault="00000000">
      <w:pPr>
        <w:pStyle w:val="ListParagraph"/>
        <w:numPr>
          <w:ilvl w:val="0"/>
          <w:numId w:val="3"/>
        </w:numPr>
        <w:spacing w:before="40" w:after="40"/>
      </w:pPr>
      <w:r>
        <w:t>4 RF cavities and waveguide distribution (circulator, magic-tees, waveguide loads)</w:t>
      </w:r>
    </w:p>
    <w:p w14:paraId="0A3823CC" w14:textId="77777777" w:rsidR="009350C1" w:rsidRDefault="00000000">
      <w:pPr>
        <w:pStyle w:val="ListParagraph"/>
        <w:numPr>
          <w:ilvl w:val="0"/>
          <w:numId w:val="3"/>
        </w:numPr>
        <w:spacing w:before="40" w:after="40"/>
      </w:pPr>
      <w:r>
        <w:t>Stepper motors (M093-FC11 or equivalent) and mechanical tuner assemblies</w:t>
      </w:r>
    </w:p>
    <w:p w14:paraId="26C2062E" w14:textId="77777777" w:rsidR="009350C1" w:rsidRDefault="00000000">
      <w:pPr>
        <w:pStyle w:val="ListParagraph"/>
        <w:numPr>
          <w:ilvl w:val="0"/>
          <w:numId w:val="3"/>
        </w:numPr>
        <w:spacing w:before="40" w:after="40"/>
      </w:pPr>
      <w:r>
        <w:t>Linear potentiometers on tuners (position indication)</w:t>
      </w:r>
    </w:p>
    <w:p w14:paraId="7C73C79B" w14:textId="77777777" w:rsidR="009350C1" w:rsidRDefault="00000000">
      <w:pPr>
        <w:pStyle w:val="ListParagraph"/>
        <w:numPr>
          <w:ilvl w:val="0"/>
          <w:numId w:val="3"/>
        </w:numPr>
        <w:spacing w:before="40" w:after="40"/>
      </w:pPr>
      <w:r>
        <w:t>HVPS power electronics (transformer, rectifier, oil system, crowbar)</w:t>
      </w:r>
    </w:p>
    <w:p w14:paraId="00BD8EA8" w14:textId="77777777" w:rsidR="009350C1" w:rsidRDefault="00000000">
      <w:pPr>
        <w:pStyle w:val="ListParagraph"/>
        <w:numPr>
          <w:ilvl w:val="0"/>
          <w:numId w:val="3"/>
        </w:numPr>
        <w:spacing w:before="40" w:after="40"/>
      </w:pPr>
      <w:r>
        <w:t>Vacuum contactor (Ross HQ3) and contactor controller (Ross HCA-1-A)</w:t>
      </w:r>
    </w:p>
    <w:p w14:paraId="03167490" w14:textId="77777777" w:rsidR="009350C1" w:rsidRDefault="00000000">
      <w:pPr>
        <w:pStyle w:val="ListParagraph"/>
        <w:numPr>
          <w:ilvl w:val="0"/>
          <w:numId w:val="3"/>
        </w:numPr>
        <w:spacing w:before="40" w:after="40"/>
      </w:pPr>
      <w:r>
        <w:t>Ross grounding switch, Danfysik DC-CT, Pearson CT-110</w:t>
      </w:r>
    </w:p>
    <w:p w14:paraId="0F826E44" w14:textId="77777777" w:rsidR="009350C1" w:rsidRDefault="00000000">
      <w:pPr>
        <w:pStyle w:val="ListParagraph"/>
        <w:numPr>
          <w:ilvl w:val="0"/>
          <w:numId w:val="3"/>
        </w:numPr>
        <w:spacing w:before="40" w:after="40"/>
      </w:pPr>
      <w:r>
        <w:t>Field cabling (Belden 83715 15C #16 Teflon, Belden 83709 9C #16 Teflon)</w:t>
      </w:r>
    </w:p>
    <w:p w14:paraId="19CCDD4A" w14:textId="77777777" w:rsidR="009350C1" w:rsidRDefault="009350C1">
      <w:pPr>
        <w:spacing w:before="60"/>
      </w:pPr>
    </w:p>
    <w:p w14:paraId="63521C03" w14:textId="77777777" w:rsidR="009350C1" w:rsidRDefault="00000000">
      <w:pPr>
        <w:spacing w:before="60" w:after="80"/>
      </w:pPr>
      <w:r>
        <w:rPr>
          <w:b/>
          <w:bCs/>
          <w:color w:val="000000"/>
        </w:rPr>
        <w:t>Replaced / Upgraded</w:t>
      </w:r>
      <w:r>
        <w:rPr>
          <w:color w:val="000000"/>
        </w:rPr>
        <w:t>:</w:t>
      </w:r>
    </w:p>
    <w:p w14:paraId="60098328" w14:textId="77777777" w:rsidR="009350C1" w:rsidRDefault="00000000">
      <w:pPr>
        <w:pStyle w:val="ListParagraph"/>
        <w:numPr>
          <w:ilvl w:val="0"/>
          <w:numId w:val="3"/>
        </w:numPr>
        <w:spacing w:before="40" w:after="40"/>
      </w:pPr>
      <w:r>
        <w:rPr>
          <w:color w:val="000000"/>
        </w:rPr>
        <w:t>LLRF Controller: Analog RFP → Dimtel LLRF9/476 (×2 units)</w:t>
      </w:r>
    </w:p>
    <w:p w14:paraId="67F97271" w14:textId="77777777" w:rsidR="009350C1" w:rsidRDefault="00000000">
      <w:pPr>
        <w:pStyle w:val="ListParagraph"/>
        <w:numPr>
          <w:ilvl w:val="0"/>
          <w:numId w:val="3"/>
        </w:numPr>
        <w:spacing w:before="40" w:after="40"/>
      </w:pPr>
      <w:r>
        <w:rPr>
          <w:color w:val="000000"/>
        </w:rPr>
        <w:lastRenderedPageBreak/>
        <w:t>Kly MPS: PLC-5 1771 → ControlLogix 1756</w:t>
      </w:r>
    </w:p>
    <w:p w14:paraId="67A83BE1" w14:textId="5E8B7B02" w:rsidR="009350C1" w:rsidRDefault="00000000">
      <w:pPr>
        <w:pStyle w:val="ListParagraph"/>
        <w:numPr>
          <w:ilvl w:val="0"/>
          <w:numId w:val="3"/>
        </w:numPr>
        <w:spacing w:before="40" w:after="40"/>
      </w:pPr>
      <w:r>
        <w:rPr>
          <w:color w:val="000000"/>
        </w:rPr>
        <w:t xml:space="preserve">HVPS Controller: SLC-500 → CompactLogix PLC + new </w:t>
      </w:r>
      <w:proofErr w:type="spellStart"/>
      <w:r>
        <w:rPr>
          <w:color w:val="000000"/>
        </w:rPr>
        <w:t>Enerpro</w:t>
      </w:r>
      <w:proofErr w:type="spellEnd"/>
      <w:r>
        <w:rPr>
          <w:color w:val="000000"/>
        </w:rPr>
        <w:t xml:space="preserve"> board</w:t>
      </w:r>
      <w:del w:id="121" w:author="Sebek, Jim" w:date="2026-03-09T13:40:00Z" w16du:dateUtc="2026-03-09T20:40:00Z">
        <w:r w:rsidDel="00284B09">
          <w:rPr>
            <w:color w:val="000000"/>
          </w:rPr>
          <w:delText>s</w:delText>
        </w:r>
      </w:del>
      <w:r>
        <w:rPr>
          <w:color w:val="000000"/>
        </w:rPr>
        <w:t xml:space="preserve"> + redesigned analog regulator</w:t>
      </w:r>
    </w:p>
    <w:p w14:paraId="3C0E16FB" w14:textId="77777777" w:rsidR="009350C1" w:rsidRDefault="00000000">
      <w:pPr>
        <w:pStyle w:val="ListParagraph"/>
        <w:numPr>
          <w:ilvl w:val="0"/>
          <w:numId w:val="3"/>
        </w:numPr>
        <w:spacing w:before="40" w:after="40"/>
      </w:pPr>
      <w:r>
        <w:rPr>
          <w:color w:val="000000"/>
        </w:rPr>
        <w:t>Tuner Motor Controllers: AB 1746-HSTP1 + Slo-Syn → Galil DMC-4143 Rev 1.3h 4-axis motion controller (commissioned August 2025, operational)</w:t>
      </w:r>
    </w:p>
    <w:p w14:paraId="039478C6" w14:textId="77777777" w:rsidR="009350C1" w:rsidRDefault="00000000">
      <w:pPr>
        <w:pStyle w:val="ListParagraph"/>
        <w:numPr>
          <w:ilvl w:val="1"/>
          <w:numId w:val="3"/>
        </w:numPr>
        <w:spacing w:before="40" w:after="40"/>
      </w:pPr>
      <w:r>
        <w:rPr>
          <w:color w:val="000000"/>
        </w:rPr>
        <w:t xml:space="preserve">See: </w:t>
      </w:r>
      <w:r>
        <w:rPr>
          <w:rFonts w:ascii="Courier New" w:eastAsia="Courier New" w:hAnsi="Courier New" w:cs="Courier New"/>
          <w:color w:val="000000"/>
          <w:sz w:val="18"/>
          <w:szCs w:val="18"/>
        </w:rPr>
        <w:t>llrf/tuners/galil/functioningGalil20250825SwapABToManual.txt</w:t>
      </w:r>
      <w:r>
        <w:rPr>
          <w:color w:val="000000"/>
        </w:rPr>
        <w:t xml:space="preserve">, </w:t>
      </w:r>
      <w:r>
        <w:rPr>
          <w:rFonts w:ascii="Courier New" w:eastAsia="Courier New" w:hAnsi="Courier New" w:cs="Courier New"/>
          <w:color w:val="000000"/>
          <w:sz w:val="18"/>
          <w:szCs w:val="18"/>
        </w:rPr>
        <w:t>llrf/tuners/galil/firstMotion2024.txt</w:t>
      </w:r>
    </w:p>
    <w:p w14:paraId="71E9F262" w14:textId="76E130C3" w:rsidR="009350C1" w:rsidRDefault="00000000">
      <w:pPr>
        <w:pStyle w:val="ListParagraph"/>
        <w:numPr>
          <w:ilvl w:val="0"/>
          <w:numId w:val="3"/>
        </w:numPr>
        <w:spacing w:before="40" w:after="40"/>
      </w:pPr>
      <w:r>
        <w:rPr>
          <w:color w:val="000000"/>
        </w:rPr>
        <w:t>Control Software: SNL/VxWorks → Python/PyEPICS + LLRF9 internal EPICS IOC</w:t>
      </w:r>
      <w:ins w:id="122" w:author="Sebek, Jim" w:date="2026-03-09T13:41:00Z" w16du:dateUtc="2026-03-09T20:41:00Z">
        <w:r w:rsidR="00284B09">
          <w:rPr>
            <w:color w:val="000000"/>
          </w:rPr>
          <w:t xml:space="preserve"> + MATLAB applications</w:t>
        </w:r>
      </w:ins>
    </w:p>
    <w:p w14:paraId="37048B1E" w14:textId="77777777" w:rsidR="009350C1" w:rsidRDefault="00000000">
      <w:pPr>
        <w:pStyle w:val="ListParagraph"/>
        <w:numPr>
          <w:ilvl w:val="0"/>
          <w:numId w:val="3"/>
        </w:numPr>
        <w:spacing w:before="40" w:after="40"/>
      </w:pPr>
      <w:r>
        <w:rPr>
          <w:color w:val="000000"/>
        </w:rPr>
        <w:t>Operator Interface: Legacy EDM panels → modernized panels</w:t>
      </w:r>
    </w:p>
    <w:p w14:paraId="4459DEEE" w14:textId="77777777" w:rsidR="009350C1" w:rsidRDefault="009350C1">
      <w:pPr>
        <w:spacing w:before="60"/>
      </w:pPr>
    </w:p>
    <w:p w14:paraId="46CA32EB" w14:textId="77777777" w:rsidR="009350C1" w:rsidRDefault="00000000">
      <w:pPr>
        <w:spacing w:before="60" w:after="80"/>
      </w:pPr>
      <w:r>
        <w:rPr>
          <w:b/>
          <w:bCs/>
          <w:color w:val="000000"/>
        </w:rPr>
        <w:t>New Subsystems</w:t>
      </w:r>
      <w:r>
        <w:rPr>
          <w:color w:val="000000"/>
        </w:rPr>
        <w:t xml:space="preserve"> (did not exist in legacy):</w:t>
      </w:r>
    </w:p>
    <w:p w14:paraId="56102EC5" w14:textId="77777777" w:rsidR="009350C1" w:rsidRDefault="00000000">
      <w:pPr>
        <w:pStyle w:val="ListParagraph"/>
        <w:numPr>
          <w:ilvl w:val="0"/>
          <w:numId w:val="3"/>
        </w:numPr>
        <w:spacing w:before="40" w:after="40"/>
      </w:pPr>
      <w:r>
        <w:t>Interface Chassis — central hardware interlock coordination hub</w:t>
      </w:r>
    </w:p>
    <w:p w14:paraId="45DF2DC2" w14:textId="77777777" w:rsidR="009350C1" w:rsidRDefault="00000000">
      <w:pPr>
        <w:pStyle w:val="ListParagraph"/>
        <w:numPr>
          <w:ilvl w:val="0"/>
          <w:numId w:val="3"/>
        </w:numPr>
        <w:spacing w:before="40" w:after="40"/>
      </w:pPr>
      <w:r>
        <w:t>Waveform Buffer System — 8 RF + 4 HVPS channel extended monitoring</w:t>
      </w:r>
    </w:p>
    <w:p w14:paraId="1DEB3E6D" w14:textId="46556DB4" w:rsidR="009350C1" w:rsidRDefault="00000000">
      <w:pPr>
        <w:pStyle w:val="ListParagraph"/>
        <w:numPr>
          <w:ilvl w:val="0"/>
          <w:numId w:val="3"/>
        </w:numPr>
        <w:spacing w:before="40" w:after="40"/>
      </w:pPr>
      <w:r>
        <w:t>Arc Detection — total 10 of Microstep-MIS optical sensors on 4 cavity windows and 1 klystron window</w:t>
      </w:r>
      <w:ins w:id="123" w:author="Sebek, Jim" w:date="2026-03-09T13:42:00Z" w16du:dateUtc="2026-03-09T20:42:00Z">
        <w:r w:rsidR="00284B09">
          <w:t xml:space="preserve"> and 1 circulator</w:t>
        </w:r>
      </w:ins>
      <w:r>
        <w:t>, process chassis</w:t>
      </w:r>
    </w:p>
    <w:p w14:paraId="64C691FE" w14:textId="77777777" w:rsidR="009350C1" w:rsidRDefault="00000000">
      <w:pPr>
        <w:pStyle w:val="ListParagraph"/>
        <w:numPr>
          <w:ilvl w:val="0"/>
          <w:numId w:val="3"/>
        </w:numPr>
        <w:spacing w:before="40" w:after="40"/>
      </w:pPr>
      <w:r>
        <w:t>PPS Interface Box</w:t>
      </w:r>
    </w:p>
    <w:p w14:paraId="30DBB888" w14:textId="77777777" w:rsidR="009350C1" w:rsidRDefault="009350C1">
      <w:pPr>
        <w:spacing w:before="60"/>
      </w:pPr>
    </w:p>
    <w:p w14:paraId="78430B86" w14:textId="77777777" w:rsidR="009350C1" w:rsidRDefault="00000000">
      <w:pPr>
        <w:spacing w:before="60" w:after="80"/>
      </w:pPr>
      <w:r>
        <w:rPr>
          <w:b/>
          <w:bCs/>
          <w:color w:val="000000"/>
        </w:rPr>
        <w:t>Enhanced Subsystems</w:t>
      </w:r>
      <w:r>
        <w:rPr>
          <w:color w:val="000000"/>
        </w:rPr>
        <w:t xml:space="preserve"> (upgraded from legacy):</w:t>
      </w:r>
    </w:p>
    <w:p w14:paraId="3F1E16E1" w14:textId="77777777" w:rsidR="009350C1" w:rsidRDefault="00000000">
      <w:pPr>
        <w:pStyle w:val="ListParagraph"/>
        <w:numPr>
          <w:ilvl w:val="0"/>
          <w:numId w:val="3"/>
        </w:numPr>
        <w:spacing w:before="40" w:after="40"/>
      </w:pPr>
      <w:r>
        <w:t xml:space="preserve">Klystron Heater Controller — Motor-driven variac → </w:t>
      </w:r>
      <w:commentRangeStart w:id="124"/>
      <w:r>
        <w:t>SCR-based with EPICS integration</w:t>
      </w:r>
      <w:commentRangeEnd w:id="124"/>
      <w:r w:rsidR="00284B09">
        <w:rPr>
          <w:rStyle w:val="CommentReference"/>
        </w:rPr>
        <w:commentReference w:id="124"/>
      </w:r>
    </w:p>
    <w:p w14:paraId="006091AE" w14:textId="2FBCDBC7" w:rsidR="009350C1" w:rsidRDefault="00000000">
      <w:pPr>
        <w:pStyle w:val="ListParagraph"/>
        <w:numPr>
          <w:ilvl w:val="0"/>
          <w:numId w:val="3"/>
        </w:numPr>
        <w:spacing w:before="40" w:after="40"/>
      </w:pPr>
      <w:r>
        <w:t xml:space="preserve">Collector Power Protection — Forward power proxy → </w:t>
      </w:r>
      <w:ins w:id="125" w:author="Sebek, Jim" w:date="2026-03-09T13:43:00Z" w16du:dateUtc="2026-03-09T20:43:00Z">
        <w:r w:rsidR="00284B09">
          <w:t>Waveform Buffer System measures HVPS</w:t>
        </w:r>
      </w:ins>
      <w:ins w:id="126" w:author="Sebek, Jim" w:date="2026-03-09T13:44:00Z" w16du:dateUtc="2026-03-09T20:44:00Z">
        <w:r w:rsidR="00284B09">
          <w:t xml:space="preserve"> voltage and current and klystron forward power → C</w:t>
        </w:r>
      </w:ins>
      <w:ins w:id="127" w:author="Sebek, Jim" w:date="2026-03-09T13:45:00Z" w16du:dateUtc="2026-03-09T20:45:00Z">
        <w:r w:rsidR="00284B09">
          <w:t xml:space="preserve">ollector power </w:t>
        </w:r>
      </w:ins>
      <w:del w:id="128" w:author="Sebek, Jim" w:date="2026-03-09T13:45:00Z" w16du:dateUtc="2026-03-09T20:45:00Z">
        <w:r w:rsidDel="00284B09">
          <w:delText xml:space="preserve">Direct DC-RF power </w:delText>
        </w:r>
      </w:del>
      <w:r>
        <w:t xml:space="preserve">calculation </w:t>
      </w:r>
      <w:ins w:id="129" w:author="Sebek, Jim" w:date="2026-03-09T13:45:00Z" w16du:dateUtc="2026-03-09T20:45:00Z">
        <w:r w:rsidR="00284B09">
          <w:t>performed in RF MPS</w:t>
        </w:r>
      </w:ins>
      <w:del w:id="130" w:author="Sebek, Jim" w:date="2026-03-09T13:45:00Z" w16du:dateUtc="2026-03-09T20:45:00Z">
        <w:r w:rsidDel="00284B09">
          <w:delText>in Waveform Buffer System</w:delText>
        </w:r>
      </w:del>
    </w:p>
    <w:p w14:paraId="13C16ED2" w14:textId="77777777" w:rsidR="009350C1" w:rsidRDefault="00000000">
      <w:pPr>
        <w:pStyle w:val="Heading1"/>
      </w:pPr>
      <w:bookmarkStart w:id="131" w:name="s3"/>
      <w:bookmarkStart w:id="132" w:name="_Toc223702664"/>
      <w:r>
        <w:t>3. Physical Layout and Locations</w:t>
      </w:r>
      <w:bookmarkEnd w:id="131"/>
      <w:bookmarkEnd w:id="132"/>
    </w:p>
    <w:p w14:paraId="7EC52103" w14:textId="77777777" w:rsidR="009350C1" w:rsidRDefault="00000000">
      <w:pPr>
        <w:spacing w:before="60" w:after="80"/>
      </w:pPr>
      <w:r>
        <w:rPr>
          <w:color w:val="000000"/>
        </w:rPr>
        <w:t>The SPEAR3 RF station spans multiple buildings and locations at SSRL: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4680"/>
        <w:gridCol w:w="2040"/>
      </w:tblGrid>
      <w:tr w:rsidR="009350C1" w14:paraId="0A564924" w14:textId="77777777">
        <w:trPr>
          <w:tblHeader/>
        </w:trPr>
        <w:tc>
          <w:tcPr>
            <w:tcW w:w="2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B907D89" w14:textId="77777777" w:rsidR="009350C1" w:rsidRDefault="00000000">
            <w:r>
              <w:rPr>
                <w:b/>
                <w:bCs/>
                <w:color w:val="FFFFFF"/>
                <w:sz w:val="18"/>
                <w:szCs w:val="18"/>
              </w:rPr>
              <w:t>Location</w:t>
            </w:r>
          </w:p>
        </w:tc>
        <w:tc>
          <w:tcPr>
            <w:tcW w:w="4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12CD028" w14:textId="77777777" w:rsidR="009350C1" w:rsidRDefault="00000000">
            <w:r>
              <w:rPr>
                <w:b/>
                <w:bCs/>
                <w:color w:val="FFFFFF"/>
                <w:sz w:val="18"/>
                <w:szCs w:val="18"/>
              </w:rPr>
              <w:t>Equipment</w:t>
            </w:r>
          </w:p>
        </w:tc>
        <w:tc>
          <w:tcPr>
            <w:tcW w:w="2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F3A4AD9" w14:textId="77777777" w:rsidR="009350C1" w:rsidRDefault="00000000">
            <w:r>
              <w:rPr>
                <w:b/>
                <w:bCs/>
                <w:color w:val="FFFFFF"/>
                <w:sz w:val="18"/>
                <w:szCs w:val="18"/>
              </w:rPr>
              <w:t>Notes</w:t>
            </w:r>
          </w:p>
        </w:tc>
      </w:tr>
      <w:tr w:rsidR="009350C1" w14:paraId="3D435FD1"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B40A98B" w14:textId="77777777" w:rsidR="009350C1" w:rsidRDefault="00000000">
            <w:r>
              <w:rPr>
                <w:color w:val="000000"/>
                <w:sz w:val="18"/>
                <w:szCs w:val="18"/>
              </w:rPr>
              <w:t>Building B118 (Power Supply Room)</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AB50D90" w14:textId="77777777" w:rsidR="009350C1" w:rsidRDefault="00000000">
            <w:r>
              <w:rPr>
                <w:color w:val="000000"/>
                <w:sz w:val="18"/>
                <w:szCs w:val="18"/>
              </w:rPr>
              <w:t>HVPS Controller (Hoffman Box)</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ED645DF" w14:textId="77777777" w:rsidR="009350C1" w:rsidRDefault="00000000">
            <w:r>
              <w:rPr>
                <w:color w:val="000000"/>
                <w:sz w:val="18"/>
                <w:szCs w:val="18"/>
              </w:rPr>
              <w:t>HVPS control location</w:t>
            </w:r>
          </w:p>
        </w:tc>
      </w:tr>
      <w:tr w:rsidR="009350C1" w14:paraId="45A7FFC0"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BFACAA" w14:textId="334E8ABD" w:rsidR="009350C1" w:rsidRDefault="00000000">
            <w:r>
              <w:rPr>
                <w:color w:val="000000"/>
                <w:sz w:val="18"/>
                <w:szCs w:val="18"/>
              </w:rPr>
              <w:t xml:space="preserve">Building B514 (HVPS </w:t>
            </w:r>
            <w:ins w:id="133" w:author="Sebek, Jim" w:date="2026-03-09T13:45:00Z" w16du:dateUtc="2026-03-09T20:45:00Z">
              <w:r w:rsidR="004D087B">
                <w:rPr>
                  <w:color w:val="000000"/>
                  <w:sz w:val="18"/>
                  <w:szCs w:val="18"/>
                </w:rPr>
                <w:t>Substation</w:t>
              </w:r>
            </w:ins>
            <w:del w:id="134" w:author="Sebek, Jim" w:date="2026-03-09T13:45:00Z" w16du:dateUtc="2026-03-09T20:45:00Z">
              <w:r w:rsidDel="004D087B">
                <w:rPr>
                  <w:color w:val="000000"/>
                  <w:sz w:val="18"/>
                  <w:szCs w:val="18"/>
                </w:rPr>
                <w:delText>Vault</w:delText>
              </w:r>
            </w:del>
            <w:r>
              <w:rPr>
                <w:color w:val="000000"/>
                <w:sz w:val="18"/>
                <w:szCs w:val="18"/>
              </w:rPr>
              <w:t>)</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04FEA7F" w14:textId="1901DA38" w:rsidR="009350C1" w:rsidRDefault="00000000">
            <w:r>
              <w:rPr>
                <w:color w:val="000000"/>
                <w:sz w:val="18"/>
                <w:szCs w:val="18"/>
              </w:rPr>
              <w:t>HVPS Main Tank (transformer, rectifier, inductor, filter caps), Phase Tank (12 thyristor stacks), Crowbar Tank (4 thyristor stacks, output V-divider)</w:t>
            </w:r>
            <w:del w:id="135" w:author="Sebek, Jim" w:date="2026-03-09T13:48:00Z" w16du:dateUtc="2026-03-09T20:48:00Z">
              <w:r w:rsidDel="004D087B">
                <w:rPr>
                  <w:color w:val="000000"/>
                  <w:sz w:val="18"/>
                  <w:szCs w:val="18"/>
                </w:rPr>
                <w:delText>, Grounding Tank</w:delText>
              </w:r>
            </w:del>
            <w:r>
              <w:rPr>
                <w:color w:val="000000"/>
                <w:sz w:val="18"/>
                <w:szCs w:val="18"/>
              </w:rPr>
              <w:t xml:space="preserve"> </w:t>
            </w:r>
            <w:del w:id="136" w:author="Sebek, Jim" w:date="2026-03-09T13:47:00Z" w16du:dateUtc="2026-03-09T20:47:00Z">
              <w:r w:rsidDel="004D087B">
                <w:rPr>
                  <w:color w:val="000000"/>
                  <w:sz w:val="18"/>
                  <w:szCs w:val="18"/>
                </w:rPr>
                <w:delText>(Danfysik DC-CT, Pearson CT-110, Ross switch)</w:delText>
              </w:r>
            </w:del>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4E3E3D3" w14:textId="77777777" w:rsidR="009350C1" w:rsidRDefault="00000000">
            <w:r>
              <w:rPr>
                <w:color w:val="000000"/>
                <w:sz w:val="18"/>
                <w:szCs w:val="18"/>
              </w:rPr>
              <w:t>High-voltage power section; FR3 oil-filled, N₂ blanket</w:t>
            </w:r>
          </w:p>
        </w:tc>
      </w:tr>
      <w:tr w:rsidR="009350C1" w14:paraId="2CE115A3"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90B4A61" w14:textId="77777777" w:rsidR="009350C1" w:rsidRDefault="00000000">
            <w:r>
              <w:rPr>
                <w:color w:val="000000"/>
                <w:sz w:val="18"/>
                <w:szCs w:val="18"/>
              </w:rPr>
              <w:t>Contactor Disconnect Panel (Switchgear, adjacent to B514)</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1315F14" w14:textId="77777777" w:rsidR="009350C1" w:rsidRDefault="00000000">
            <w:r>
              <w:rPr>
                <w:color w:val="000000"/>
                <w:sz w:val="18"/>
                <w:szCs w:val="18"/>
              </w:rPr>
              <w:t>Vacuum contactor (Ross HQ3), Contactor controller (Ross HCA-1-A), K4/MX/RR/L1 relays, S5 auxiliary contact</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E19550F" w14:textId="77777777" w:rsidR="009350C1" w:rsidRDefault="00000000">
            <w:r>
              <w:rPr>
                <w:color w:val="000000"/>
                <w:sz w:val="18"/>
                <w:szCs w:val="18"/>
              </w:rPr>
              <w:t>12.47 kV AC switchgear</w:t>
            </w:r>
          </w:p>
        </w:tc>
      </w:tr>
      <w:tr w:rsidR="009350C1" w14:paraId="1A477CCC"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07EB5A" w14:textId="015DDF67" w:rsidR="009350C1" w:rsidRDefault="00000000">
            <w:r>
              <w:rPr>
                <w:color w:val="000000"/>
                <w:sz w:val="18"/>
                <w:szCs w:val="18"/>
              </w:rPr>
              <w:t>Termination Tank (</w:t>
            </w:r>
            <w:ins w:id="137" w:author="Sebek, Jim" w:date="2026-03-09T13:46:00Z" w16du:dateUtc="2026-03-09T20:46:00Z">
              <w:r w:rsidR="004D087B">
                <w:rPr>
                  <w:color w:val="000000"/>
                  <w:sz w:val="18"/>
                  <w:szCs w:val="18"/>
                </w:rPr>
                <w:t xml:space="preserve">B132 </w:t>
              </w:r>
            </w:ins>
            <w:r>
              <w:rPr>
                <w:color w:val="000000"/>
                <w:sz w:val="18"/>
                <w:szCs w:val="18"/>
              </w:rPr>
              <w:t xml:space="preserve">near </w:t>
            </w:r>
            <w:proofErr w:type="gramStart"/>
            <w:r>
              <w:rPr>
                <w:color w:val="000000"/>
                <w:sz w:val="18"/>
                <w:szCs w:val="18"/>
              </w:rPr>
              <w:t>klystron</w:t>
            </w:r>
            <w:proofErr w:type="gramEnd"/>
            <w:r>
              <w:rPr>
                <w:color w:val="000000"/>
                <w:sz w:val="18"/>
                <w:szCs w:val="18"/>
              </w:rPr>
              <w:t>)</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F6BBD6" w14:textId="0AA18155" w:rsidR="009350C1" w:rsidRDefault="00000000">
            <w:pPr>
              <w:rPr>
                <w:ins w:id="138" w:author="Sebek, Jim" w:date="2026-03-09T13:47:00Z" w16du:dateUtc="2026-03-09T20:47:00Z"/>
                <w:color w:val="000000"/>
                <w:sz w:val="18"/>
                <w:szCs w:val="18"/>
              </w:rPr>
            </w:pPr>
            <w:r>
              <w:rPr>
                <w:color w:val="000000"/>
                <w:sz w:val="18"/>
                <w:szCs w:val="18"/>
              </w:rPr>
              <w:t>HV cable termination, Ross Engineering HV relay</w:t>
            </w:r>
            <w:ins w:id="139" w:author="Sebek, Jim" w:date="2026-03-09T13:48:00Z" w16du:dateUtc="2026-03-09T20:48:00Z">
              <w:r w:rsidR="004D087B">
                <w:rPr>
                  <w:color w:val="000000"/>
                  <w:sz w:val="18"/>
                  <w:szCs w:val="18"/>
                </w:rPr>
                <w:t>,</w:t>
              </w:r>
            </w:ins>
          </w:p>
          <w:p w14:paraId="14DCAD12" w14:textId="192F1FFA" w:rsidR="004D087B" w:rsidRDefault="004D087B">
            <w:proofErr w:type="spellStart"/>
            <w:ins w:id="140" w:author="Sebek, Jim" w:date="2026-03-09T13:47:00Z" w16du:dateUtc="2026-03-09T20:47:00Z">
              <w:r>
                <w:rPr>
                  <w:color w:val="000000"/>
                  <w:sz w:val="18"/>
                  <w:szCs w:val="18"/>
                </w:rPr>
                <w:t>Danfysik</w:t>
              </w:r>
              <w:proofErr w:type="spellEnd"/>
              <w:r>
                <w:rPr>
                  <w:color w:val="000000"/>
                  <w:sz w:val="18"/>
                  <w:szCs w:val="18"/>
                </w:rPr>
                <w:t xml:space="preserve"> DC-CT, Pearson CT-110</w:t>
              </w:r>
            </w:ins>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0E8490D" w14:textId="77777777" w:rsidR="009350C1" w:rsidRDefault="00000000">
            <w:r>
              <w:rPr>
                <w:color w:val="000000"/>
                <w:sz w:val="18"/>
                <w:szCs w:val="18"/>
              </w:rPr>
              <w:t>Mineral oil filled</w:t>
            </w:r>
          </w:p>
        </w:tc>
      </w:tr>
      <w:tr w:rsidR="009350C1" w14:paraId="30E4412C"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38B685D" w14:textId="77777777" w:rsidR="009350C1" w:rsidRDefault="00000000">
            <w:r>
              <w:rPr>
                <w:color w:val="000000"/>
                <w:sz w:val="18"/>
                <w:szCs w:val="18"/>
              </w:rPr>
              <w:t>Switch-over Tank (adjacent B514)</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62F91D9" w14:textId="77777777" w:rsidR="009350C1" w:rsidRDefault="00000000">
            <w:r>
              <w:rPr>
                <w:color w:val="000000"/>
                <w:sz w:val="18"/>
                <w:szCs w:val="18"/>
              </w:rPr>
              <w:t>HV cable connections between HVPS1/HVPS2 and klystron</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FB1868" w14:textId="77777777" w:rsidR="009350C1" w:rsidRDefault="00000000">
            <w:r>
              <w:rPr>
                <w:color w:val="000000"/>
                <w:sz w:val="18"/>
                <w:szCs w:val="18"/>
              </w:rPr>
              <w:t>FR3 oil filled</w:t>
            </w:r>
          </w:p>
        </w:tc>
      </w:tr>
      <w:tr w:rsidR="009350C1" w14:paraId="56288155"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FA50455" w14:textId="77777777" w:rsidR="009350C1" w:rsidRDefault="00000000">
            <w:r>
              <w:rPr>
                <w:color w:val="000000"/>
                <w:sz w:val="18"/>
                <w:szCs w:val="18"/>
              </w:rPr>
              <w:t>Building B132 (Klystron)</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8A4186E" w14:textId="1DB1BFF0" w:rsidR="009350C1" w:rsidRDefault="00000000">
            <w:r>
              <w:rPr>
                <w:color w:val="000000"/>
                <w:sz w:val="18"/>
                <w:szCs w:val="18"/>
              </w:rPr>
              <w:t xml:space="preserve">Klystron, drive amplifier, LLRF9 units, </w:t>
            </w:r>
            <w:del w:id="141" w:author="Sebek, Jim" w:date="2026-03-09T13:48:00Z" w16du:dateUtc="2026-03-09T20:48:00Z">
              <w:r w:rsidDel="004D087B">
                <w:rPr>
                  <w:color w:val="000000"/>
                  <w:sz w:val="18"/>
                  <w:szCs w:val="18"/>
                </w:rPr>
                <w:delText xml:space="preserve">Kly </w:delText>
              </w:r>
            </w:del>
            <w:ins w:id="142" w:author="Sebek, Jim" w:date="2026-03-09T13:48:00Z" w16du:dateUtc="2026-03-09T20:48:00Z">
              <w:r w:rsidR="004D087B">
                <w:rPr>
                  <w:color w:val="000000"/>
                  <w:sz w:val="18"/>
                  <w:szCs w:val="18"/>
                </w:rPr>
                <w:t xml:space="preserve">RF </w:t>
              </w:r>
            </w:ins>
            <w:r>
              <w:rPr>
                <w:color w:val="000000"/>
                <w:sz w:val="18"/>
                <w:szCs w:val="18"/>
              </w:rPr>
              <w:t>MPS PLC, Interface Chassis, Waveform Buffer, Motion Controller, Arc Detector Chassis</w:t>
            </w:r>
            <w:commentRangeStart w:id="143"/>
            <w:r>
              <w:rPr>
                <w:color w:val="000000"/>
                <w:sz w:val="18"/>
                <w:szCs w:val="18"/>
              </w:rPr>
              <w:t>, Python coordinator server</w:t>
            </w:r>
            <w:commentRangeEnd w:id="143"/>
            <w:r w:rsidR="004D087B">
              <w:rPr>
                <w:rStyle w:val="CommentReference"/>
              </w:rPr>
              <w:commentReference w:id="143"/>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A4A0EDA" w14:textId="77777777" w:rsidR="009350C1" w:rsidRDefault="00000000">
            <w:r>
              <w:rPr>
                <w:color w:val="000000"/>
                <w:sz w:val="18"/>
                <w:szCs w:val="18"/>
              </w:rPr>
              <w:t>Main control electronics location</w:t>
            </w:r>
          </w:p>
        </w:tc>
      </w:tr>
      <w:tr w:rsidR="009350C1" w14:paraId="2A00B039"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AF6864C" w14:textId="77777777" w:rsidR="009350C1" w:rsidRDefault="00000000">
            <w:r>
              <w:rPr>
                <w:color w:val="000000"/>
                <w:sz w:val="18"/>
                <w:szCs w:val="18"/>
              </w:rPr>
              <w:t>SPEAR3 Storage Ring Tunnel</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8B0B72" w14:textId="77777777" w:rsidR="009350C1" w:rsidRDefault="00000000">
            <w:r>
              <w:rPr>
                <w:color w:val="000000"/>
                <w:sz w:val="18"/>
                <w:szCs w:val="18"/>
              </w:rPr>
              <w:t>4 RF cavities, waveguide distribution, tuner assemblies, arc detection sensors</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42D561" w14:textId="77777777" w:rsidR="009350C1" w:rsidRDefault="00000000">
            <w:r>
              <w:rPr>
                <w:color w:val="000000"/>
                <w:sz w:val="18"/>
                <w:szCs w:val="18"/>
              </w:rPr>
              <w:t>Radiation area</w:t>
            </w:r>
          </w:p>
        </w:tc>
      </w:tr>
    </w:tbl>
    <w:p w14:paraId="6939A78D" w14:textId="77777777" w:rsidR="009350C1" w:rsidRDefault="00000000">
      <w:pPr>
        <w:pStyle w:val="Heading2"/>
      </w:pPr>
      <w:bookmarkStart w:id="144" w:name="_Toc223702665"/>
      <w:r>
        <w:t>Cabling Between Locations</w:t>
      </w:r>
      <w:bookmarkEnd w:id="1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9350C1" w14:paraId="13486E6D"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3DDAA41" w14:textId="77777777" w:rsidR="009350C1" w:rsidRDefault="00000000">
            <w:r>
              <w:rPr>
                <w:b/>
                <w:bCs/>
                <w:color w:val="FFFFFF"/>
                <w:sz w:val="18"/>
                <w:szCs w:val="18"/>
              </w:rPr>
              <w:t>Cable Run</w:t>
            </w:r>
          </w:p>
        </w:tc>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9D97E3E" w14:textId="77777777" w:rsidR="009350C1" w:rsidRDefault="00000000">
            <w:r>
              <w:rPr>
                <w:b/>
                <w:bCs/>
                <w:color w:val="FFFFFF"/>
                <w:sz w:val="18"/>
                <w:szCs w:val="18"/>
              </w:rPr>
              <w:t>Cable Type</w:t>
            </w:r>
          </w:p>
        </w:tc>
        <w:tc>
          <w:tcPr>
            <w:tcW w:w="2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7CCE950" w14:textId="77777777" w:rsidR="009350C1" w:rsidRDefault="00000000">
            <w:r>
              <w:rPr>
                <w:b/>
                <w:bCs/>
                <w:color w:val="FFFFFF"/>
                <w:sz w:val="18"/>
                <w:szCs w:val="18"/>
              </w:rPr>
              <w:t>Conductors</w:t>
            </w:r>
          </w:p>
        </w:tc>
        <w:tc>
          <w:tcPr>
            <w:tcW w:w="25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B1F8544" w14:textId="77777777" w:rsidR="009350C1" w:rsidRDefault="00000000">
            <w:r>
              <w:rPr>
                <w:b/>
                <w:bCs/>
                <w:color w:val="FFFFFF"/>
                <w:sz w:val="18"/>
                <w:szCs w:val="18"/>
              </w:rPr>
              <w:t>Route</w:t>
            </w:r>
          </w:p>
        </w:tc>
      </w:tr>
      <w:tr w:rsidR="009350C1" w14:paraId="22B6A53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CC11494" w14:textId="77777777" w:rsidR="009350C1" w:rsidRDefault="00000000">
            <w:r>
              <w:rPr>
                <w:color w:val="000000"/>
                <w:sz w:val="18"/>
                <w:szCs w:val="18"/>
              </w:rPr>
              <w:t>B118 → Switchgear (Contactor)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63F4874" w14:textId="77777777" w:rsidR="009350C1" w:rsidRDefault="00000000">
            <w:r>
              <w:rPr>
                <w:color w:val="000000"/>
                <w:sz w:val="18"/>
                <w:szCs w:val="18"/>
              </w:rPr>
              <w:t>Belden 83715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4CB9069" w14:textId="77777777" w:rsidR="009350C1" w:rsidRDefault="00000000">
            <w:r>
              <w:rPr>
                <w:color w:val="000000"/>
                <w:sz w:val="18"/>
                <w:szCs w:val="18"/>
              </w:rPr>
              <w:t>15C #16 Teflon</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06FF92A" w14:textId="77777777" w:rsidR="009350C1" w:rsidRDefault="00000000">
            <w:r>
              <w:rPr>
                <w:color w:val="000000"/>
                <w:sz w:val="18"/>
                <w:szCs w:val="18"/>
              </w:rPr>
              <w:t>TS-5 to contactor controller</w:t>
            </w:r>
          </w:p>
        </w:tc>
      </w:tr>
      <w:tr w:rsidR="009350C1" w14:paraId="0AAFA84E"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3EBEF9D" w14:textId="77777777" w:rsidR="009350C1" w:rsidRDefault="00000000">
            <w:r>
              <w:rPr>
                <w:color w:val="000000"/>
                <w:sz w:val="18"/>
                <w:szCs w:val="18"/>
              </w:rPr>
              <w:lastRenderedPageBreak/>
              <w:t>B118 → Termination Tank (Grounding)</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D543753" w14:textId="77777777" w:rsidR="009350C1" w:rsidRDefault="00000000">
            <w:r>
              <w:rPr>
                <w:color w:val="000000"/>
                <w:sz w:val="18"/>
                <w:szCs w:val="18"/>
              </w:rPr>
              <w:t>Belden 83709 + Belden 83715</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2DB2419" w14:textId="77777777" w:rsidR="009350C1" w:rsidRDefault="00000000">
            <w:r>
              <w:rPr>
                <w:color w:val="000000"/>
                <w:sz w:val="18"/>
                <w:szCs w:val="18"/>
              </w:rPr>
              <w:t>9C + 15C #16 Teflon</w:t>
            </w:r>
          </w:p>
        </w:tc>
        <w:tc>
          <w:tcPr>
            <w:tcW w:w="2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04AEB8" w14:textId="77777777" w:rsidR="009350C1" w:rsidRDefault="00000000">
            <w:r>
              <w:rPr>
                <w:color w:val="000000"/>
                <w:sz w:val="18"/>
                <w:szCs w:val="18"/>
              </w:rPr>
              <w:t>TS-6 to grounding tank</w:t>
            </w:r>
          </w:p>
        </w:tc>
      </w:tr>
      <w:tr w:rsidR="009350C1" w14:paraId="029A3D9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FD87BB3" w14:textId="77777777" w:rsidR="009350C1" w:rsidRDefault="00000000">
            <w:r>
              <w:rPr>
                <w:color w:val="000000"/>
                <w:sz w:val="18"/>
                <w:szCs w:val="18"/>
              </w:rPr>
              <w:t>B118 → B514 (HVPS)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F0E40D0" w14:textId="77777777" w:rsidR="009350C1" w:rsidRDefault="00000000">
            <w:r>
              <w:rPr>
                <w:color w:val="000000"/>
                <w:sz w:val="18"/>
                <w:szCs w:val="18"/>
              </w:rPr>
              <w:t>Electrical cable pairs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D97401" w14:textId="77777777" w:rsidR="009350C1" w:rsidRDefault="00000000">
            <w:r>
              <w:rPr>
                <w:color w:val="000000"/>
                <w:sz w:val="18"/>
                <w:szCs w:val="18"/>
              </w:rPr>
              <w:t>SCR trigger cables (12 pairs)</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14441BA" w14:textId="77777777" w:rsidR="009350C1" w:rsidRDefault="00000000">
            <w:r>
              <w:rPr>
                <w:color w:val="000000"/>
                <w:sz w:val="18"/>
                <w:szCs w:val="18"/>
              </w:rPr>
              <w:t>Controller to Phase Tank thyristor stacks</w:t>
            </w:r>
          </w:p>
        </w:tc>
      </w:tr>
      <w:tr w:rsidR="009350C1" w14:paraId="128FF482"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23A569F" w14:textId="77777777" w:rsidR="009350C1" w:rsidRDefault="00000000">
            <w:r>
              <w:rPr>
                <w:color w:val="000000"/>
                <w:sz w:val="18"/>
                <w:szCs w:val="18"/>
              </w:rPr>
              <w:t>B118 → B514 (HVPS)</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31A0082" w14:textId="77777777" w:rsidR="009350C1" w:rsidRDefault="00000000">
            <w:r>
              <w:rPr>
                <w:color w:val="000000"/>
                <w:sz w:val="18"/>
                <w:szCs w:val="18"/>
              </w:rPr>
              <w:t>Fiber optic</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92579D" w14:textId="77777777" w:rsidR="009350C1" w:rsidRDefault="00000000">
            <w:r>
              <w:rPr>
                <w:color w:val="000000"/>
                <w:sz w:val="18"/>
                <w:szCs w:val="18"/>
              </w:rPr>
              <w:t>SCR ENABLE, CROWBAR, STATUS</w:t>
            </w:r>
          </w:p>
        </w:tc>
        <w:tc>
          <w:tcPr>
            <w:tcW w:w="2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437FA74" w14:textId="77777777" w:rsidR="009350C1" w:rsidRDefault="00000000">
            <w:r>
              <w:rPr>
                <w:color w:val="000000"/>
                <w:sz w:val="18"/>
                <w:szCs w:val="18"/>
              </w:rPr>
              <w:t>Controller to HVPS (upgrade: via Interface Chassis)</w:t>
            </w:r>
          </w:p>
        </w:tc>
      </w:tr>
      <w:tr w:rsidR="009350C1" w14:paraId="6AC65E2F"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7A3D3D4" w14:textId="77777777" w:rsidR="009350C1" w:rsidRDefault="00000000">
            <w:r>
              <w:rPr>
                <w:color w:val="000000"/>
                <w:sz w:val="18"/>
                <w:szCs w:val="18"/>
              </w:rPr>
              <w:t>B132 → Tunnel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3023320" w14:textId="77777777" w:rsidR="009350C1" w:rsidRDefault="00000000">
            <w:r>
              <w:rPr>
                <w:color w:val="000000"/>
                <w:sz w:val="18"/>
                <w:szCs w:val="18"/>
              </w:rPr>
              <w:t>Coax cables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1B60867" w14:textId="77777777" w:rsidR="009350C1" w:rsidRDefault="00000000">
            <w:pPr>
              <w:rPr>
                <w:ins w:id="145" w:author="Sebek, Jim" w:date="2026-03-09T13:50:00Z" w16du:dateUtc="2026-03-09T20:50:00Z"/>
                <w:color w:val="000000"/>
                <w:sz w:val="18"/>
                <w:szCs w:val="18"/>
              </w:rPr>
            </w:pPr>
            <w:r>
              <w:rPr>
                <w:color w:val="000000"/>
                <w:sz w:val="18"/>
                <w:szCs w:val="18"/>
              </w:rPr>
              <w:t>RF signals (forward, reflected, probe)</w:t>
            </w:r>
          </w:p>
          <w:p w14:paraId="26701490" w14:textId="1544E404" w:rsidR="004D087B" w:rsidRPr="004D087B" w:rsidRDefault="004D087B">
            <w:pPr>
              <w:rPr>
                <w:sz w:val="18"/>
                <w:szCs w:val="18"/>
                <w:rPrChange w:id="146" w:author="Sebek, Jim" w:date="2026-03-09T13:51:00Z" w16du:dateUtc="2026-03-09T20:51:00Z">
                  <w:rPr/>
                </w:rPrChange>
              </w:rPr>
            </w:pPr>
            <w:ins w:id="147" w:author="Sebek, Jim" w:date="2026-03-09T13:50:00Z" w16du:dateUtc="2026-03-09T20:50:00Z">
              <w:r w:rsidRPr="004D087B">
                <w:rPr>
                  <w:sz w:val="18"/>
                  <w:szCs w:val="18"/>
                  <w:rPrChange w:id="148" w:author="Sebek, Jim" w:date="2026-03-09T13:51:00Z" w16du:dateUtc="2026-03-09T20:51:00Z">
                    <w:rPr/>
                  </w:rPrChange>
                </w:rPr>
                <w:t>Similar forward, reflec</w:t>
              </w:r>
            </w:ins>
            <w:ins w:id="149" w:author="Sebek, Jim" w:date="2026-03-09T13:51:00Z" w16du:dateUtc="2026-03-09T20:51:00Z">
              <w:r w:rsidRPr="004D087B">
                <w:rPr>
                  <w:sz w:val="18"/>
                  <w:szCs w:val="18"/>
                  <w:rPrChange w:id="150" w:author="Sebek, Jim" w:date="2026-03-09T13:51:00Z" w16du:dateUtc="2026-03-09T20:51:00Z">
                    <w:rPr/>
                  </w:rPrChange>
                </w:rPr>
                <w:t xml:space="preserve">ted power </w:t>
              </w:r>
              <w:r>
                <w:rPr>
                  <w:sz w:val="18"/>
                  <w:szCs w:val="18"/>
                </w:rPr>
                <w:t xml:space="preserve">from klystron and circulator load </w:t>
              </w:r>
            </w:ins>
            <w:ins w:id="151" w:author="Sebek, Jim" w:date="2026-03-09T13:52:00Z" w16du:dateUtc="2026-03-09T20:52:00Z">
              <w:r>
                <w:rPr>
                  <w:sz w:val="18"/>
                  <w:szCs w:val="18"/>
                </w:rPr>
                <w:t>with</w:t>
              </w:r>
            </w:ins>
            <w:ins w:id="152" w:author="Sebek, Jim" w:date="2026-03-09T13:51:00Z" w16du:dateUtc="2026-03-09T20:51:00Z">
              <w:r>
                <w:rPr>
                  <w:sz w:val="18"/>
                  <w:szCs w:val="18"/>
                </w:rPr>
                <w:t>in B132</w:t>
              </w:r>
            </w:ins>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4D1AC29" w14:textId="77777777" w:rsidR="009350C1" w:rsidRDefault="00000000">
            <w:r>
              <w:rPr>
                <w:color w:val="000000"/>
                <w:sz w:val="18"/>
                <w:szCs w:val="18"/>
              </w:rPr>
              <w:t>LLRF inputs from cavities</w:t>
            </w:r>
          </w:p>
        </w:tc>
      </w:tr>
      <w:tr w:rsidR="009350C1" w14:paraId="642061E6"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18213E" w14:textId="77777777" w:rsidR="009350C1" w:rsidRDefault="00000000">
            <w:r>
              <w:rPr>
                <w:color w:val="000000"/>
                <w:sz w:val="18"/>
                <w:szCs w:val="18"/>
              </w:rPr>
              <w:t>B132 → Tunnel</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3C01E37" w14:textId="77777777" w:rsidR="009350C1" w:rsidRDefault="00000000">
            <w:r>
              <w:rPr>
                <w:color w:val="000000"/>
                <w:sz w:val="18"/>
                <w:szCs w:val="18"/>
              </w:rPr>
              <w:t>Multi-conductor</w:t>
            </w:r>
          </w:p>
        </w:tc>
        <w:tc>
          <w:tcPr>
            <w:tcW w:w="2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C5403E4" w14:textId="77777777" w:rsidR="009350C1" w:rsidRDefault="00000000">
            <w:r>
              <w:rPr>
                <w:color w:val="000000"/>
                <w:sz w:val="18"/>
                <w:szCs w:val="18"/>
              </w:rPr>
              <w:t>Motor power + encoder signals</w:t>
            </w:r>
          </w:p>
        </w:tc>
        <w:tc>
          <w:tcPr>
            <w:tcW w:w="2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E26087D" w14:textId="77777777" w:rsidR="009350C1" w:rsidRDefault="00000000">
            <w:r>
              <w:rPr>
                <w:color w:val="000000"/>
                <w:sz w:val="18"/>
                <w:szCs w:val="18"/>
              </w:rPr>
              <w:t>To tuner assemblies</w:t>
            </w:r>
          </w:p>
        </w:tc>
      </w:tr>
    </w:tbl>
    <w:p w14:paraId="4958A120" w14:textId="77777777" w:rsidR="009350C1" w:rsidRDefault="00000000">
      <w:pPr>
        <w:pStyle w:val="Heading1"/>
      </w:pPr>
      <w:bookmarkStart w:id="153" w:name="s4"/>
      <w:bookmarkStart w:id="154" w:name="_Toc223702666"/>
      <w:r>
        <w:t>4. RF Plant — Retained Physical Infrastructure</w:t>
      </w:r>
      <w:bookmarkEnd w:id="153"/>
      <w:bookmarkEnd w:id="154"/>
    </w:p>
    <w:p w14:paraId="682A2A08" w14:textId="6121E6E4" w:rsidR="009350C1" w:rsidRDefault="00000000">
      <w:pPr>
        <w:spacing w:before="60" w:after="80"/>
      </w:pPr>
      <w:r>
        <w:rPr>
          <w:color w:val="000000"/>
        </w:rPr>
        <w:t>The RF plant is the physical chain that delivers 476</w:t>
      </w:r>
      <w:ins w:id="155" w:author="Sebek, Jim" w:date="2026-03-09T13:52:00Z" w16du:dateUtc="2026-03-09T20:52:00Z">
        <w:r w:rsidR="00CA19B3">
          <w:rPr>
            <w:color w:val="000000"/>
          </w:rPr>
          <w:t>.3</w:t>
        </w:r>
      </w:ins>
      <w:r>
        <w:rPr>
          <w:color w:val="000000"/>
        </w:rPr>
        <w:t xml:space="preserve"> MHz RF power from the klystron to the storage ring beam. All of this hardware is retained as-is during the upgrade.</w:t>
      </w:r>
    </w:p>
    <w:p w14:paraId="349B53D7" w14:textId="77777777" w:rsidR="009350C1" w:rsidRDefault="00000000">
      <w:pPr>
        <w:pStyle w:val="Heading2"/>
      </w:pPr>
      <w:bookmarkStart w:id="156" w:name="_Toc223702667"/>
      <w:r>
        <w:t>4.1 Klystron</w:t>
      </w:r>
      <w:bookmarkEnd w:id="156"/>
    </w:p>
    <w:p w14:paraId="45EC3E44" w14:textId="3AF72430" w:rsidR="009350C1" w:rsidRDefault="00000000">
      <w:pPr>
        <w:spacing w:before="60" w:after="80"/>
      </w:pPr>
      <w:r>
        <w:rPr>
          <w:color w:val="000000"/>
        </w:rPr>
        <w:t xml:space="preserve">The single klystron </w:t>
      </w:r>
      <w:proofErr w:type="gramStart"/>
      <w:r>
        <w:rPr>
          <w:color w:val="000000"/>
        </w:rPr>
        <w:t>is located in</w:t>
      </w:r>
      <w:proofErr w:type="gramEnd"/>
      <w:r>
        <w:rPr>
          <w:color w:val="000000"/>
        </w:rPr>
        <w:t xml:space="preserve"> Building B132 and operates at approximately </w:t>
      </w:r>
      <w:ins w:id="157" w:author="Sebek, Jim" w:date="2026-03-09T13:52:00Z" w16du:dateUtc="2026-03-09T20:52:00Z">
        <w:r w:rsidR="00CA19B3">
          <w:rPr>
            <w:color w:val="000000"/>
          </w:rPr>
          <w:t>800</w:t>
        </w:r>
      </w:ins>
      <w:del w:id="158" w:author="Sebek, Jim" w:date="2026-03-09T13:52:00Z" w16du:dateUtc="2026-03-09T20:52:00Z">
        <w:r w:rsidDel="00CA19B3">
          <w:rPr>
            <w:color w:val="000000"/>
          </w:rPr>
          <w:delText>1</w:delText>
        </w:r>
      </w:del>
      <w:r>
        <w:rPr>
          <w:color w:val="000000"/>
        </w:rPr>
        <w:t xml:space="preserve"> </w:t>
      </w:r>
      <w:del w:id="159" w:author="Sebek, Jim" w:date="2026-03-09T13:52:00Z" w16du:dateUtc="2026-03-09T20:52:00Z">
        <w:r w:rsidDel="00CA19B3">
          <w:rPr>
            <w:color w:val="000000"/>
          </w:rPr>
          <w:delText>M</w:delText>
        </w:r>
      </w:del>
      <w:ins w:id="160" w:author="Sebek, Jim" w:date="2026-03-09T13:52:00Z" w16du:dateUtc="2026-03-09T20:52:00Z">
        <w:r w:rsidR="00CA19B3">
          <w:rPr>
            <w:color w:val="000000"/>
          </w:rPr>
          <w:t>k</w:t>
        </w:r>
      </w:ins>
      <w:r>
        <w:rPr>
          <w:color w:val="000000"/>
        </w:rPr>
        <w:t>W output power, driven at ~</w:t>
      </w:r>
      <w:ins w:id="161" w:author="Sebek, Jim" w:date="2026-03-09T13:52:00Z" w16du:dateUtc="2026-03-09T20:52:00Z">
        <w:r w:rsidR="00CA19B3">
          <w:rPr>
            <w:color w:val="000000"/>
          </w:rPr>
          <w:t>29</w:t>
        </w:r>
      </w:ins>
      <w:del w:id="162" w:author="Sebek, Jim" w:date="2026-03-09T13:52:00Z" w16du:dateUtc="2026-03-09T20:52:00Z">
        <w:r w:rsidDel="00CA19B3">
          <w:rPr>
            <w:color w:val="000000"/>
          </w:rPr>
          <w:delText>50</w:delText>
        </w:r>
      </w:del>
      <w:r>
        <w:rPr>
          <w:color w:val="000000"/>
        </w:rPr>
        <w:t xml:space="preserve"> W input from the drive amplifier. The klystron cathode is powered by the HVPS at up to ~90 kV (nominal ~74.7 kV at 500 mA beam current). It has a non-full-power collector requiring dedicated protection (see Section 11.3 for upgrade and current implementation in Section 4.5).</w:t>
      </w:r>
    </w:p>
    <w:p w14:paraId="131D8468" w14:textId="77777777" w:rsidR="009350C1" w:rsidRDefault="00000000">
      <w:pPr>
        <w:pStyle w:val="Heading2"/>
      </w:pPr>
      <w:bookmarkStart w:id="163" w:name="_Toc223702668"/>
      <w:r>
        <w:t>4.2 Waveguide Distribution</w:t>
      </w:r>
      <w:bookmarkEnd w:id="163"/>
    </w:p>
    <w:p w14:paraId="6E6D4B1E" w14:textId="77777777" w:rsidR="009350C1" w:rsidRDefault="00000000">
      <w:pPr>
        <w:spacing w:before="60" w:after="80"/>
      </w:pPr>
      <w:r>
        <w:rPr>
          <w:color w:val="000000"/>
        </w:rPr>
        <w:t>The klystron output feeds a waveguide network consisting of:</w:t>
      </w:r>
    </w:p>
    <w:p w14:paraId="71E7A6B8" w14:textId="77777777" w:rsidR="009350C1" w:rsidRDefault="00000000">
      <w:pPr>
        <w:pStyle w:val="ListParagraph"/>
        <w:numPr>
          <w:ilvl w:val="0"/>
          <w:numId w:val="3"/>
        </w:numPr>
        <w:spacing w:before="40" w:after="40"/>
      </w:pPr>
      <w:r>
        <w:t>A circulator (protects klystron from reflected power)</w:t>
      </w:r>
    </w:p>
    <w:p w14:paraId="5EF3E58A" w14:textId="77777777" w:rsidR="009350C1" w:rsidRDefault="00000000">
      <w:pPr>
        <w:pStyle w:val="ListParagraph"/>
        <w:numPr>
          <w:ilvl w:val="0"/>
          <w:numId w:val="3"/>
        </w:numPr>
        <w:spacing w:before="40" w:after="40"/>
      </w:pPr>
      <w:r>
        <w:t>Magic-tee power splitters (two stage splitter that distributes power to 4 cavities)</w:t>
      </w:r>
    </w:p>
    <w:p w14:paraId="4DB9D359" w14:textId="77777777" w:rsidR="009350C1" w:rsidRDefault="00000000">
      <w:pPr>
        <w:pStyle w:val="ListParagraph"/>
        <w:numPr>
          <w:ilvl w:val="0"/>
          <w:numId w:val="3"/>
        </w:numPr>
        <w:spacing w:before="40" w:after="40"/>
      </w:pPr>
      <w:r>
        <w:t>Waveguide loads (absorb rejected power)</w:t>
      </w:r>
    </w:p>
    <w:p w14:paraId="6CEDCC9B" w14:textId="77777777" w:rsidR="009350C1" w:rsidRDefault="00000000">
      <w:pPr>
        <w:pStyle w:val="Heading2"/>
      </w:pPr>
      <w:bookmarkStart w:id="164" w:name="_Toc223702669"/>
      <w:r>
        <w:t>4.3 RF Cavities</w:t>
      </w:r>
      <w:bookmarkEnd w:id="164"/>
    </w:p>
    <w:p w14:paraId="79CF36E3" w14:textId="77777777" w:rsidR="009350C1" w:rsidRDefault="00000000">
      <w:pPr>
        <w:spacing w:before="60" w:after="80"/>
      </w:pPr>
      <w:r>
        <w:rPr>
          <w:color w:val="000000"/>
        </w:rPr>
        <w:t>Four single-cell cavities at 476 MHz, each contributing ~800 kV gap voltage for a total of ~3.2 MV. Each cavity has:</w:t>
      </w:r>
    </w:p>
    <w:p w14:paraId="1D79A7EA" w14:textId="77777777" w:rsidR="009350C1" w:rsidRDefault="00000000">
      <w:pPr>
        <w:pStyle w:val="ListParagraph"/>
        <w:numPr>
          <w:ilvl w:val="0"/>
          <w:numId w:val="3"/>
        </w:numPr>
        <w:spacing w:before="40" w:after="40"/>
      </w:pPr>
      <w:r>
        <w:t>A cavity probe (monitors internal field amplitude and phase)</w:t>
      </w:r>
    </w:p>
    <w:p w14:paraId="5F2B82D0" w14:textId="77777777" w:rsidR="009350C1" w:rsidRDefault="00000000">
      <w:pPr>
        <w:pStyle w:val="ListParagraph"/>
        <w:numPr>
          <w:ilvl w:val="0"/>
          <w:numId w:val="3"/>
        </w:numPr>
        <w:spacing w:before="40" w:after="40"/>
      </w:pPr>
      <w:r>
        <w:t>A forward power coupler</w:t>
      </w:r>
    </w:p>
    <w:p w14:paraId="2346585B" w14:textId="77777777" w:rsidR="009350C1" w:rsidRDefault="00000000">
      <w:pPr>
        <w:pStyle w:val="ListParagraph"/>
        <w:numPr>
          <w:ilvl w:val="0"/>
          <w:numId w:val="3"/>
        </w:numPr>
        <w:spacing w:before="40" w:after="40"/>
      </w:pPr>
      <w:r>
        <w:t>A reflected power coupler</w:t>
      </w:r>
    </w:p>
    <w:p w14:paraId="5CB85906" w14:textId="77777777" w:rsidR="009350C1" w:rsidRDefault="00000000">
      <w:pPr>
        <w:pStyle w:val="ListParagraph"/>
        <w:numPr>
          <w:ilvl w:val="0"/>
          <w:numId w:val="3"/>
        </w:numPr>
        <w:spacing w:before="40" w:after="40"/>
      </w:pPr>
      <w:r>
        <w:t>An individual stepper motor tuner (adjusts resonant frequency via mechanical plunger)</w:t>
      </w:r>
    </w:p>
    <w:p w14:paraId="273C1D56" w14:textId="3EB489DD" w:rsidR="009350C1" w:rsidRDefault="00CA19B3">
      <w:pPr>
        <w:pStyle w:val="ListParagraph"/>
        <w:numPr>
          <w:ilvl w:val="0"/>
          <w:numId w:val="3"/>
        </w:numPr>
        <w:spacing w:before="40" w:after="40"/>
      </w:pPr>
      <w:ins w:id="165" w:author="Sebek, Jim" w:date="2026-03-09T13:53:00Z" w16du:dateUtc="2026-03-09T20:53:00Z">
        <w:r>
          <w:t>Waveguide</w:t>
        </w:r>
      </w:ins>
      <w:del w:id="166" w:author="Sebek, Jim" w:date="2026-03-09T13:53:00Z" w16du:dateUtc="2026-03-09T20:53:00Z">
        <w:r w:rsidDel="00CA19B3">
          <w:delText>Cavity</w:delText>
        </w:r>
      </w:del>
      <w:r>
        <w:t xml:space="preserve"> window viewports </w:t>
      </w:r>
      <w:ins w:id="167" w:author="Sebek, Jim" w:date="2026-03-09T13:53:00Z" w16du:dateUtc="2026-03-09T20:53:00Z">
        <w:r>
          <w:t xml:space="preserve">on either side of a ceramic window </w:t>
        </w:r>
      </w:ins>
      <w:r>
        <w:t>(for arc detection sensor mounting)</w:t>
      </w:r>
    </w:p>
    <w:p w14:paraId="483E4422" w14:textId="77777777" w:rsidR="009350C1" w:rsidRDefault="00000000">
      <w:pPr>
        <w:pStyle w:val="Heading2"/>
      </w:pPr>
      <w:bookmarkStart w:id="168" w:name="_Toc223702670"/>
      <w:r>
        <w:t>4.4 Drive Amplifier</w:t>
      </w:r>
      <w:bookmarkEnd w:id="168"/>
    </w:p>
    <w:p w14:paraId="17C8A8AA" w14:textId="7AE34839" w:rsidR="009350C1" w:rsidRDefault="00000000">
      <w:pPr>
        <w:spacing w:before="60" w:after="80"/>
      </w:pPr>
      <w:r>
        <w:rPr>
          <w:color w:val="000000"/>
        </w:rPr>
        <w:t xml:space="preserve">The drive amplifier </w:t>
      </w:r>
      <w:proofErr w:type="gramStart"/>
      <w:r>
        <w:rPr>
          <w:color w:val="000000"/>
        </w:rPr>
        <w:t>is located in</w:t>
      </w:r>
      <w:proofErr w:type="gramEnd"/>
      <w:r>
        <w:rPr>
          <w:color w:val="000000"/>
        </w:rPr>
        <w:t xml:space="preserve"> Building B132 near the </w:t>
      </w:r>
      <w:proofErr w:type="gramStart"/>
      <w:r>
        <w:rPr>
          <w:color w:val="000000"/>
        </w:rPr>
        <w:t>klystron</w:t>
      </w:r>
      <w:proofErr w:type="gramEnd"/>
      <w:r>
        <w:rPr>
          <w:color w:val="000000"/>
        </w:rPr>
        <w:t xml:space="preserve"> and boosts the LLRF9 output signal (~0 dBm) to ~</w:t>
      </w:r>
      <w:del w:id="169" w:author="Sebek, Jim" w:date="2026-03-09T13:54:00Z" w16du:dateUtc="2026-03-09T20:54:00Z">
        <w:r w:rsidDel="00CA19B3">
          <w:rPr>
            <w:color w:val="000000"/>
          </w:rPr>
          <w:delText xml:space="preserve">50 </w:delText>
        </w:r>
      </w:del>
      <w:ins w:id="170" w:author="Sebek, Jim" w:date="2026-03-09T13:54:00Z" w16du:dateUtc="2026-03-09T20:54:00Z">
        <w:r w:rsidR="00CA19B3">
          <w:rPr>
            <w:color w:val="000000"/>
          </w:rPr>
          <w:t xml:space="preserve">29 </w:t>
        </w:r>
      </w:ins>
      <w:r>
        <w:rPr>
          <w:color w:val="000000"/>
        </w:rPr>
        <w:t xml:space="preserve">W to drive the </w:t>
      </w:r>
      <w:proofErr w:type="gramStart"/>
      <w:r>
        <w:rPr>
          <w:color w:val="000000"/>
        </w:rPr>
        <w:t>klystron</w:t>
      </w:r>
      <w:proofErr w:type="gramEnd"/>
      <w:r>
        <w:rPr>
          <w:color w:val="000000"/>
        </w:rPr>
        <w:t xml:space="preserve"> input. In the upgrade, the LLRF9 Unit 1 output (from the thermally stabilized output chain on Board 1 or Board 2) connects to the drive amplifier input via coax cable. A KAW2051M12 amplifier datasheet is available in </w:t>
      </w:r>
      <w:r>
        <w:rPr>
          <w:rFonts w:ascii="Courier New" w:eastAsia="Courier New" w:hAnsi="Courier New" w:cs="Courier New"/>
          <w:color w:val="000000"/>
          <w:sz w:val="18"/>
          <w:szCs w:val="18"/>
        </w:rPr>
        <w:t>llrf/driveAmp/</w:t>
      </w:r>
      <w:r>
        <w:rPr>
          <w:color w:val="000000"/>
        </w:rPr>
        <w:t>.</w:t>
      </w:r>
    </w:p>
    <w:p w14:paraId="07FB5335" w14:textId="77777777" w:rsidR="009350C1" w:rsidRDefault="00000000">
      <w:pPr>
        <w:pStyle w:val="Heading2"/>
      </w:pPr>
      <w:bookmarkStart w:id="171" w:name="_Toc223702671"/>
      <w:r>
        <w:t>4.5 Legacy Collector Power Protection</w:t>
      </w:r>
      <w:bookmarkEnd w:id="171"/>
    </w:p>
    <w:p w14:paraId="4FB3DCBD" w14:textId="77777777" w:rsidR="009350C1" w:rsidRDefault="00000000">
      <w:pPr>
        <w:spacing w:before="60" w:after="80"/>
      </w:pPr>
      <w:r>
        <w:rPr>
          <w:color w:val="000000"/>
        </w:rPr>
        <w:lastRenderedPageBreak/>
        <w:t>The current SPEAR3 system includes collector power protection implemented through the HVPS control loop. The legacy system monitors klystron forward power and compares it against configurable limits:</w:t>
      </w:r>
    </w:p>
    <w:p w14:paraId="42281940" w14:textId="77777777" w:rsidR="009350C1" w:rsidRDefault="00000000">
      <w:pPr>
        <w:spacing w:before="60" w:after="80"/>
      </w:pPr>
      <w:r>
        <w:rPr>
          <w:b/>
          <w:bCs/>
          <w:color w:val="000000"/>
        </w:rPr>
        <w:t>Current Implementation</w:t>
      </w:r>
      <w:r>
        <w:rPr>
          <w:color w:val="000000"/>
        </w:rPr>
        <w:t>:</w:t>
      </w:r>
    </w:p>
    <w:p w14:paraId="175D76E2" w14:textId="77777777" w:rsidR="009350C1" w:rsidRDefault="00000000">
      <w:pPr>
        <w:pStyle w:val="ListParagraph"/>
        <w:numPr>
          <w:ilvl w:val="0"/>
          <w:numId w:val="3"/>
        </w:numPr>
        <w:spacing w:before="40" w:after="40"/>
      </w:pPr>
      <w:r>
        <w:rPr>
          <w:color w:val="000000"/>
        </w:rPr>
        <w:t xml:space="preserve">Monitoring: </w:t>
      </w:r>
      <w:r>
        <w:rPr>
          <w:rFonts w:ascii="Courier New" w:eastAsia="Courier New" w:hAnsi="Courier New" w:cs="Courier New"/>
          <w:color w:val="000000"/>
          <w:sz w:val="18"/>
          <w:szCs w:val="18"/>
        </w:rPr>
        <w:t>LLRF:HVPS:PCOLL_MAX</w:t>
      </w:r>
      <w:r>
        <w:rPr>
          <w:color w:val="000000"/>
        </w:rPr>
        <w:t xml:space="preserve"> PV sets maximum collector power limit</w:t>
      </w:r>
    </w:p>
    <w:p w14:paraId="77A66C47" w14:textId="77777777" w:rsidR="009350C1" w:rsidRDefault="00000000">
      <w:pPr>
        <w:pStyle w:val="ListParagraph"/>
        <w:numPr>
          <w:ilvl w:val="0"/>
          <w:numId w:val="3"/>
        </w:numPr>
        <w:spacing w:before="40" w:after="40"/>
      </w:pPr>
      <w:r>
        <w:rPr>
          <w:color w:val="000000"/>
        </w:rPr>
        <w:t>Protection Logic: HVPS loop (</w:t>
      </w:r>
      <w:r>
        <w:rPr>
          <w:rFonts w:ascii="Courier New" w:eastAsia="Courier New" w:hAnsi="Courier New" w:cs="Courier New"/>
          <w:color w:val="000000"/>
          <w:sz w:val="18"/>
          <w:szCs w:val="18"/>
        </w:rPr>
        <w:t>rf_hvps_loop.st</w:t>
      </w:r>
      <w:r>
        <w:rPr>
          <w:color w:val="000000"/>
        </w:rPr>
        <w:t xml:space="preserve">) monitors </w:t>
      </w:r>
      <w:r>
        <w:rPr>
          <w:rFonts w:ascii="Courier New" w:eastAsia="Courier New" w:hAnsi="Courier New" w:cs="Courier New"/>
          <w:color w:val="000000"/>
          <w:sz w:val="18"/>
          <w:szCs w:val="18"/>
        </w:rPr>
        <w:t>klystron_forward_power</w:t>
      </w:r>
      <w:r>
        <w:rPr>
          <w:color w:val="000000"/>
        </w:rPr>
        <w:t xml:space="preserve"> vs. </w:t>
      </w:r>
      <w:r>
        <w:rPr>
          <w:rFonts w:ascii="Courier New" w:eastAsia="Courier New" w:hAnsi="Courier New" w:cs="Courier New"/>
          <w:color w:val="000000"/>
          <w:sz w:val="18"/>
          <w:szCs w:val="18"/>
        </w:rPr>
        <w:t>max_klystron_forward_power</w:t>
      </w:r>
    </w:p>
    <w:p w14:paraId="4694D821" w14:textId="77777777" w:rsidR="009350C1" w:rsidRDefault="00000000">
      <w:pPr>
        <w:pStyle w:val="ListParagraph"/>
        <w:numPr>
          <w:ilvl w:val="0"/>
          <w:numId w:val="3"/>
        </w:numPr>
        <w:spacing w:before="40" w:after="40"/>
      </w:pPr>
      <w:r>
        <w:rPr>
          <w:color w:val="000000"/>
        </w:rPr>
        <w:t>Action: When klystron forward power exceeds limits, HVPS voltage is reduced (</w:t>
      </w:r>
      <w:r>
        <w:rPr>
          <w:rFonts w:ascii="Courier New" w:eastAsia="Courier New" w:hAnsi="Courier New" w:cs="Courier New"/>
          <w:color w:val="000000"/>
          <w:sz w:val="18"/>
          <w:szCs w:val="18"/>
        </w:rPr>
        <w:t>delta_proc_voltage_down</w:t>
      </w:r>
      <w:r>
        <w:rPr>
          <w:color w:val="000000"/>
        </w:rPr>
        <w:t>)</w:t>
      </w:r>
    </w:p>
    <w:p w14:paraId="57343909" w14:textId="77777777" w:rsidR="009350C1" w:rsidRDefault="00000000">
      <w:pPr>
        <w:pStyle w:val="ListParagraph"/>
        <w:numPr>
          <w:ilvl w:val="0"/>
          <w:numId w:val="3"/>
        </w:numPr>
        <w:spacing w:before="40" w:after="40"/>
      </w:pPr>
      <w:r>
        <w:rPr>
          <w:color w:val="000000"/>
        </w:rPr>
        <w:t>Integration: Collector limit displayed in HVPS EDL panel ("COLLECTOR LIMIT")</w:t>
      </w:r>
    </w:p>
    <w:p w14:paraId="097D0050" w14:textId="77777777" w:rsidR="009350C1" w:rsidRDefault="00000000">
      <w:pPr>
        <w:spacing w:before="60" w:after="80"/>
      </w:pPr>
      <w:commentRangeStart w:id="172"/>
      <w:r>
        <w:rPr>
          <w:b/>
          <w:bCs/>
          <w:color w:val="000000"/>
        </w:rPr>
        <w:t>Legacy Limitations</w:t>
      </w:r>
      <w:r>
        <w:rPr>
          <w:color w:val="000000"/>
        </w:rPr>
        <w:t>:</w:t>
      </w:r>
    </w:p>
    <w:p w14:paraId="1B81C213" w14:textId="77777777" w:rsidR="009350C1" w:rsidRDefault="00000000">
      <w:pPr>
        <w:pStyle w:val="ListParagraph"/>
        <w:numPr>
          <w:ilvl w:val="0"/>
          <w:numId w:val="3"/>
        </w:numPr>
        <w:spacing w:before="40" w:after="40"/>
      </w:pPr>
      <w:r>
        <w:t>Indirect protection through HVPS voltage adjustment (slow response)</w:t>
      </w:r>
    </w:p>
    <w:p w14:paraId="5BFF118B" w14:textId="77777777" w:rsidR="009350C1" w:rsidRDefault="00000000">
      <w:pPr>
        <w:pStyle w:val="ListParagraph"/>
        <w:numPr>
          <w:ilvl w:val="0"/>
          <w:numId w:val="3"/>
        </w:numPr>
        <w:spacing w:before="40" w:after="40"/>
      </w:pPr>
      <w:r>
        <w:t>No direct DC power measurement or calculation</w:t>
      </w:r>
    </w:p>
    <w:p w14:paraId="6350D5A4" w14:textId="77777777" w:rsidR="009350C1" w:rsidRDefault="00000000">
      <w:pPr>
        <w:pStyle w:val="ListParagraph"/>
        <w:numPr>
          <w:ilvl w:val="0"/>
          <w:numId w:val="3"/>
        </w:numPr>
        <w:spacing w:before="40" w:after="40"/>
      </w:pPr>
      <w:r>
        <w:t>Limited diagnostic capability for collector power trends</w:t>
      </w:r>
    </w:p>
    <w:p w14:paraId="2F20CDBF" w14:textId="77777777" w:rsidR="009350C1" w:rsidRDefault="00000000">
      <w:pPr>
        <w:pStyle w:val="ListParagraph"/>
        <w:numPr>
          <w:ilvl w:val="0"/>
          <w:numId w:val="3"/>
        </w:numPr>
        <w:spacing w:before="40" w:after="40"/>
      </w:pPr>
      <w:r>
        <w:t>Protection relies on forward power proxy rather than actual collector power calculation</w:t>
      </w:r>
      <w:commentRangeEnd w:id="172"/>
      <w:r w:rsidR="00823CFC">
        <w:rPr>
          <w:rStyle w:val="CommentReference"/>
        </w:rPr>
        <w:commentReference w:id="172"/>
      </w:r>
    </w:p>
    <w:p w14:paraId="1881D1B6" w14:textId="77777777" w:rsidR="009350C1" w:rsidRDefault="00000000">
      <w:pPr>
        <w:pStyle w:val="Heading2"/>
      </w:pPr>
      <w:bookmarkStart w:id="173" w:name="_Toc223702672"/>
      <w:r>
        <w:t>4.6 RF Signal Monitoring</w:t>
      </w:r>
      <w:bookmarkEnd w:id="173"/>
    </w:p>
    <w:p w14:paraId="4756E4DF" w14:textId="77777777" w:rsidR="009350C1" w:rsidRDefault="00000000">
      <w:pPr>
        <w:spacing w:before="60" w:after="80"/>
      </w:pPr>
      <w:r>
        <w:rPr>
          <w:color w:val="000000"/>
        </w:rPr>
        <w:t>The amplitudes of the RF data need to be acquired. The RF signals that are currently monitored are listed in the table below, along with their location in the RF plant signal flow.</w:t>
      </w:r>
    </w:p>
    <w:p w14:paraId="6B9709DD" w14:textId="77777777" w:rsidR="009350C1" w:rsidRDefault="00000000">
      <w:pPr>
        <w:pStyle w:val="Heading3"/>
        <w:spacing w:before="180"/>
      </w:pPr>
      <w:bookmarkStart w:id="174" w:name="_Toc223702673"/>
      <w:r>
        <w:t>RF Plant Signal Flow</w:t>
      </w:r>
      <w:bookmarkEnd w:id="174"/>
    </w:p>
    <w:p w14:paraId="1C624EBC" w14:textId="77777777" w:rsidR="009350C1" w:rsidRDefault="00000000">
      <w:pPr>
        <w:spacing w:before="60" w:after="80"/>
      </w:pPr>
      <w:r>
        <w:rPr>
          <w:color w:val="000000"/>
        </w:rPr>
        <w:t>(See Figure 2 — RF Plant Signal Flow Diagram)</w:t>
      </w:r>
    </w:p>
    <w:p w14:paraId="0273480F" w14:textId="77777777" w:rsidR="009350C1" w:rsidRDefault="00000000">
      <w:pPr>
        <w:spacing w:before="80" w:after="40"/>
        <w:jc w:val="center"/>
      </w:pPr>
      <w:r>
        <w:rPr>
          <w:noProof/>
        </w:rPr>
        <w:drawing>
          <wp:inline distT="0" distB="0" distL="0" distR="0" wp14:anchorId="2086FECE" wp14:editId="75E9FB13">
            <wp:extent cx="5905500" cy="2571750"/>
            <wp:effectExtent l="0" t="0" r="0" b="0"/>
            <wp:docPr id="820220350" name="Figure 2 — RF Plant Signal Flow" descr="Figure 2 — RF Plant Signal Flow" title="Figure 2 — RF Plant 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571750"/>
                    </a:xfrm>
                    <a:prstGeom prst="rect">
                      <a:avLst/>
                    </a:prstGeom>
                  </pic:spPr>
                </pic:pic>
              </a:graphicData>
            </a:graphic>
          </wp:inline>
        </w:drawing>
      </w:r>
    </w:p>
    <w:p w14:paraId="1BA01F0C" w14:textId="77777777" w:rsidR="009350C1" w:rsidRDefault="00000000">
      <w:pPr>
        <w:spacing w:after="100"/>
        <w:jc w:val="center"/>
      </w:pPr>
      <w:r>
        <w:rPr>
          <w:i/>
          <w:iCs/>
          <w:color w:val="595959"/>
          <w:sz w:val="18"/>
          <w:szCs w:val="18"/>
        </w:rPr>
        <w:t>Figure 2 — RF Plant Signal Flow</w:t>
      </w:r>
    </w:p>
    <w:p w14:paraId="68D3E0A8" w14:textId="54E09CBC" w:rsidR="009350C1" w:rsidRDefault="00000000">
      <w:pPr>
        <w:pBdr>
          <w:left w:val="single" w:sz="8" w:space="8" w:color="2E75B6"/>
        </w:pBdr>
        <w:shd w:val="clear" w:color="auto" w:fill="EEF5FB"/>
        <w:spacing w:before="80" w:after="80"/>
        <w:ind w:left="360"/>
      </w:pPr>
      <w:r>
        <w:rPr>
          <w:i/>
          <w:iCs/>
          <w:color w:val="1F497D"/>
          <w:sz w:val="18"/>
          <w:szCs w:val="18"/>
        </w:rPr>
        <w:t xml:space="preserve">Note on waveguide loads: </w:t>
      </w:r>
      <w:ins w:id="175" w:author="Sebek, Jim" w:date="2026-03-09T14:18:00Z" w16du:dateUtc="2026-03-09T21:18:00Z">
        <w:r w:rsidR="00823CFC">
          <w:rPr>
            <w:i/>
            <w:iCs/>
            <w:color w:val="1F497D"/>
            <w:sz w:val="18"/>
            <w:szCs w:val="18"/>
          </w:rPr>
          <w:t>The path from each magic-tee to its two lo</w:t>
        </w:r>
      </w:ins>
      <w:ins w:id="176" w:author="Sebek, Jim" w:date="2026-03-09T14:19:00Z" w16du:dateUtc="2026-03-09T21:19:00Z">
        <w:r w:rsidR="00823CFC">
          <w:rPr>
            <w:i/>
            <w:iCs/>
            <w:color w:val="1F497D"/>
            <w:sz w:val="18"/>
            <w:szCs w:val="18"/>
          </w:rPr>
          <w:t xml:space="preserve">ads differ in length by lambda/4.  Power </w:t>
        </w:r>
        <w:proofErr w:type="gramStart"/>
        <w:r w:rsidR="00823CFC">
          <w:rPr>
            <w:i/>
            <w:iCs/>
            <w:color w:val="1F497D"/>
            <w:sz w:val="18"/>
            <w:szCs w:val="18"/>
          </w:rPr>
          <w:t>reflected back</w:t>
        </w:r>
        <w:proofErr w:type="gramEnd"/>
        <w:r w:rsidR="00823CFC">
          <w:rPr>
            <w:i/>
            <w:iCs/>
            <w:color w:val="1F497D"/>
            <w:sz w:val="18"/>
            <w:szCs w:val="18"/>
          </w:rPr>
          <w:t xml:space="preserve"> from these two loads will be </w:t>
        </w:r>
        <w:proofErr w:type="gramStart"/>
        <w:r w:rsidR="00823CFC">
          <w:rPr>
            <w:i/>
            <w:iCs/>
            <w:color w:val="1F497D"/>
            <w:sz w:val="18"/>
            <w:szCs w:val="18"/>
          </w:rPr>
          <w:t>pi</w:t>
        </w:r>
        <w:proofErr w:type="gramEnd"/>
        <w:r w:rsidR="00823CFC">
          <w:rPr>
            <w:i/>
            <w:iCs/>
            <w:color w:val="1F497D"/>
            <w:sz w:val="18"/>
            <w:szCs w:val="18"/>
          </w:rPr>
          <w:t xml:space="preserve"> out of phase.  </w:t>
        </w:r>
      </w:ins>
      <w:r>
        <w:rPr>
          <w:i/>
          <w:iCs/>
          <w:color w:val="1F497D"/>
          <w:sz w:val="18"/>
          <w:szCs w:val="18"/>
        </w:rPr>
        <w:t xml:space="preserve">By the magic-tee symmetry, </w:t>
      </w:r>
      <w:del w:id="177" w:author="Sebek, Jim" w:date="2026-03-09T14:20:00Z" w16du:dateUtc="2026-03-09T21:20:00Z">
        <w:r w:rsidDel="00823CFC">
          <w:rPr>
            <w:i/>
            <w:iCs/>
            <w:color w:val="1F497D"/>
            <w:sz w:val="18"/>
            <w:szCs w:val="18"/>
          </w:rPr>
          <w:delText xml:space="preserve">equal </w:delText>
        </w:r>
      </w:del>
      <w:r>
        <w:rPr>
          <w:i/>
          <w:iCs/>
          <w:color w:val="1F497D"/>
          <w:sz w:val="18"/>
          <w:szCs w:val="18"/>
        </w:rPr>
        <w:t xml:space="preserve">reflected power </w:t>
      </w:r>
      <w:ins w:id="178" w:author="Sebek, Jim" w:date="2026-03-09T14:20:00Z" w16du:dateUtc="2026-03-09T21:20:00Z">
        <w:r w:rsidR="00823CFC">
          <w:rPr>
            <w:i/>
            <w:iCs/>
            <w:color w:val="1F497D"/>
            <w:sz w:val="18"/>
            <w:szCs w:val="18"/>
          </w:rPr>
          <w:t xml:space="preserve">that is out of phase </w:t>
        </w:r>
      </w:ins>
      <w:r>
        <w:rPr>
          <w:i/>
          <w:iCs/>
          <w:color w:val="1F497D"/>
          <w:sz w:val="18"/>
          <w:szCs w:val="18"/>
        </w:rPr>
        <w:t>from the two cavities feeding a magic tee exits port 4 into the attached waveguide load, not back toward the klystron. The circulator load absorbs power that the circulator does not properly direct to the cavities along with any net reflection returning from the first magic tee.</w:t>
      </w:r>
    </w:p>
    <w:p w14:paraId="235E80F3" w14:textId="77777777" w:rsidR="009350C1" w:rsidRDefault="00000000">
      <w:pPr>
        <w:pStyle w:val="Heading3"/>
        <w:spacing w:before="180"/>
      </w:pPr>
      <w:bookmarkStart w:id="179" w:name="_Toc223702674"/>
      <w:r>
        <w:t>Monitored RF Signals</w:t>
      </w:r>
      <w:bookmarkEnd w:id="1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2499"/>
        <w:gridCol w:w="1790"/>
        <w:gridCol w:w="4630"/>
      </w:tblGrid>
      <w:tr w:rsidR="009350C1" w14:paraId="532852C9" w14:textId="77777777">
        <w:trPr>
          <w:tblHeader/>
        </w:trPr>
        <w:tc>
          <w:tcPr>
            <w:tcW w:w="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B859DAD" w14:textId="77777777" w:rsidR="009350C1" w:rsidRDefault="00000000">
            <w:r>
              <w:rPr>
                <w:b/>
                <w:bCs/>
                <w:color w:val="FFFFFF"/>
                <w:sz w:val="18"/>
                <w:szCs w:val="18"/>
              </w:rPr>
              <w:t>#</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FFEE6EA" w14:textId="77777777" w:rsidR="009350C1" w:rsidRDefault="00000000">
            <w:r>
              <w:rPr>
                <w:b/>
                <w:bCs/>
                <w:color w:val="FFFFFF"/>
                <w:sz w:val="18"/>
                <w:szCs w:val="18"/>
              </w:rPr>
              <w:t>Signal</w:t>
            </w:r>
          </w:p>
        </w:tc>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0ED7C99" w14:textId="77777777" w:rsidR="009350C1" w:rsidRDefault="00000000">
            <w:r>
              <w:rPr>
                <w:b/>
                <w:bCs/>
                <w:color w:val="FFFFFF"/>
                <w:sz w:val="18"/>
                <w:szCs w:val="18"/>
              </w:rPr>
              <w:t>Monitored By</w:t>
            </w:r>
          </w:p>
        </w:tc>
        <w:tc>
          <w:tcPr>
            <w:tcW w:w="4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1D1A80A" w14:textId="77777777" w:rsidR="009350C1" w:rsidRDefault="00000000">
            <w:r>
              <w:rPr>
                <w:b/>
                <w:bCs/>
                <w:color w:val="FFFFFF"/>
                <w:sz w:val="18"/>
                <w:szCs w:val="18"/>
              </w:rPr>
              <w:t>Notes</w:t>
            </w:r>
          </w:p>
        </w:tc>
      </w:tr>
      <w:tr w:rsidR="009350C1" w14:paraId="4410CF67"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CFCD57A" w14:textId="77777777" w:rsidR="009350C1" w:rsidRDefault="00000000">
            <w:r>
              <w:rPr>
                <w:color w:val="000000"/>
                <w:sz w:val="18"/>
                <w:szCs w:val="18"/>
              </w:rPr>
              <w:t>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96936C" w14:textId="77777777" w:rsidR="009350C1" w:rsidRDefault="00000000">
            <w:r>
              <w:rPr>
                <w:color w:val="000000"/>
                <w:sz w:val="18"/>
                <w:szCs w:val="18"/>
              </w:rPr>
              <w:t>Klystron Output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DA25181" w14:textId="77777777" w:rsidR="009350C1" w:rsidRDefault="00000000">
            <w:r>
              <w:rPr>
                <w:color w:val="000000"/>
                <w:sz w:val="18"/>
                <w:szCs w:val="18"/>
              </w:rPr>
              <w:t>LLRF9 Unit 2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71D8F56" w14:textId="77777777" w:rsidR="009350C1" w:rsidRDefault="00000000">
            <w:r>
              <w:rPr>
                <w:color w:val="000000"/>
                <w:sz w:val="18"/>
                <w:szCs w:val="18"/>
              </w:rPr>
              <w:t>RF power at the klystron output traveling toward the circulator; primary measure of station RF output level.</w:t>
            </w:r>
          </w:p>
        </w:tc>
      </w:tr>
      <w:tr w:rsidR="009350C1" w14:paraId="63015A93"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3F17151" w14:textId="77777777" w:rsidR="009350C1" w:rsidRDefault="00000000">
            <w:r>
              <w:rPr>
                <w:color w:val="000000"/>
                <w:sz w:val="18"/>
                <w:szCs w:val="18"/>
              </w:rPr>
              <w:t>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0951487" w14:textId="77777777" w:rsidR="009350C1" w:rsidRDefault="00000000">
            <w:r>
              <w:rPr>
                <w:color w:val="000000"/>
                <w:sz w:val="18"/>
                <w:szCs w:val="18"/>
              </w:rPr>
              <w:t>Klystron Output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24172A9" w14:textId="77777777" w:rsidR="009350C1" w:rsidRDefault="00000000">
            <w:r>
              <w:rPr>
                <w:color w:val="000000"/>
                <w:sz w:val="18"/>
                <w:szCs w:val="18"/>
              </w:rPr>
              <w:t>LLRF9 Unit 2 BRD2</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3D87B5C" w14:textId="77777777" w:rsidR="009350C1" w:rsidRDefault="00000000">
            <w:r>
              <w:rPr>
                <w:color w:val="000000"/>
                <w:sz w:val="18"/>
                <w:szCs w:val="18"/>
              </w:rPr>
              <w:t>RF power reflected back into the klystron output port from the load chain; should be near zero; used for klystron protection.</w:t>
            </w:r>
          </w:p>
        </w:tc>
      </w:tr>
      <w:tr w:rsidR="009350C1" w14:paraId="4EDF53A5"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5FCB7A8" w14:textId="77777777" w:rsidR="009350C1" w:rsidRDefault="00000000">
            <w:r>
              <w:rPr>
                <w:color w:val="000000"/>
                <w:sz w:val="18"/>
                <w:szCs w:val="18"/>
              </w:rPr>
              <w:t>3</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B1E8459" w14:textId="77777777" w:rsidR="009350C1" w:rsidRDefault="00000000">
            <w:r>
              <w:rPr>
                <w:color w:val="000000"/>
                <w:sz w:val="18"/>
                <w:szCs w:val="18"/>
              </w:rPr>
              <w:t>Circulator Load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CC7F56B" w14:textId="77777777" w:rsidR="009350C1" w:rsidRDefault="00000000">
            <w:commentRangeStart w:id="180"/>
            <w:r>
              <w:rPr>
                <w:color w:val="000000"/>
                <w:sz w:val="18"/>
                <w:szCs w:val="18"/>
              </w:rPr>
              <w:t>Waveform Buffer Ch1</w:t>
            </w:r>
            <w:commentRangeEnd w:id="180"/>
            <w:r w:rsidR="00B9463C">
              <w:rPr>
                <w:rStyle w:val="CommentReference"/>
              </w:rPr>
              <w:commentReference w:id="180"/>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1ECE5C" w14:textId="77777777" w:rsidR="009350C1" w:rsidRDefault="00000000">
            <w:r>
              <w:rPr>
                <w:color w:val="000000"/>
                <w:sz w:val="18"/>
                <w:szCs w:val="18"/>
              </w:rPr>
              <w:t xml:space="preserve">Power delivered to the circulator load (circulator port 3); absorbs power the circulator does not properly </w:t>
            </w:r>
            <w:r>
              <w:rPr>
                <w:color w:val="000000"/>
                <w:sz w:val="18"/>
                <w:szCs w:val="18"/>
              </w:rPr>
              <w:lastRenderedPageBreak/>
              <w:t>direct to the cavities plus any net reflection returning from the waveguide network.</w:t>
            </w:r>
          </w:p>
        </w:tc>
      </w:tr>
      <w:tr w:rsidR="009350C1" w14:paraId="754F38FF"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898D1EE" w14:textId="77777777" w:rsidR="009350C1" w:rsidRDefault="00000000">
            <w:r>
              <w:rPr>
                <w:color w:val="000000"/>
                <w:sz w:val="18"/>
                <w:szCs w:val="18"/>
              </w:rPr>
              <w:lastRenderedPageBreak/>
              <w:t>4</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9BA945E" w14:textId="77777777" w:rsidR="009350C1" w:rsidRDefault="00000000">
            <w:r>
              <w:rPr>
                <w:color w:val="000000"/>
                <w:sz w:val="18"/>
                <w:szCs w:val="18"/>
              </w:rPr>
              <w:t>Circulator Load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5DAAC1F" w14:textId="77777777" w:rsidR="009350C1" w:rsidRDefault="00000000">
            <w:r>
              <w:rPr>
                <w:color w:val="000000"/>
                <w:sz w:val="18"/>
                <w:szCs w:val="18"/>
              </w:rPr>
              <w:t>Waveform Buffer Ch2</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109F02A" w14:textId="77777777" w:rsidR="009350C1" w:rsidRDefault="00000000">
            <w:r>
              <w:rPr>
                <w:color w:val="000000"/>
                <w:sz w:val="18"/>
                <w:szCs w:val="18"/>
              </w:rPr>
              <w:t>Power reflected from the circulator load back into the circulator; indicates load match quality.</w:t>
            </w:r>
          </w:p>
        </w:tc>
      </w:tr>
      <w:tr w:rsidR="009350C1" w14:paraId="49FBF06C"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B4A8240" w14:textId="77777777" w:rsidR="009350C1" w:rsidRDefault="00000000">
            <w:r>
              <w:rPr>
                <w:color w:val="000000"/>
                <w:sz w:val="18"/>
                <w:szCs w:val="18"/>
              </w:rPr>
              <w:t>5</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473C11D" w14:textId="77777777" w:rsidR="009350C1" w:rsidRDefault="00000000">
            <w:r>
              <w:rPr>
                <w:color w:val="000000"/>
                <w:sz w:val="18"/>
                <w:szCs w:val="18"/>
              </w:rPr>
              <w:t>Klystron Drive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7C47D15" w14:textId="77777777" w:rsidR="009350C1" w:rsidRDefault="00000000">
            <w:r>
              <w:rPr>
                <w:color w:val="000000"/>
                <w:sz w:val="18"/>
                <w:szCs w:val="18"/>
              </w:rPr>
              <w:t>LLRF9 Unit 2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7FF58BB" w14:textId="77777777" w:rsidR="009350C1" w:rsidRDefault="00000000">
            <w:r>
              <w:rPr>
                <w:color w:val="000000"/>
                <w:sz w:val="18"/>
                <w:szCs w:val="18"/>
              </w:rPr>
              <w:t>Input drive signal level to the klystron from the drive amplifier; sets the klystron gain and operating point.</w:t>
            </w:r>
          </w:p>
        </w:tc>
      </w:tr>
      <w:tr w:rsidR="009350C1" w14:paraId="47FAFB66"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1434E0D" w14:textId="77777777" w:rsidR="009350C1" w:rsidRDefault="00000000">
            <w:r>
              <w:rPr>
                <w:color w:val="000000"/>
                <w:sz w:val="18"/>
                <w:szCs w:val="18"/>
              </w:rPr>
              <w:t>6</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E163B5C" w14:textId="77777777" w:rsidR="009350C1" w:rsidRDefault="00000000">
            <w:r>
              <w:rPr>
                <w:color w:val="000000"/>
                <w:sz w:val="18"/>
                <w:szCs w:val="18"/>
              </w:rPr>
              <w:t>Station Reference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5F0352D" w14:textId="77777777" w:rsidR="009350C1" w:rsidRDefault="00000000">
            <w:commentRangeStart w:id="181"/>
            <w:r>
              <w:rPr>
                <w:color w:val="000000"/>
                <w:sz w:val="18"/>
                <w:szCs w:val="18"/>
              </w:rPr>
              <w:t>Waveform Buffer Ch3</w:t>
            </w:r>
            <w:commentRangeEnd w:id="181"/>
            <w:r w:rsidR="00B9463C">
              <w:rPr>
                <w:rStyle w:val="CommentReference"/>
              </w:rPr>
              <w:commentReference w:id="181"/>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B34E9D2" w14:textId="77777777" w:rsidR="009350C1" w:rsidRDefault="00000000">
            <w:r>
              <w:rPr>
                <w:color w:val="000000"/>
                <w:sz w:val="18"/>
                <w:szCs w:val="18"/>
              </w:rPr>
              <w:t>Monitor of the 476 MHz reference signal level distributed to the LLRF system; loss of this signal indicates a reference chain fault.</w:t>
            </w:r>
          </w:p>
        </w:tc>
      </w:tr>
      <w:tr w:rsidR="009350C1" w14:paraId="49D45885"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28B574B" w14:textId="77777777" w:rsidR="009350C1" w:rsidRDefault="00000000">
            <w:r>
              <w:rPr>
                <w:color w:val="000000"/>
                <w:sz w:val="18"/>
                <w:szCs w:val="18"/>
              </w:rPr>
              <w:t>7</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6A0868D" w14:textId="77777777" w:rsidR="009350C1" w:rsidRDefault="00000000">
            <w:r>
              <w:rPr>
                <w:color w:val="000000"/>
                <w:sz w:val="18"/>
                <w:szCs w:val="18"/>
              </w:rPr>
              <w:t>Waveguide Load 1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756B2CE" w14:textId="77777777" w:rsidR="009350C1" w:rsidRDefault="00000000">
            <w:commentRangeStart w:id="182"/>
            <w:r>
              <w:rPr>
                <w:color w:val="000000"/>
                <w:sz w:val="18"/>
                <w:szCs w:val="18"/>
              </w:rPr>
              <w:t>LLRF9 Unit 1 BRD3</w:t>
            </w:r>
            <w:commentRangeEnd w:id="182"/>
            <w:r w:rsidR="00B9463C">
              <w:rPr>
                <w:rStyle w:val="CommentReference"/>
              </w:rPr>
              <w:commentReference w:id="182"/>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41662AC" w14:textId="77777777" w:rsidR="009350C1" w:rsidRDefault="00000000">
            <w:r>
              <w:rPr>
                <w:color w:val="000000"/>
                <w:sz w:val="18"/>
                <w:szCs w:val="18"/>
              </w:rPr>
              <w:t>Power entering WG Load 1 at port 4 of Magic Tee 1; absorbs the combined out-of-phase reflections from the two second-layer magic tees that make it back to Magic Tee 1.</w:t>
            </w:r>
          </w:p>
        </w:tc>
      </w:tr>
      <w:tr w:rsidR="009350C1" w14:paraId="42103B24"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254BFB4" w14:textId="77777777" w:rsidR="009350C1" w:rsidRDefault="00000000">
            <w:r>
              <w:rPr>
                <w:color w:val="000000"/>
                <w:sz w:val="18"/>
                <w:szCs w:val="18"/>
              </w:rPr>
              <w:t>8</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84B50FB" w14:textId="77777777" w:rsidR="009350C1" w:rsidRDefault="00000000">
            <w:r>
              <w:rPr>
                <w:color w:val="000000"/>
                <w:sz w:val="18"/>
                <w:szCs w:val="18"/>
              </w:rPr>
              <w:t>Waveguide Load 1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C6E78F0" w14:textId="77777777" w:rsidR="009350C1" w:rsidRDefault="00000000">
            <w:r>
              <w:rPr>
                <w:color w:val="000000"/>
                <w:sz w:val="18"/>
                <w:szCs w:val="18"/>
              </w:rPr>
              <w:t>Waveform Buffer Ch4</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5225B29" w14:textId="77777777" w:rsidR="009350C1" w:rsidRDefault="00000000">
            <w:r>
              <w:rPr>
                <w:color w:val="000000"/>
                <w:sz w:val="18"/>
                <w:szCs w:val="18"/>
              </w:rPr>
              <w:t>Power reflected from WG Load 1 back into Magic Tee 1; indicates load match quality.</w:t>
            </w:r>
          </w:p>
        </w:tc>
      </w:tr>
      <w:tr w:rsidR="009350C1" w14:paraId="4AC9F4B9"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3B9A8AD" w14:textId="77777777" w:rsidR="009350C1" w:rsidRDefault="00000000">
            <w:r>
              <w:rPr>
                <w:color w:val="000000"/>
                <w:sz w:val="18"/>
                <w:szCs w:val="18"/>
              </w:rPr>
              <w:t>9</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88AB1A" w14:textId="77777777" w:rsidR="009350C1" w:rsidRDefault="00000000">
            <w:r>
              <w:rPr>
                <w:color w:val="000000"/>
                <w:sz w:val="18"/>
                <w:szCs w:val="18"/>
              </w:rPr>
              <w:t>Cavity A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A18A50B" w14:textId="77777777" w:rsidR="009350C1" w:rsidRDefault="00000000">
            <w:r>
              <w:rPr>
                <w:color w:val="000000"/>
                <w:sz w:val="18"/>
                <w:szCs w:val="18"/>
              </w:rPr>
              <w:t>LLRF9 Unit 1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E804AFE" w14:textId="5460D47E" w:rsidR="009350C1" w:rsidRDefault="00000000">
            <w:r>
              <w:rPr>
                <w:color w:val="000000"/>
                <w:sz w:val="18"/>
                <w:szCs w:val="18"/>
              </w:rPr>
              <w:t>RF power traveling into Cavity A from Magic Tee 2; used to monitor power distribution balance across cavities</w:t>
            </w:r>
            <w:ins w:id="183" w:author="Sebek, Jim" w:date="2026-03-09T14:36:00Z" w16du:dateUtc="2026-03-09T21:36:00Z">
              <w:r w:rsidR="005518CD">
                <w:rPr>
                  <w:color w:val="000000"/>
                  <w:sz w:val="18"/>
                  <w:szCs w:val="18"/>
                </w:rPr>
                <w:t xml:space="preserve"> and provide ref</w:t>
              </w:r>
            </w:ins>
            <w:ins w:id="184" w:author="Sebek, Jim" w:date="2026-03-09T14:37:00Z" w16du:dateUtc="2026-03-09T21:37:00Z">
              <w:r w:rsidR="005518CD">
                <w:rPr>
                  <w:color w:val="000000"/>
                  <w:sz w:val="18"/>
                  <w:szCs w:val="18"/>
                </w:rPr>
                <w:t>erence phase for cavity probe phase measurement</w:t>
              </w:r>
            </w:ins>
            <w:r>
              <w:rPr>
                <w:color w:val="000000"/>
                <w:sz w:val="18"/>
                <w:szCs w:val="18"/>
              </w:rPr>
              <w:t>.</w:t>
            </w:r>
          </w:p>
        </w:tc>
      </w:tr>
      <w:tr w:rsidR="009350C1" w14:paraId="33EBB6AA"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0BE4030" w14:textId="77777777" w:rsidR="009350C1" w:rsidRDefault="00000000">
            <w:r>
              <w:rPr>
                <w:color w:val="000000"/>
                <w:sz w:val="18"/>
                <w:szCs w:val="18"/>
              </w:rPr>
              <w:t>10</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DB14941" w14:textId="77777777" w:rsidR="009350C1" w:rsidRDefault="00000000">
            <w:r>
              <w:rPr>
                <w:color w:val="000000"/>
                <w:sz w:val="18"/>
                <w:szCs w:val="18"/>
              </w:rPr>
              <w:t>Cavity A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55417F4" w14:textId="77777777" w:rsidR="009350C1" w:rsidRDefault="00000000">
            <w:r>
              <w:rPr>
                <w:color w:val="000000"/>
                <w:sz w:val="18"/>
                <w:szCs w:val="18"/>
              </w:rPr>
              <w:t>LLRF9 Unit 2 BRD3</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627E793" w14:textId="77777777" w:rsidR="009350C1" w:rsidRDefault="00000000">
            <w:r>
              <w:rPr>
                <w:color w:val="000000"/>
                <w:sz w:val="18"/>
                <w:szCs w:val="18"/>
              </w:rPr>
              <w:t>Power reflected from Cavity A back into the waveguide; elevated reflection indicates cavity detuning or mismatch.</w:t>
            </w:r>
          </w:p>
        </w:tc>
      </w:tr>
      <w:tr w:rsidR="009350C1" w14:paraId="2404B73E"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4CB5D70" w14:textId="77777777" w:rsidR="009350C1" w:rsidRDefault="00000000">
            <w:r>
              <w:rPr>
                <w:color w:val="000000"/>
                <w:sz w:val="18"/>
                <w:szCs w:val="18"/>
              </w:rPr>
              <w:t>11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8CC8F0B" w14:textId="77777777" w:rsidR="009350C1" w:rsidRDefault="00000000">
            <w:r>
              <w:rPr>
                <w:color w:val="000000"/>
                <w:sz w:val="18"/>
                <w:szCs w:val="18"/>
              </w:rPr>
              <w:t>Cavity B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986E7E" w14:textId="77777777" w:rsidR="009350C1" w:rsidRDefault="00000000">
            <w:r>
              <w:rPr>
                <w:color w:val="000000"/>
                <w:sz w:val="18"/>
                <w:szCs w:val="18"/>
              </w:rPr>
              <w:t>LLRF9 Unit 1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4D394EA" w14:textId="3E0D97A3" w:rsidR="009350C1" w:rsidRDefault="00000000">
            <w:r>
              <w:rPr>
                <w:color w:val="000000"/>
                <w:sz w:val="18"/>
                <w:szCs w:val="18"/>
              </w:rPr>
              <w:t>RF power traveling into Cavity B from Magic Tee 2; compared with Cavity A forward to verify magic-tee balance</w:t>
            </w:r>
            <w:ins w:id="185" w:author="Sebek, Jim" w:date="2026-03-09T14:37:00Z" w16du:dateUtc="2026-03-09T21:37:00Z">
              <w:r w:rsidR="005518CD">
                <w:rPr>
                  <w:color w:val="000000"/>
                  <w:sz w:val="18"/>
                  <w:szCs w:val="18"/>
                </w:rPr>
                <w:t xml:space="preserve"> and provide reference phase for cavity probe phase measurement.</w:t>
              </w:r>
            </w:ins>
            <w:del w:id="186" w:author="Sebek, Jim" w:date="2026-03-09T14:37:00Z" w16du:dateUtc="2026-03-09T21:37:00Z">
              <w:r w:rsidDel="005518CD">
                <w:rPr>
                  <w:color w:val="000000"/>
                  <w:sz w:val="18"/>
                  <w:szCs w:val="18"/>
                </w:rPr>
                <w:delText>.</w:delText>
              </w:r>
            </w:del>
          </w:p>
        </w:tc>
      </w:tr>
      <w:tr w:rsidR="009350C1" w14:paraId="43548C6C"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3F67E04" w14:textId="77777777" w:rsidR="009350C1" w:rsidRDefault="00000000">
            <w:r>
              <w:rPr>
                <w:color w:val="000000"/>
                <w:sz w:val="18"/>
                <w:szCs w:val="18"/>
              </w:rPr>
              <w:t>12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24D5E03" w14:textId="77777777" w:rsidR="009350C1" w:rsidRDefault="00000000">
            <w:r>
              <w:rPr>
                <w:color w:val="000000"/>
                <w:sz w:val="18"/>
                <w:szCs w:val="18"/>
              </w:rPr>
              <w:t>Cavity B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D1C448C" w14:textId="77777777" w:rsidR="009350C1" w:rsidRDefault="00000000">
            <w:r>
              <w:rPr>
                <w:color w:val="000000"/>
                <w:sz w:val="18"/>
                <w:szCs w:val="18"/>
              </w:rPr>
              <w:t>LLRF9 Unit 2 BRD3</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07E962F" w14:textId="77777777" w:rsidR="009350C1" w:rsidRDefault="00000000">
            <w:r>
              <w:rPr>
                <w:color w:val="000000"/>
                <w:sz w:val="18"/>
                <w:szCs w:val="18"/>
              </w:rPr>
              <w:t>Power reflected from Cavity B; monitored for detuning and arc detection.</w:t>
            </w:r>
          </w:p>
        </w:tc>
      </w:tr>
      <w:tr w:rsidR="009350C1" w14:paraId="0419182E"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D9BF51C" w14:textId="77777777" w:rsidR="009350C1" w:rsidRDefault="00000000">
            <w:r>
              <w:rPr>
                <w:color w:val="000000"/>
                <w:sz w:val="18"/>
                <w:szCs w:val="18"/>
              </w:rPr>
              <w:t>13</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316FFE7" w14:textId="77777777" w:rsidR="009350C1" w:rsidRDefault="00000000">
            <w:r>
              <w:rPr>
                <w:color w:val="000000"/>
                <w:sz w:val="18"/>
                <w:szCs w:val="18"/>
              </w:rPr>
              <w:t>Cavity A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463F465" w14:textId="77777777" w:rsidR="009350C1" w:rsidRDefault="00000000">
            <w:r>
              <w:rPr>
                <w:color w:val="000000"/>
                <w:sz w:val="18"/>
                <w:szCs w:val="18"/>
              </w:rPr>
              <w:t>LLRF9 Unit 1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9A3985E" w14:textId="77777777" w:rsidR="009350C1" w:rsidRDefault="00000000">
            <w:r>
              <w:rPr>
                <w:color w:val="000000"/>
                <w:sz w:val="18"/>
                <w:szCs w:val="18"/>
              </w:rPr>
              <w:t>Electric field sampled by Cavity A's internal pickup probe; direct measure of the accelerating voltage amplitude and phase; primary LLRF fast feedback and tuner control input for Cavity A.</w:t>
            </w:r>
          </w:p>
        </w:tc>
      </w:tr>
      <w:tr w:rsidR="009350C1" w14:paraId="60B0B7F8"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1C161DE" w14:textId="77777777" w:rsidR="009350C1" w:rsidRDefault="00000000">
            <w:r>
              <w:rPr>
                <w:color w:val="000000"/>
                <w:sz w:val="18"/>
                <w:szCs w:val="18"/>
              </w:rPr>
              <w:t>14</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2D47498" w14:textId="77777777" w:rsidR="009350C1" w:rsidRDefault="00000000">
            <w:r>
              <w:rPr>
                <w:color w:val="000000"/>
                <w:sz w:val="18"/>
                <w:szCs w:val="18"/>
              </w:rPr>
              <w:t>Cavity B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B8990C2" w14:textId="77777777" w:rsidR="009350C1" w:rsidRDefault="00000000">
            <w:r>
              <w:rPr>
                <w:color w:val="000000"/>
                <w:sz w:val="18"/>
                <w:szCs w:val="18"/>
              </w:rPr>
              <w:t>LLRF9 Unit 1 BRD1</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833C64" w14:textId="77777777" w:rsidR="009350C1" w:rsidRDefault="00000000">
            <w:r>
              <w:rPr>
                <w:color w:val="000000"/>
                <w:sz w:val="18"/>
                <w:szCs w:val="18"/>
              </w:rPr>
              <w:t>Electric field from Cavity B's internal probe; used in the LLRF vector-sum feedback and Cavity B tuner control.</w:t>
            </w:r>
          </w:p>
        </w:tc>
      </w:tr>
      <w:tr w:rsidR="009350C1" w14:paraId="0871B897"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68E97A8" w14:textId="77777777" w:rsidR="009350C1" w:rsidRDefault="00000000">
            <w:r>
              <w:rPr>
                <w:color w:val="000000"/>
                <w:sz w:val="18"/>
                <w:szCs w:val="18"/>
              </w:rPr>
              <w:t>15</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75CFDD1" w14:textId="77777777" w:rsidR="009350C1" w:rsidRDefault="00000000">
            <w:r>
              <w:rPr>
                <w:color w:val="000000"/>
                <w:sz w:val="18"/>
                <w:szCs w:val="18"/>
              </w:rPr>
              <w:t>Waveguide Load 2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5822972" w14:textId="77777777" w:rsidR="009350C1" w:rsidRDefault="00000000">
            <w:r>
              <w:rPr>
                <w:color w:val="000000"/>
                <w:sz w:val="18"/>
                <w:szCs w:val="18"/>
              </w:rPr>
              <w:t>LLRF9 Unit 1 BRD3</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D7CD12F" w14:textId="77777777" w:rsidR="009350C1" w:rsidRDefault="00000000">
            <w:r>
              <w:rPr>
                <w:color w:val="000000"/>
                <w:sz w:val="18"/>
                <w:szCs w:val="18"/>
              </w:rPr>
              <w:t>Power entering WG Load 2 at port 4 of Magic Tee 2; absorbs the sum of equal reflected power from Cavities A and B.</w:t>
            </w:r>
          </w:p>
        </w:tc>
      </w:tr>
      <w:tr w:rsidR="009350C1" w14:paraId="44EACC43"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DC33B65" w14:textId="77777777" w:rsidR="009350C1" w:rsidRDefault="00000000">
            <w:r>
              <w:rPr>
                <w:color w:val="000000"/>
                <w:sz w:val="18"/>
                <w:szCs w:val="18"/>
              </w:rPr>
              <w:t>16</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5CA508F" w14:textId="77777777" w:rsidR="009350C1" w:rsidRDefault="00000000">
            <w:r>
              <w:rPr>
                <w:color w:val="000000"/>
                <w:sz w:val="18"/>
                <w:szCs w:val="18"/>
              </w:rPr>
              <w:t>Waveguide Load 2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D8140A4" w14:textId="77777777" w:rsidR="009350C1" w:rsidRDefault="00000000">
            <w:r>
              <w:rPr>
                <w:color w:val="000000"/>
                <w:sz w:val="18"/>
                <w:szCs w:val="18"/>
              </w:rPr>
              <w:t>Waveform Buffer Ch5</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997A04" w14:textId="77777777" w:rsidR="009350C1" w:rsidRDefault="00000000">
            <w:r>
              <w:rPr>
                <w:color w:val="000000"/>
                <w:sz w:val="18"/>
                <w:szCs w:val="18"/>
              </w:rPr>
              <w:t>Power reflected from WG Load 2; indicates match quality of the load.</w:t>
            </w:r>
          </w:p>
        </w:tc>
      </w:tr>
      <w:tr w:rsidR="009350C1" w14:paraId="6147B176"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EAAF3E3" w14:textId="77777777" w:rsidR="009350C1" w:rsidRDefault="00000000">
            <w:r>
              <w:rPr>
                <w:color w:val="000000"/>
                <w:sz w:val="18"/>
                <w:szCs w:val="18"/>
              </w:rPr>
              <w:t>17</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F5B4B97" w14:textId="77777777" w:rsidR="009350C1" w:rsidRDefault="00000000">
            <w:r>
              <w:rPr>
                <w:color w:val="000000"/>
                <w:sz w:val="18"/>
                <w:szCs w:val="18"/>
              </w:rPr>
              <w:t>Cavity C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6FD112" w14:textId="77777777" w:rsidR="009350C1" w:rsidRDefault="00000000">
            <w:r>
              <w:rPr>
                <w:color w:val="000000"/>
                <w:sz w:val="18"/>
                <w:szCs w:val="18"/>
              </w:rPr>
              <w:t>LLRF9 Unit 1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8B48B10" w14:textId="77777777" w:rsidR="009350C1" w:rsidRDefault="00000000">
            <w:r>
              <w:rPr>
                <w:color w:val="000000"/>
                <w:sz w:val="18"/>
                <w:szCs w:val="18"/>
              </w:rPr>
              <w:t>RF power traveling into Cavity C from Magic Tee 3.</w:t>
            </w:r>
          </w:p>
        </w:tc>
      </w:tr>
      <w:tr w:rsidR="009350C1" w14:paraId="52FE1A27"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66FF51B" w14:textId="77777777" w:rsidR="009350C1" w:rsidRDefault="00000000">
            <w:r>
              <w:rPr>
                <w:color w:val="000000"/>
                <w:sz w:val="18"/>
                <w:szCs w:val="18"/>
              </w:rPr>
              <w:t>18</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1ABC3D" w14:textId="77777777" w:rsidR="009350C1" w:rsidRDefault="00000000">
            <w:r>
              <w:rPr>
                <w:color w:val="000000"/>
                <w:sz w:val="18"/>
                <w:szCs w:val="18"/>
              </w:rPr>
              <w:t>Cavity C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B4492C" w14:textId="77777777" w:rsidR="009350C1" w:rsidRDefault="00000000">
            <w:r>
              <w:rPr>
                <w:color w:val="000000"/>
                <w:sz w:val="18"/>
                <w:szCs w:val="18"/>
              </w:rPr>
              <w:t>LLRF9 Unit 2 BRD3</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B681519" w14:textId="77777777" w:rsidR="009350C1" w:rsidRDefault="00000000">
            <w:r>
              <w:rPr>
                <w:color w:val="000000"/>
                <w:sz w:val="18"/>
                <w:szCs w:val="18"/>
              </w:rPr>
              <w:t>Power reflected from Cavity C; monitored for detuning and arc detection.</w:t>
            </w:r>
          </w:p>
        </w:tc>
      </w:tr>
      <w:tr w:rsidR="009350C1" w14:paraId="34907E0D"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3E1B3D" w14:textId="77777777" w:rsidR="009350C1" w:rsidRDefault="00000000">
            <w:r>
              <w:rPr>
                <w:color w:val="000000"/>
                <w:sz w:val="18"/>
                <w:szCs w:val="18"/>
              </w:rPr>
              <w:t>19</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EA7E187" w14:textId="77777777" w:rsidR="009350C1" w:rsidRDefault="00000000">
            <w:r>
              <w:rPr>
                <w:color w:val="000000"/>
                <w:sz w:val="18"/>
                <w:szCs w:val="18"/>
              </w:rPr>
              <w:t>Cavity D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83E74F" w14:textId="77777777" w:rsidR="009350C1" w:rsidRDefault="00000000">
            <w:r>
              <w:rPr>
                <w:color w:val="000000"/>
                <w:sz w:val="18"/>
                <w:szCs w:val="18"/>
              </w:rPr>
              <w:t>LLRF9 Unit 2 BRD1</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4DB7CA" w14:textId="77777777" w:rsidR="009350C1" w:rsidRDefault="00000000">
            <w:r>
              <w:rPr>
                <w:color w:val="000000"/>
                <w:sz w:val="18"/>
                <w:szCs w:val="18"/>
              </w:rPr>
              <w:t>RF power traveling into Cavity D from Magic Tee 3.</w:t>
            </w:r>
          </w:p>
        </w:tc>
      </w:tr>
      <w:tr w:rsidR="009350C1" w14:paraId="2E0852F4"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6407F02" w14:textId="77777777" w:rsidR="009350C1" w:rsidRDefault="00000000">
            <w:r>
              <w:rPr>
                <w:color w:val="000000"/>
                <w:sz w:val="18"/>
                <w:szCs w:val="18"/>
              </w:rPr>
              <w:t>20</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35531BE" w14:textId="77777777" w:rsidR="009350C1" w:rsidRDefault="00000000">
            <w:r>
              <w:rPr>
                <w:color w:val="000000"/>
                <w:sz w:val="18"/>
                <w:szCs w:val="18"/>
              </w:rPr>
              <w:t>Cavity D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661FA79" w14:textId="77777777" w:rsidR="009350C1" w:rsidRDefault="00000000">
            <w:r>
              <w:rPr>
                <w:color w:val="000000"/>
                <w:sz w:val="18"/>
                <w:szCs w:val="18"/>
              </w:rPr>
              <w:t>LLRF9 Unit 2 BRD2</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7D2D37E" w14:textId="77777777" w:rsidR="009350C1" w:rsidRDefault="00000000">
            <w:r>
              <w:rPr>
                <w:color w:val="000000"/>
                <w:sz w:val="18"/>
                <w:szCs w:val="18"/>
              </w:rPr>
              <w:t>Power reflected from Cavity D.</w:t>
            </w:r>
          </w:p>
        </w:tc>
      </w:tr>
      <w:tr w:rsidR="009350C1" w14:paraId="6BC3ECE7"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0632DBD" w14:textId="77777777" w:rsidR="009350C1" w:rsidRDefault="00000000">
            <w:r>
              <w:rPr>
                <w:color w:val="000000"/>
                <w:sz w:val="18"/>
                <w:szCs w:val="18"/>
              </w:rPr>
              <w:t>21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7DE6FFF" w14:textId="77777777" w:rsidR="009350C1" w:rsidRDefault="00000000">
            <w:r>
              <w:rPr>
                <w:color w:val="000000"/>
                <w:sz w:val="18"/>
                <w:szCs w:val="18"/>
              </w:rPr>
              <w:t>Cavity C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B7B564A" w14:textId="77777777" w:rsidR="009350C1" w:rsidRDefault="00000000">
            <w:r>
              <w:rPr>
                <w:color w:val="000000"/>
                <w:sz w:val="18"/>
                <w:szCs w:val="18"/>
              </w:rPr>
              <w:t>LLRF9 Unit 1 BRD2</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5AA27C2" w14:textId="77777777" w:rsidR="009350C1" w:rsidRDefault="00000000">
            <w:r>
              <w:rPr>
                <w:color w:val="000000"/>
                <w:sz w:val="18"/>
                <w:szCs w:val="18"/>
              </w:rPr>
              <w:t>Electric field from Cavity C's internal probe; used in the LLRF vector-sum feedback and Cavity C tuner control.</w:t>
            </w:r>
          </w:p>
        </w:tc>
      </w:tr>
      <w:tr w:rsidR="009350C1" w14:paraId="7AFB19F2"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664594C" w14:textId="77777777" w:rsidR="009350C1" w:rsidRDefault="00000000">
            <w:r>
              <w:rPr>
                <w:color w:val="000000"/>
                <w:sz w:val="18"/>
                <w:szCs w:val="18"/>
              </w:rPr>
              <w:t>22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2C28A5B" w14:textId="77777777" w:rsidR="009350C1" w:rsidRDefault="00000000">
            <w:r>
              <w:rPr>
                <w:color w:val="000000"/>
                <w:sz w:val="18"/>
                <w:szCs w:val="18"/>
              </w:rPr>
              <w:t>Cavity D Probe Signal</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42A56A" w14:textId="77777777" w:rsidR="009350C1" w:rsidRDefault="00000000">
            <w:r>
              <w:rPr>
                <w:color w:val="000000"/>
                <w:sz w:val="18"/>
                <w:szCs w:val="18"/>
              </w:rPr>
              <w:t>LLRF9 Unit 2 BRD1</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3D0C3FB" w14:textId="77777777" w:rsidR="009350C1" w:rsidRDefault="00000000">
            <w:r>
              <w:rPr>
                <w:color w:val="000000"/>
                <w:sz w:val="18"/>
                <w:szCs w:val="18"/>
              </w:rPr>
              <w:t>Electric field from Cavity D's internal probe; used in the LLRF vector-sum feedback and Cavity D tuner control.</w:t>
            </w:r>
          </w:p>
        </w:tc>
      </w:tr>
      <w:tr w:rsidR="009350C1" w14:paraId="491044C9"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1F47BD" w14:textId="77777777" w:rsidR="009350C1" w:rsidRDefault="00000000">
            <w:r>
              <w:rPr>
                <w:color w:val="000000"/>
                <w:sz w:val="18"/>
                <w:szCs w:val="18"/>
              </w:rPr>
              <w:lastRenderedPageBreak/>
              <w:t>23</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10FC3A6" w14:textId="77777777" w:rsidR="009350C1" w:rsidRDefault="00000000">
            <w:r>
              <w:rPr>
                <w:color w:val="000000"/>
                <w:sz w:val="18"/>
                <w:szCs w:val="18"/>
              </w:rPr>
              <w:t>Waveguide Load 3 Forward Power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4D194AB" w14:textId="77777777" w:rsidR="009350C1" w:rsidRDefault="00000000">
            <w:r>
              <w:rPr>
                <w:color w:val="000000"/>
                <w:sz w:val="18"/>
                <w:szCs w:val="18"/>
              </w:rPr>
              <w:t>LLRF9 Unit 1 BRD3</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7412408" w14:textId="77777777" w:rsidR="009350C1" w:rsidRDefault="00000000">
            <w:r>
              <w:rPr>
                <w:color w:val="000000"/>
                <w:sz w:val="18"/>
                <w:szCs w:val="18"/>
              </w:rPr>
              <w:t>Power entering WG Load 3 at port 4 of Magic Tee 3; absorbs the sum of equal reflected power from Cavities C and D.</w:t>
            </w:r>
          </w:p>
        </w:tc>
      </w:tr>
      <w:tr w:rsidR="009350C1" w14:paraId="224F1FB3" w14:textId="77777777">
        <w:tc>
          <w:tcPr>
            <w:tcW w:w="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02BB2DB" w14:textId="77777777" w:rsidR="009350C1" w:rsidRDefault="00000000">
            <w:r>
              <w:rPr>
                <w:color w:val="000000"/>
                <w:sz w:val="18"/>
                <w:szCs w:val="18"/>
              </w:rPr>
              <w:t>24</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7793B3F" w14:textId="77777777" w:rsidR="009350C1" w:rsidRDefault="00000000">
            <w:r>
              <w:rPr>
                <w:color w:val="000000"/>
                <w:sz w:val="18"/>
                <w:szCs w:val="18"/>
              </w:rPr>
              <w:t>Waveguide Load 3 Reflected Power</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0E2C8DE" w14:textId="77777777" w:rsidR="009350C1" w:rsidRDefault="00000000">
            <w:r>
              <w:rPr>
                <w:color w:val="000000"/>
                <w:sz w:val="18"/>
                <w:szCs w:val="18"/>
              </w:rPr>
              <w:t>Waveform Buffer Ch6</w:t>
            </w:r>
          </w:p>
        </w:tc>
        <w:tc>
          <w:tcPr>
            <w:tcW w:w="4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7408C32" w14:textId="77777777" w:rsidR="009350C1" w:rsidRDefault="00000000">
            <w:r>
              <w:rPr>
                <w:color w:val="000000"/>
                <w:sz w:val="18"/>
                <w:szCs w:val="18"/>
              </w:rPr>
              <w:t>Power reflected from WG Load 3; indicates match quality of the load.</w:t>
            </w:r>
          </w:p>
        </w:tc>
      </w:tr>
    </w:tbl>
    <w:p w14:paraId="507FEA95" w14:textId="77777777" w:rsidR="009350C1" w:rsidRDefault="00000000">
      <w:pPr>
        <w:pStyle w:val="Heading1"/>
      </w:pPr>
      <w:bookmarkStart w:id="187" w:name="s5"/>
      <w:bookmarkStart w:id="188" w:name="_Toc223702675"/>
      <w:r>
        <w:t>5. Subsystem 1: LLRF Controller</w:t>
      </w:r>
      <w:bookmarkEnd w:id="187"/>
      <w:bookmarkEnd w:id="188"/>
    </w:p>
    <w:p w14:paraId="56574270"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llrf/llrf9</w:t>
      </w:r>
    </w:p>
    <w:p w14:paraId="6C9C9ED9" w14:textId="77777777" w:rsidR="009350C1" w:rsidRDefault="00000000">
      <w:pPr>
        <w:pStyle w:val="Heading2"/>
      </w:pPr>
      <w:bookmarkStart w:id="189" w:name="_Toc223702676"/>
      <w:r>
        <w:t>5.1 Legacy System</w:t>
      </w:r>
      <w:bookmarkEnd w:id="189"/>
    </w:p>
    <w:p w14:paraId="4F86D4B5" w14:textId="532A901F" w:rsidR="009350C1" w:rsidRDefault="00000000">
      <w:pPr>
        <w:spacing w:before="60" w:after="80"/>
      </w:pPr>
      <w:r>
        <w:rPr>
          <w:color w:val="000000"/>
        </w:rPr>
        <w:t>The legacy LLRF controller is a custom PEP-II analog RF Processor (RFP) module in a VXI chassis. It performs analog I/Q processing at ~</w:t>
      </w:r>
      <w:ins w:id="190" w:author="Sebek, Jim" w:date="2026-03-09T14:55:00Z" w16du:dateUtc="2026-03-09T21:55:00Z">
        <w:r w:rsidR="00D04DA5">
          <w:rPr>
            <w:color w:val="000000"/>
          </w:rPr>
          <w:t xml:space="preserve">+/-90 </w:t>
        </w:r>
      </w:ins>
      <w:r>
        <w:rPr>
          <w:color w:val="000000"/>
        </w:rPr>
        <w:t xml:space="preserve">kHz bandwidth for the fast RF feedback loop. Associated modules include the </w:t>
      </w:r>
      <w:ins w:id="191" w:author="Sebek, Jim" w:date="2026-03-09T14:56:00Z" w16du:dateUtc="2026-03-09T21:56:00Z">
        <w:r w:rsidR="00D04DA5">
          <w:rPr>
            <w:color w:val="000000"/>
          </w:rPr>
          <w:t>Clock Module and three IQA (~1 MHz amplitude and phase detectors) modules</w:t>
        </w:r>
      </w:ins>
      <w:del w:id="192" w:author="Sebek, Jim" w:date="2026-03-09T14:56:00Z" w16du:dateUtc="2026-03-09T21:56:00Z">
        <w:r w:rsidDel="00D04DA5">
          <w:rPr>
            <w:color w:val="000000"/>
          </w:rPr>
          <w:delText>CFM (Comb Filter Module) for multi-bunch stabilization and the GVF (Gap Voltage Feedback) for gap voltage regulation</w:delText>
        </w:r>
      </w:del>
      <w:r>
        <w:rPr>
          <w:color w:val="000000"/>
        </w:rPr>
        <w:t>. The VXI chassis also hosts a processor running VxWorks RTOS with SNL (State Notation Language) control programs.</w:t>
      </w:r>
    </w:p>
    <w:p w14:paraId="029AF08F" w14:textId="41179B82" w:rsidR="009350C1" w:rsidRDefault="00000000">
      <w:pPr>
        <w:spacing w:before="60" w:after="80"/>
      </w:pPr>
      <w:r>
        <w:rPr>
          <w:color w:val="000000"/>
        </w:rPr>
        <w:t>The legacy system processes 24 RF channels through the VXI system and uses analog-domain signal processing for feedback</w:t>
      </w:r>
      <w:ins w:id="193" w:author="Sebek, Jim" w:date="2026-03-09T14:57:00Z" w16du:dateUtc="2026-03-09T21:57:00Z">
        <w:r w:rsidR="00DD39CE">
          <w:rPr>
            <w:color w:val="000000"/>
          </w:rPr>
          <w:t xml:space="preserve"> and</w:t>
        </w:r>
      </w:ins>
      <w:del w:id="194" w:author="Sebek, Jim" w:date="2026-03-09T14:57:00Z" w16du:dateUtc="2026-03-09T21:57:00Z">
        <w:r w:rsidDel="00DD39CE">
          <w:rPr>
            <w:color w:val="000000"/>
          </w:rPr>
          <w:delText>,</w:delText>
        </w:r>
      </w:del>
      <w:r>
        <w:rPr>
          <w:color w:val="000000"/>
        </w:rPr>
        <w:t xml:space="preserve"> calibration</w:t>
      </w:r>
      <w:del w:id="195" w:author="Sebek, Jim" w:date="2026-03-09T14:57:00Z" w16du:dateUtc="2026-03-09T21:57:00Z">
        <w:r w:rsidDel="00DD39CE">
          <w:rPr>
            <w:color w:val="000000"/>
          </w:rPr>
          <w:delText>, ripple rejection, and comb filtering</w:delText>
        </w:r>
      </w:del>
      <w:r>
        <w:rPr>
          <w:color w:val="000000"/>
        </w:rPr>
        <w:t>.</w:t>
      </w:r>
    </w:p>
    <w:p w14:paraId="0D0B5866" w14:textId="77777777" w:rsidR="009350C1" w:rsidRDefault="00000000">
      <w:pPr>
        <w:pStyle w:val="Heading2"/>
      </w:pPr>
      <w:bookmarkStart w:id="196" w:name="_Toc223702677"/>
      <w:r>
        <w:t>5.2 Upgraded System — Dimtel LLRF9/476</w:t>
      </w:r>
      <w:bookmarkEnd w:id="196"/>
    </w:p>
    <w:p w14:paraId="074AE840" w14:textId="77777777" w:rsidR="009350C1" w:rsidRDefault="00000000">
      <w:pPr>
        <w:spacing w:before="60" w:after="80"/>
      </w:pPr>
      <w:r>
        <w:rPr>
          <w:color w:val="000000"/>
        </w:rPr>
        <w:t>Two Dimtel LLRF9/476 units replace the entire VXI-based LLRF system (four units purchased; two active, two spares).</w:t>
      </w:r>
    </w:p>
    <w:p w14:paraId="5FBC8348" w14:textId="77777777" w:rsidR="009350C1" w:rsidRDefault="00000000">
      <w:pPr>
        <w:spacing w:before="60" w:after="80"/>
      </w:pPr>
      <w:r>
        <w:rPr>
          <w:b/>
          <w:bCs/>
          <w:color w:val="000000"/>
        </w:rPr>
        <w:t>Hardware per unit</w:t>
      </w:r>
      <w:r>
        <w:rPr>
          <w:color w:val="000000"/>
        </w:rPr>
        <w:t>:</w:t>
      </w:r>
    </w:p>
    <w:p w14:paraId="5E0539E6" w14:textId="77777777" w:rsidR="009350C1" w:rsidRDefault="00000000">
      <w:pPr>
        <w:pStyle w:val="ListParagraph"/>
        <w:numPr>
          <w:ilvl w:val="0"/>
          <w:numId w:val="3"/>
        </w:numPr>
        <w:spacing w:before="40" w:after="40"/>
      </w:pPr>
      <w:r>
        <w:t xml:space="preserve">3 × LLRF4.6 boards: each with Xilinx </w:t>
      </w:r>
      <w:commentRangeStart w:id="197"/>
      <w:r>
        <w:t>Spartan-6 FPGA</w:t>
      </w:r>
      <w:commentRangeEnd w:id="197"/>
      <w:r w:rsidR="00DD39CE">
        <w:rPr>
          <w:rStyle w:val="CommentReference"/>
        </w:rPr>
        <w:commentReference w:id="197"/>
      </w:r>
      <w:r>
        <w:t xml:space="preserve">, 4 high-speed ADC channels, 2 DAC channels, 3 RF </w:t>
      </w:r>
      <w:proofErr w:type="gramStart"/>
      <w:r>
        <w:t>channel</w:t>
      </w:r>
      <w:proofErr w:type="gramEnd"/>
      <w:r>
        <w:t>.</w:t>
      </w:r>
    </w:p>
    <w:p w14:paraId="098B1037" w14:textId="77777777" w:rsidR="009350C1" w:rsidRDefault="00000000">
      <w:pPr>
        <w:pStyle w:val="ListParagraph"/>
        <w:numPr>
          <w:ilvl w:val="0"/>
          <w:numId w:val="3"/>
        </w:numPr>
        <w:spacing w:before="40" w:after="40"/>
      </w:pPr>
      <w:r>
        <w:t>LO/Interconnect module: divide-and-mix LO synthesis for low phase noise, RF reference distribution, output amplification/filtering, interlock logic</w:t>
      </w:r>
    </w:p>
    <w:p w14:paraId="36F9B16C" w14:textId="77777777" w:rsidR="009350C1" w:rsidRDefault="00000000">
      <w:pPr>
        <w:pStyle w:val="ListParagraph"/>
        <w:numPr>
          <w:ilvl w:val="0"/>
          <w:numId w:val="3"/>
        </w:numPr>
        <w:spacing w:before="40" w:after="40"/>
      </w:pPr>
      <w:r>
        <w:t>Linux SBC (mini-ITX): runs the built-in EPICS IOC (</w:t>
      </w:r>
      <w:commentRangeStart w:id="198"/>
      <w:r>
        <w:t>EPICS Base 3.14</w:t>
      </w:r>
      <w:commentRangeEnd w:id="198"/>
      <w:r w:rsidR="00DD39CE">
        <w:rPr>
          <w:rStyle w:val="CommentReference"/>
        </w:rPr>
        <w:commentReference w:id="198"/>
      </w:r>
      <w:r>
        <w:t>)</w:t>
      </w:r>
    </w:p>
    <w:p w14:paraId="241852DA" w14:textId="77777777" w:rsidR="009350C1" w:rsidRDefault="00000000">
      <w:pPr>
        <w:pStyle w:val="ListParagraph"/>
        <w:numPr>
          <w:ilvl w:val="0"/>
          <w:numId w:val="3"/>
        </w:numPr>
        <w:spacing w:before="40" w:after="40"/>
      </w:pPr>
      <w:r>
        <w:t>Thermal stabilization: aluminum cold plate with 3 TEC modules under PID control, only available to board1&amp;2</w:t>
      </w:r>
    </w:p>
    <w:p w14:paraId="542F4E22" w14:textId="77777777" w:rsidR="009350C1" w:rsidRDefault="00000000">
      <w:pPr>
        <w:pStyle w:val="ListParagraph"/>
        <w:numPr>
          <w:ilvl w:val="0"/>
          <w:numId w:val="3"/>
        </w:numPr>
        <w:spacing w:before="40" w:after="40"/>
      </w:pPr>
      <w:r>
        <w:t>Power supply: 90-264 VAC auto-ranging</w:t>
      </w:r>
    </w:p>
    <w:p w14:paraId="35D55F7F" w14:textId="77777777" w:rsidR="009350C1" w:rsidRDefault="00000000">
      <w:pPr>
        <w:pStyle w:val="ListParagraph"/>
        <w:numPr>
          <w:ilvl w:val="0"/>
          <w:numId w:val="3"/>
        </w:numPr>
        <w:spacing w:before="40" w:after="40"/>
      </w:pPr>
      <w:r>
        <w:t>3U 19" rack chassis</w:t>
      </w:r>
    </w:p>
    <w:p w14:paraId="55BD4940" w14:textId="77777777" w:rsidR="009350C1" w:rsidRDefault="00000000">
      <w:pPr>
        <w:spacing w:before="60" w:after="80"/>
      </w:pPr>
      <w:r>
        <w:rPr>
          <w:b/>
          <w:bCs/>
          <w:color w:val="000000"/>
        </w:rPr>
        <w:t>LO Frequency Plan (LLRF9/476)</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880"/>
        <w:gridCol w:w="3120"/>
      </w:tblGrid>
      <w:tr w:rsidR="009350C1" w14:paraId="4B5D0E45"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9B00C57" w14:textId="77777777" w:rsidR="009350C1" w:rsidRDefault="00000000">
            <w:r>
              <w:rPr>
                <w:b/>
                <w:bCs/>
                <w:color w:val="FFFFFF"/>
                <w:sz w:val="18"/>
                <w:szCs w:val="18"/>
              </w:rPr>
              <w:t>Signal</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1D65B9E" w14:textId="77777777" w:rsidR="009350C1" w:rsidRDefault="00000000">
            <w:r>
              <w:rPr>
                <w:b/>
                <w:bCs/>
                <w:color w:val="FFFFFF"/>
                <w:sz w:val="18"/>
                <w:szCs w:val="18"/>
              </w:rPr>
              <w:t>Ratio to f_rf</w:t>
            </w:r>
          </w:p>
        </w:tc>
        <w:tc>
          <w:tcPr>
            <w:tcW w:w="31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7859976" w14:textId="77777777" w:rsidR="009350C1" w:rsidRDefault="00000000">
            <w:r>
              <w:rPr>
                <w:b/>
                <w:bCs/>
                <w:color w:val="FFFFFF"/>
                <w:sz w:val="18"/>
                <w:szCs w:val="18"/>
              </w:rPr>
              <w:t>Frequency (MHz)</w:t>
            </w:r>
          </w:p>
        </w:tc>
      </w:tr>
      <w:tr w:rsidR="009350C1" w14:paraId="52001474"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BF95511" w14:textId="77777777" w:rsidR="009350C1" w:rsidRDefault="00000000">
            <w:r>
              <w:rPr>
                <w:color w:val="000000"/>
                <w:sz w:val="18"/>
                <w:szCs w:val="18"/>
              </w:rPr>
              <w:t>Reference (f_rf)</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7414B83" w14:textId="77777777" w:rsidR="009350C1" w:rsidRDefault="00000000">
            <w:r>
              <w:rPr>
                <w:color w:val="000000"/>
                <w:sz w:val="18"/>
                <w:szCs w:val="18"/>
              </w:rPr>
              <w:t>1</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EFAAE5D" w14:textId="77777777" w:rsidR="009350C1" w:rsidRDefault="00000000">
            <w:commentRangeStart w:id="199"/>
            <w:r>
              <w:rPr>
                <w:color w:val="000000"/>
                <w:sz w:val="18"/>
                <w:szCs w:val="18"/>
              </w:rPr>
              <w:t>476.000</w:t>
            </w:r>
            <w:commentRangeEnd w:id="199"/>
            <w:r w:rsidR="00DD39CE">
              <w:rPr>
                <w:rStyle w:val="CommentReference"/>
              </w:rPr>
              <w:commentReference w:id="199"/>
            </w:r>
          </w:p>
        </w:tc>
      </w:tr>
      <w:tr w:rsidR="009350C1" w14:paraId="08D740E8"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81D8AD8" w14:textId="77777777" w:rsidR="009350C1" w:rsidRDefault="00000000">
            <w:r>
              <w:rPr>
                <w:color w:val="000000"/>
                <w:sz w:val="18"/>
                <w:szCs w:val="18"/>
              </w:rPr>
              <w:t>IF</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0645F1A" w14:textId="77777777" w:rsidR="009350C1" w:rsidRDefault="00000000">
            <w:r>
              <w:rPr>
                <w:color w:val="000000"/>
                <w:sz w:val="18"/>
                <w:szCs w:val="18"/>
              </w:rPr>
              <w:t>1/12</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5A15218" w14:textId="77777777" w:rsidR="009350C1" w:rsidRDefault="00000000">
            <w:r>
              <w:rPr>
                <w:color w:val="000000"/>
                <w:sz w:val="18"/>
                <w:szCs w:val="18"/>
              </w:rPr>
              <w:t>39.667</w:t>
            </w:r>
          </w:p>
        </w:tc>
      </w:tr>
      <w:tr w:rsidR="009350C1" w14:paraId="333B13D9"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4E1C41F" w14:textId="77777777" w:rsidR="009350C1" w:rsidRDefault="00000000">
            <w:r>
              <w:rPr>
                <w:color w:val="000000"/>
                <w:sz w:val="18"/>
                <w:szCs w:val="18"/>
              </w:rPr>
              <w:t>Local Oscillator</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42DA9D0" w14:textId="77777777" w:rsidR="009350C1" w:rsidRDefault="00000000">
            <w:r>
              <w:rPr>
                <w:color w:val="000000"/>
                <w:sz w:val="18"/>
                <w:szCs w:val="18"/>
              </w:rPr>
              <w:t>11/12</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6D84E28" w14:textId="77777777" w:rsidR="009350C1" w:rsidRDefault="00000000">
            <w:r>
              <w:rPr>
                <w:color w:val="000000"/>
                <w:sz w:val="18"/>
                <w:szCs w:val="18"/>
              </w:rPr>
              <w:t>436.333</w:t>
            </w:r>
          </w:p>
        </w:tc>
      </w:tr>
      <w:tr w:rsidR="009350C1" w14:paraId="7C467280"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7531F6" w14:textId="77777777" w:rsidR="009350C1" w:rsidRDefault="00000000">
            <w:r>
              <w:rPr>
                <w:color w:val="000000"/>
                <w:sz w:val="18"/>
                <w:szCs w:val="18"/>
              </w:rPr>
              <w:t>ADC Clock</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70AAB2B" w14:textId="77777777" w:rsidR="009350C1" w:rsidRDefault="00000000">
            <w:r>
              <w:rPr>
                <w:color w:val="000000"/>
                <w:sz w:val="18"/>
                <w:szCs w:val="18"/>
              </w:rPr>
              <w:t>11/48</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F5573C1" w14:textId="77777777" w:rsidR="009350C1" w:rsidRDefault="00000000">
            <w:r>
              <w:rPr>
                <w:color w:val="000000"/>
                <w:sz w:val="18"/>
                <w:szCs w:val="18"/>
              </w:rPr>
              <w:t>109.083</w:t>
            </w:r>
          </w:p>
        </w:tc>
      </w:tr>
      <w:tr w:rsidR="009350C1" w14:paraId="3BA0FE89"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A38BF7" w14:textId="77777777" w:rsidR="009350C1" w:rsidRDefault="00000000">
            <w:r>
              <w:rPr>
                <w:color w:val="000000"/>
                <w:sz w:val="18"/>
                <w:szCs w:val="18"/>
              </w:rPr>
              <w:t>DAC Clock</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E3D591F" w14:textId="77777777" w:rsidR="009350C1" w:rsidRDefault="00000000">
            <w:r>
              <w:rPr>
                <w:color w:val="000000"/>
                <w:sz w:val="18"/>
                <w:szCs w:val="18"/>
              </w:rPr>
              <w:t>11/24</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290E4A8" w14:textId="77777777" w:rsidR="009350C1" w:rsidRDefault="00000000">
            <w:r>
              <w:rPr>
                <w:color w:val="000000"/>
                <w:sz w:val="18"/>
                <w:szCs w:val="18"/>
              </w:rPr>
              <w:t>218.167</w:t>
            </w:r>
          </w:p>
        </w:tc>
      </w:tr>
    </w:tbl>
    <w:p w14:paraId="2A51B133" w14:textId="77777777" w:rsidR="009350C1" w:rsidRDefault="009350C1">
      <w:pPr>
        <w:spacing w:before="60"/>
      </w:pPr>
    </w:p>
    <w:p w14:paraId="1B07CCCB" w14:textId="77777777" w:rsidR="009350C1" w:rsidRDefault="00000000">
      <w:pPr>
        <w:spacing w:before="60" w:after="80"/>
      </w:pPr>
      <w:r>
        <w:rPr>
          <w:b/>
          <w:bCs/>
          <w:color w:val="000000"/>
        </w:rPr>
        <w:t>Auxiliary I/O per unit</w:t>
      </w:r>
      <w:r>
        <w:rPr>
          <w:color w:val="000000"/>
        </w:rPr>
        <w:t>:</w:t>
      </w:r>
    </w:p>
    <w:p w14:paraId="1548445E" w14:textId="77777777" w:rsidR="009350C1" w:rsidRDefault="00000000">
      <w:pPr>
        <w:pStyle w:val="ListParagraph"/>
        <w:numPr>
          <w:ilvl w:val="0"/>
          <w:numId w:val="3"/>
        </w:numPr>
        <w:spacing w:before="40" w:after="40"/>
      </w:pPr>
      <w:r>
        <w:t>8 slow ADC channels (12-bit, selectable ranges, galvanically isolated)</w:t>
      </w:r>
    </w:p>
    <w:p w14:paraId="10737B9B" w14:textId="77777777" w:rsidR="009350C1" w:rsidRDefault="00000000">
      <w:pPr>
        <w:pStyle w:val="ListParagraph"/>
        <w:numPr>
          <w:ilvl w:val="0"/>
          <w:numId w:val="3"/>
        </w:numPr>
        <w:spacing w:before="40" w:after="40"/>
      </w:pPr>
      <w:r>
        <w:t>12 slow DAC outputs (AD5644)</w:t>
      </w:r>
    </w:p>
    <w:p w14:paraId="3959984A" w14:textId="77777777" w:rsidR="009350C1" w:rsidRDefault="00000000">
      <w:pPr>
        <w:pStyle w:val="ListParagraph"/>
        <w:numPr>
          <w:ilvl w:val="0"/>
          <w:numId w:val="3"/>
        </w:numPr>
        <w:spacing w:before="40" w:after="40"/>
      </w:pPr>
      <w:r>
        <w:t>Opto-isolated interlock input (3.3V/5V/24V selectable)</w:t>
      </w:r>
    </w:p>
    <w:p w14:paraId="3D342474" w14:textId="77777777" w:rsidR="009350C1" w:rsidRDefault="00000000">
      <w:pPr>
        <w:pStyle w:val="ListParagraph"/>
        <w:numPr>
          <w:ilvl w:val="0"/>
          <w:numId w:val="3"/>
        </w:numPr>
        <w:spacing w:before="40" w:after="40"/>
      </w:pPr>
      <w:r>
        <w:t>Interlock output (+4.75V high / &lt;0.1V tripped, 220 Ω)</w:t>
      </w:r>
    </w:p>
    <w:p w14:paraId="14673A41" w14:textId="77777777" w:rsidR="009350C1" w:rsidRDefault="00000000">
      <w:pPr>
        <w:pStyle w:val="ListParagraph"/>
        <w:numPr>
          <w:ilvl w:val="0"/>
          <w:numId w:val="3"/>
        </w:numPr>
        <w:spacing w:before="40" w:after="40"/>
      </w:pPr>
      <w:r>
        <w:t>Two opto-isolated trigger inputs</w:t>
      </w:r>
    </w:p>
    <w:p w14:paraId="5732875C" w14:textId="77777777" w:rsidR="009350C1" w:rsidRDefault="00000000">
      <w:pPr>
        <w:pStyle w:val="Heading2"/>
      </w:pPr>
      <w:bookmarkStart w:id="200" w:name="_Toc223702678"/>
      <w:r>
        <w:t>5.3 Two-Unit Configuration for SPEAR3</w:t>
      </w:r>
      <w:bookmarkEnd w:id="200"/>
    </w:p>
    <w:p w14:paraId="487FB3A8" w14:textId="77777777" w:rsidR="009350C1" w:rsidRDefault="00000000">
      <w:pPr>
        <w:spacing w:before="60" w:after="80"/>
      </w:pPr>
      <w:r>
        <w:rPr>
          <w:b/>
          <w:bCs/>
          <w:color w:val="000000"/>
        </w:rPr>
        <w:lastRenderedPageBreak/>
        <w:t>Unit 1 — Field Control &amp; Tuner Loops</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415"/>
        <w:gridCol w:w="1412"/>
        <w:gridCol w:w="1412"/>
        <w:gridCol w:w="1409"/>
        <w:gridCol w:w="1650"/>
        <w:gridCol w:w="1301"/>
      </w:tblGrid>
      <w:tr w:rsidR="009350C1" w14:paraId="4DCB8601"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61C08B3" w14:textId="77777777" w:rsidR="009350C1" w:rsidRDefault="00000000">
            <w:r>
              <w:rPr>
                <w:b/>
                <w:bCs/>
                <w:color w:val="FFFFFF"/>
                <w:sz w:val="18"/>
                <w:szCs w:val="18"/>
              </w:rPr>
              <w:t>Board</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C869E9B" w14:textId="77777777" w:rsidR="009350C1" w:rsidRDefault="00000000">
            <w:r>
              <w:rPr>
                <w:b/>
                <w:bCs/>
                <w:color w:val="FFFFFF"/>
                <w:sz w:val="18"/>
                <w:szCs w:val="18"/>
              </w:rPr>
              <w:t>Ch0 (Ref)</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37F8982" w14:textId="77777777" w:rsidR="009350C1" w:rsidRDefault="00000000">
            <w:r>
              <w:rPr>
                <w:b/>
                <w:bCs/>
                <w:color w:val="FFFFFF"/>
                <w:sz w:val="18"/>
                <w:szCs w:val="18"/>
              </w:rPr>
              <w:t>Ch1</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ECB1AF7" w14:textId="77777777" w:rsidR="009350C1" w:rsidRDefault="00000000">
            <w:r>
              <w:rPr>
                <w:b/>
                <w:bCs/>
                <w:color w:val="FFFFFF"/>
                <w:sz w:val="18"/>
                <w:szCs w:val="18"/>
              </w:rPr>
              <w:t>Ch2</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0D64E4D" w14:textId="77777777" w:rsidR="009350C1" w:rsidRDefault="00000000">
            <w:r>
              <w:rPr>
                <w:b/>
                <w:bCs/>
                <w:color w:val="FFFFFF"/>
                <w:sz w:val="18"/>
                <w:szCs w:val="18"/>
              </w:rPr>
              <w:t>Ch3</w:t>
            </w:r>
          </w:p>
        </w:tc>
        <w:tc>
          <w:tcPr>
            <w:tcW w:w="1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88687EA" w14:textId="77777777" w:rsidR="009350C1" w:rsidRDefault="00000000">
            <w:r>
              <w:rPr>
                <w:b/>
                <w:bCs/>
                <w:color w:val="FFFFFF"/>
                <w:sz w:val="18"/>
                <w:szCs w:val="18"/>
              </w:rPr>
              <w:t>Output</w:t>
            </w:r>
          </w:p>
        </w:tc>
        <w:tc>
          <w:tcPr>
            <w:tcW w:w="1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C18C85E" w14:textId="77777777" w:rsidR="009350C1" w:rsidRDefault="00000000">
            <w:r>
              <w:rPr>
                <w:b/>
                <w:bCs/>
                <w:color w:val="FFFFFF"/>
                <w:sz w:val="18"/>
                <w:szCs w:val="18"/>
              </w:rPr>
              <w:t>Thermal Stabilization</w:t>
            </w:r>
          </w:p>
        </w:tc>
      </w:tr>
      <w:tr w:rsidR="009350C1" w14:paraId="497CB343"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3E0B5A0" w14:textId="77777777" w:rsidR="009350C1" w:rsidRDefault="00000000">
            <w:r>
              <w:rPr>
                <w:color w:val="000000"/>
                <w:sz w:val="18"/>
                <w:szCs w:val="18"/>
              </w:rPr>
              <w:t>BRD1</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EA465C3" w14:textId="77777777" w:rsidR="009350C1" w:rsidRDefault="00000000">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3E0AAE0" w14:textId="77777777" w:rsidR="009350C1" w:rsidRDefault="00000000">
            <w:r>
              <w:rPr>
                <w:color w:val="000000"/>
                <w:sz w:val="18"/>
                <w:szCs w:val="18"/>
              </w:rPr>
              <w:t>Cav A Probe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D0846B1" w14:textId="77777777" w:rsidR="009350C1" w:rsidRDefault="00000000">
            <w:r>
              <w:rPr>
                <w:color w:val="000000"/>
                <w:sz w:val="18"/>
                <w:szCs w:val="18"/>
              </w:rPr>
              <w:t>Cav B Probe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18CBCC2" w14:textId="77777777" w:rsidR="009350C1" w:rsidRDefault="00000000">
            <w:r>
              <w:rPr>
                <w:color w:val="000000"/>
                <w:sz w:val="18"/>
                <w:szCs w:val="18"/>
              </w:rPr>
              <w:t>Cav A Fwd</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F322AC1" w14:textId="77777777" w:rsidR="009350C1" w:rsidRDefault="00000000">
            <w:r>
              <w:rPr>
                <w:color w:val="000000"/>
                <w:sz w:val="18"/>
                <w:szCs w:val="18"/>
              </w:rPr>
              <w:t>Klystron Drive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29F0482" w14:textId="77777777" w:rsidR="009350C1" w:rsidRDefault="00000000">
            <w:r>
              <w:rPr>
                <w:color w:val="000000"/>
                <w:sz w:val="18"/>
                <w:szCs w:val="18"/>
              </w:rPr>
              <w:t>Y</w:t>
            </w:r>
          </w:p>
        </w:tc>
      </w:tr>
      <w:tr w:rsidR="009350C1" w14:paraId="337B58F3"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FF5E87B" w14:textId="77777777" w:rsidR="009350C1" w:rsidRDefault="00000000">
            <w:r>
              <w:rPr>
                <w:color w:val="000000"/>
                <w:sz w:val="18"/>
                <w:szCs w:val="18"/>
              </w:rPr>
              <w:t>BRD2</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7E49A0A" w14:textId="77777777" w:rsidR="009350C1" w:rsidRDefault="00000000">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F645EE" w14:textId="77777777" w:rsidR="009350C1" w:rsidRDefault="00000000">
            <w:r>
              <w:rPr>
                <w:color w:val="000000"/>
                <w:sz w:val="18"/>
                <w:szCs w:val="18"/>
              </w:rPr>
              <w:t>Cav C Probe</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DE57C34" w14:textId="77777777" w:rsidR="009350C1" w:rsidRDefault="00000000">
            <w:r>
              <w:rPr>
                <w:color w:val="000000"/>
                <w:sz w:val="18"/>
                <w:szCs w:val="18"/>
              </w:rPr>
              <w:t>Cav C Fwd</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7DA87F8" w14:textId="77777777" w:rsidR="009350C1" w:rsidRDefault="00000000">
            <w:r>
              <w:rPr>
                <w:color w:val="000000"/>
                <w:sz w:val="18"/>
                <w:szCs w:val="18"/>
              </w:rPr>
              <w:t>Cav B Fwd</w:t>
            </w:r>
          </w:p>
        </w:tc>
        <w:tc>
          <w:tcPr>
            <w:tcW w:w="1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59F0DF5" w14:textId="77777777" w:rsidR="009350C1" w:rsidRDefault="00000000">
            <w:r>
              <w:rPr>
                <w:color w:val="000000"/>
                <w:sz w:val="18"/>
                <w:szCs w:val="18"/>
              </w:rPr>
              <w:t>(Spare / Monitor)</w:t>
            </w:r>
          </w:p>
        </w:tc>
        <w:tc>
          <w:tcPr>
            <w:tcW w:w="1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1E75A2D" w14:textId="77777777" w:rsidR="009350C1" w:rsidRDefault="00000000">
            <w:r>
              <w:rPr>
                <w:color w:val="000000"/>
                <w:sz w:val="18"/>
                <w:szCs w:val="18"/>
              </w:rPr>
              <w:t>Y</w:t>
            </w:r>
          </w:p>
        </w:tc>
      </w:tr>
      <w:tr w:rsidR="009350C1" w14:paraId="35FA9A27"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E102BA2" w14:textId="77777777" w:rsidR="009350C1" w:rsidRDefault="00000000">
            <w:r>
              <w:rPr>
                <w:color w:val="000000"/>
                <w:sz w:val="18"/>
                <w:szCs w:val="18"/>
              </w:rPr>
              <w:t>BRD3</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66B905" w14:textId="77777777" w:rsidR="009350C1" w:rsidRDefault="00000000">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8D4E67C" w14:textId="77777777" w:rsidR="009350C1" w:rsidRDefault="00000000">
            <w:r>
              <w:rPr>
                <w:color w:val="000000"/>
                <w:sz w:val="18"/>
                <w:szCs w:val="18"/>
              </w:rPr>
              <w:t>WG Load 1 Fwd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A9AEBA7" w14:textId="77777777" w:rsidR="009350C1" w:rsidRDefault="00000000">
            <w:r>
              <w:rPr>
                <w:color w:val="000000"/>
                <w:sz w:val="18"/>
                <w:szCs w:val="18"/>
              </w:rPr>
              <w:t>WG Load 2 Fwd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44F3FE1" w14:textId="77777777" w:rsidR="009350C1" w:rsidRDefault="00000000">
            <w:r>
              <w:rPr>
                <w:color w:val="000000"/>
                <w:sz w:val="18"/>
                <w:szCs w:val="18"/>
              </w:rPr>
              <w:t>WG Load 3 Fwd</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F528F40" w14:textId="77777777" w:rsidR="009350C1" w:rsidRDefault="00000000">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D4E7566" w14:textId="77777777" w:rsidR="009350C1" w:rsidRDefault="00000000">
            <w:r>
              <w:rPr>
                <w:color w:val="000000"/>
                <w:sz w:val="18"/>
                <w:szCs w:val="18"/>
              </w:rPr>
              <w:t>N</w:t>
            </w:r>
          </w:p>
        </w:tc>
      </w:tr>
    </w:tbl>
    <w:p w14:paraId="69F8AAAC" w14:textId="77777777" w:rsidR="009350C1" w:rsidRDefault="009350C1">
      <w:pPr>
        <w:spacing w:before="60"/>
      </w:pPr>
    </w:p>
    <w:p w14:paraId="03B886E4" w14:textId="77777777" w:rsidR="009350C1" w:rsidRDefault="00000000">
      <w:pPr>
        <w:pStyle w:val="ListParagraph"/>
        <w:numPr>
          <w:ilvl w:val="0"/>
          <w:numId w:val="3"/>
        </w:numPr>
        <w:spacing w:before="40" w:after="40"/>
      </w:pPr>
      <w:commentRangeStart w:id="201"/>
      <w:r>
        <w:rPr>
          <w:b/>
          <w:bCs/>
          <w:color w:val="000000"/>
        </w:rPr>
        <w:t>Primary vector sum</w:t>
      </w:r>
      <w:r>
        <w:rPr>
          <w:color w:val="000000"/>
        </w:rPr>
        <w:t>: Only Cavities A &amp; B (on BRD1, same board as output) participate in the 270 ns direct feedback loop for klystron drive</w:t>
      </w:r>
    </w:p>
    <w:p w14:paraId="591B9CB6" w14:textId="77777777" w:rsidR="009350C1" w:rsidRDefault="00000000">
      <w:pPr>
        <w:pStyle w:val="ListParagraph"/>
        <w:numPr>
          <w:ilvl w:val="0"/>
          <w:numId w:val="3"/>
        </w:numPr>
        <w:spacing w:before="40" w:after="40"/>
      </w:pPr>
      <w:r>
        <w:rPr>
          <w:b/>
          <w:bCs/>
          <w:color w:val="000000"/>
        </w:rPr>
        <w:t>Critical constraint</w:t>
      </w:r>
      <w:r>
        <w:rPr>
          <w:color w:val="000000"/>
        </w:rPr>
        <w:t>: Cavities C &amp; D are monitored but NOT in the main fast feedback loop</w:t>
      </w:r>
      <w:commentRangeEnd w:id="201"/>
      <w:r w:rsidR="00E606CE">
        <w:rPr>
          <w:rStyle w:val="CommentReference"/>
        </w:rPr>
        <w:commentReference w:id="201"/>
      </w:r>
    </w:p>
    <w:p w14:paraId="1357E1B0" w14:textId="77777777" w:rsidR="009350C1" w:rsidRDefault="00000000">
      <w:pPr>
        <w:pStyle w:val="ListParagraph"/>
        <w:numPr>
          <w:ilvl w:val="0"/>
          <w:numId w:val="3"/>
        </w:numPr>
        <w:spacing w:before="40" w:after="40"/>
      </w:pPr>
      <w:r>
        <w:t>Tuner phase data: All 4 cavity probe phases available at 10 Hz for tuner control</w:t>
      </w:r>
    </w:p>
    <w:p w14:paraId="2D79E22C" w14:textId="77777777" w:rsidR="009350C1" w:rsidRDefault="00000000">
      <w:pPr>
        <w:pStyle w:val="ListParagraph"/>
        <w:numPr>
          <w:ilvl w:val="0"/>
          <w:numId w:val="3"/>
        </w:numPr>
        <w:spacing w:before="40" w:after="40"/>
      </w:pPr>
      <w:r>
        <w:t>BRD3: Monitors the three waveguide load forward power signals (WG Load 1, 2, 3); RF connections on rear panel only; no thermal stabilization</w:t>
      </w:r>
    </w:p>
    <w:p w14:paraId="37E68588" w14:textId="77777777" w:rsidR="009350C1" w:rsidRDefault="009350C1">
      <w:pPr>
        <w:spacing w:before="60"/>
      </w:pPr>
    </w:p>
    <w:p w14:paraId="219D7A31" w14:textId="77777777" w:rsidR="009350C1" w:rsidRDefault="00000000">
      <w:pPr>
        <w:spacing w:before="60" w:after="80"/>
      </w:pPr>
      <w:r>
        <w:rPr>
          <w:b/>
          <w:bCs/>
          <w:color w:val="000000"/>
        </w:rPr>
        <w:t>Unit 2 — Monitoring &amp; Interlocks</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417"/>
        <w:gridCol w:w="1414"/>
        <w:gridCol w:w="1409"/>
        <w:gridCol w:w="1409"/>
        <w:gridCol w:w="1649"/>
        <w:gridCol w:w="1301"/>
      </w:tblGrid>
      <w:tr w:rsidR="009350C1" w14:paraId="73E7CAC4"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1655DBA" w14:textId="77777777" w:rsidR="009350C1" w:rsidRDefault="00000000">
            <w:r>
              <w:rPr>
                <w:b/>
                <w:bCs/>
                <w:color w:val="FFFFFF"/>
                <w:sz w:val="18"/>
                <w:szCs w:val="18"/>
              </w:rPr>
              <w:t>Board</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8C97DB1" w14:textId="77777777" w:rsidR="009350C1" w:rsidRDefault="00000000">
            <w:r>
              <w:rPr>
                <w:b/>
                <w:bCs/>
                <w:color w:val="FFFFFF"/>
                <w:sz w:val="18"/>
                <w:szCs w:val="18"/>
              </w:rPr>
              <w:t>Ch0 (Ref)</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4E7AFF8" w14:textId="77777777" w:rsidR="009350C1" w:rsidRDefault="00000000">
            <w:r>
              <w:rPr>
                <w:b/>
                <w:bCs/>
                <w:color w:val="FFFFFF"/>
                <w:sz w:val="18"/>
                <w:szCs w:val="18"/>
              </w:rPr>
              <w:t>Ch1</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7566734" w14:textId="77777777" w:rsidR="009350C1" w:rsidRDefault="00000000">
            <w:r>
              <w:rPr>
                <w:b/>
                <w:bCs/>
                <w:color w:val="FFFFFF"/>
                <w:sz w:val="18"/>
                <w:szCs w:val="18"/>
              </w:rPr>
              <w:t>Ch2</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8C212E0" w14:textId="77777777" w:rsidR="009350C1" w:rsidRDefault="00000000">
            <w:r>
              <w:rPr>
                <w:b/>
                <w:bCs/>
                <w:color w:val="FFFFFF"/>
                <w:sz w:val="18"/>
                <w:szCs w:val="18"/>
              </w:rPr>
              <w:t>Ch3</w:t>
            </w:r>
          </w:p>
        </w:tc>
        <w:tc>
          <w:tcPr>
            <w:tcW w:w="16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85B052D" w14:textId="77777777" w:rsidR="009350C1" w:rsidRDefault="00000000">
            <w:r>
              <w:rPr>
                <w:b/>
                <w:bCs/>
                <w:color w:val="FFFFFF"/>
                <w:sz w:val="18"/>
                <w:szCs w:val="18"/>
              </w:rPr>
              <w:t>Output</w:t>
            </w:r>
          </w:p>
        </w:tc>
        <w:tc>
          <w:tcPr>
            <w:tcW w:w="1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6E2551B" w14:textId="77777777" w:rsidR="009350C1" w:rsidRDefault="00000000">
            <w:r>
              <w:rPr>
                <w:b/>
                <w:bCs/>
                <w:color w:val="FFFFFF"/>
                <w:sz w:val="18"/>
                <w:szCs w:val="18"/>
              </w:rPr>
              <w:t>Thermal Stabilization</w:t>
            </w:r>
          </w:p>
        </w:tc>
      </w:tr>
      <w:tr w:rsidR="009350C1" w14:paraId="432AE1DC"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E5AB8DE" w14:textId="77777777" w:rsidR="009350C1" w:rsidRDefault="00000000">
            <w:r>
              <w:rPr>
                <w:color w:val="000000"/>
                <w:sz w:val="18"/>
                <w:szCs w:val="18"/>
              </w:rPr>
              <w:t>BRD1</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972D346" w14:textId="77777777" w:rsidR="009350C1" w:rsidRDefault="00000000">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51FE7DD" w14:textId="77777777" w:rsidR="009350C1" w:rsidRDefault="00000000">
            <w:r>
              <w:rPr>
                <w:color w:val="000000"/>
                <w:sz w:val="18"/>
                <w:szCs w:val="18"/>
              </w:rPr>
              <w:t>Cav D Probe</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40EF569" w14:textId="77777777" w:rsidR="009350C1" w:rsidRDefault="00000000">
            <w:r>
              <w:rPr>
                <w:color w:val="000000"/>
                <w:sz w:val="18"/>
                <w:szCs w:val="18"/>
              </w:rPr>
              <w:t>Cav D Fwd</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CE974BE" w14:textId="77777777" w:rsidR="009350C1" w:rsidRDefault="00000000">
            <w:r>
              <w:rPr>
                <w:color w:val="000000"/>
                <w:sz w:val="18"/>
                <w:szCs w:val="18"/>
              </w:rPr>
              <w:t>Drv Fwd</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3306E52" w14:textId="77777777" w:rsidR="009350C1" w:rsidRDefault="00000000">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4051CB4" w14:textId="77777777" w:rsidR="009350C1" w:rsidRDefault="00000000">
            <w:r>
              <w:rPr>
                <w:color w:val="000000"/>
                <w:sz w:val="18"/>
                <w:szCs w:val="18"/>
              </w:rPr>
              <w:t>Y</w:t>
            </w:r>
          </w:p>
        </w:tc>
      </w:tr>
      <w:tr w:rsidR="009350C1" w14:paraId="05B22FC9"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F277ECD" w14:textId="77777777" w:rsidR="009350C1" w:rsidRDefault="00000000">
            <w:r>
              <w:rPr>
                <w:color w:val="000000"/>
                <w:sz w:val="18"/>
                <w:szCs w:val="18"/>
              </w:rPr>
              <w:t>BRD2</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9385C10" w14:textId="77777777" w:rsidR="009350C1" w:rsidRDefault="00000000">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308044" w14:textId="77777777" w:rsidR="009350C1" w:rsidRDefault="00000000">
            <w:r>
              <w:rPr>
                <w:color w:val="000000"/>
                <w:sz w:val="18"/>
                <w:szCs w:val="18"/>
              </w:rPr>
              <w:t>Cav D Refl</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9B5A239" w14:textId="77777777" w:rsidR="009350C1" w:rsidRDefault="00000000">
            <w:r>
              <w:rPr>
                <w:color w:val="000000"/>
                <w:sz w:val="18"/>
                <w:szCs w:val="18"/>
              </w:rPr>
              <w:t>Kly Refl</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81D1F4D" w14:textId="77777777" w:rsidR="009350C1" w:rsidRDefault="00000000">
            <w:r>
              <w:rPr>
                <w:color w:val="000000"/>
                <w:sz w:val="18"/>
                <w:szCs w:val="18"/>
              </w:rPr>
              <w:t>Kly Fwd</w:t>
            </w:r>
          </w:p>
        </w:tc>
        <w:tc>
          <w:tcPr>
            <w:tcW w:w="16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046A876" w14:textId="77777777" w:rsidR="009350C1" w:rsidRDefault="00000000">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1B98864" w14:textId="77777777" w:rsidR="009350C1" w:rsidRDefault="00000000">
            <w:r>
              <w:rPr>
                <w:color w:val="000000"/>
                <w:sz w:val="18"/>
                <w:szCs w:val="18"/>
              </w:rPr>
              <w:t>Y</w:t>
            </w:r>
          </w:p>
        </w:tc>
      </w:tr>
      <w:tr w:rsidR="009350C1" w14:paraId="772B1C7C"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DFE220" w14:textId="77777777" w:rsidR="009350C1" w:rsidRDefault="00000000">
            <w:r>
              <w:rPr>
                <w:color w:val="000000"/>
                <w:sz w:val="18"/>
                <w:szCs w:val="18"/>
              </w:rPr>
              <w:t>BRD3</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AF2B0A0" w14:textId="77777777" w:rsidR="009350C1" w:rsidRDefault="00000000">
            <w:r>
              <w:rPr>
                <w:color w:val="000000"/>
                <w:sz w:val="18"/>
                <w:szCs w:val="18"/>
              </w:rPr>
              <w:t>Station Ref</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B6EE381" w14:textId="77777777" w:rsidR="009350C1" w:rsidRDefault="00000000">
            <w:r>
              <w:rPr>
                <w:color w:val="000000"/>
                <w:sz w:val="18"/>
                <w:szCs w:val="18"/>
              </w:rPr>
              <w:t>Cav A Refl</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81AD5F4" w14:textId="77777777" w:rsidR="009350C1" w:rsidRDefault="00000000">
            <w:r>
              <w:rPr>
                <w:color w:val="000000"/>
                <w:sz w:val="18"/>
                <w:szCs w:val="18"/>
              </w:rPr>
              <w:t>Cav B Refl</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88EE8D9" w14:textId="77777777" w:rsidR="009350C1" w:rsidRDefault="00000000">
            <w:r>
              <w:rPr>
                <w:color w:val="000000"/>
                <w:sz w:val="18"/>
                <w:szCs w:val="18"/>
              </w:rPr>
              <w:t>Cav C Refl</w:t>
            </w:r>
          </w:p>
        </w:tc>
        <w:tc>
          <w:tcPr>
            <w:tcW w:w="1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D87CCA9" w14:textId="77777777" w:rsidR="009350C1" w:rsidRDefault="00000000">
            <w:r>
              <w:rPr>
                <w:color w:val="000000"/>
                <w:sz w:val="18"/>
                <w:szCs w:val="18"/>
              </w:rPr>
              <w:t>(Not used)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C34496" w14:textId="77777777" w:rsidR="009350C1" w:rsidRDefault="00000000">
            <w:r>
              <w:rPr>
                <w:color w:val="000000"/>
                <w:sz w:val="18"/>
                <w:szCs w:val="18"/>
              </w:rPr>
              <w:t>N</w:t>
            </w:r>
          </w:p>
        </w:tc>
      </w:tr>
    </w:tbl>
    <w:p w14:paraId="4BF0B3C3" w14:textId="77777777" w:rsidR="009350C1" w:rsidRDefault="009350C1">
      <w:pPr>
        <w:spacing w:before="60"/>
      </w:pPr>
    </w:p>
    <w:p w14:paraId="6C2D1D46" w14:textId="77777777" w:rsidR="009350C1" w:rsidRDefault="00000000">
      <w:pPr>
        <w:pStyle w:val="ListParagraph"/>
        <w:numPr>
          <w:ilvl w:val="0"/>
          <w:numId w:val="3"/>
        </w:numPr>
        <w:spacing w:before="40" w:after="40"/>
      </w:pPr>
      <w:r>
        <w:t>Reflected power monitoring: All 4 cavity reflected + klystron reflected for arc/mismatch detection</w:t>
      </w:r>
    </w:p>
    <w:p w14:paraId="19C8F3AE" w14:textId="77777777" w:rsidR="009350C1" w:rsidRDefault="00000000">
      <w:pPr>
        <w:pStyle w:val="ListParagraph"/>
        <w:numPr>
          <w:ilvl w:val="0"/>
          <w:numId w:val="3"/>
        </w:numPr>
        <w:spacing w:before="40" w:after="40"/>
      </w:pPr>
      <w:r>
        <w:t>Interlock chain: Reflected power events → Unit 2 interlock output → Interface Chassis → disables Unit 1 drive</w:t>
      </w:r>
    </w:p>
    <w:p w14:paraId="4D390764" w14:textId="77777777" w:rsidR="009350C1" w:rsidRDefault="00000000">
      <w:pPr>
        <w:pStyle w:val="ListParagraph"/>
        <w:numPr>
          <w:ilvl w:val="0"/>
          <w:numId w:val="3"/>
        </w:numPr>
        <w:spacing w:before="40" w:after="40"/>
      </w:pPr>
      <w:r>
        <w:t>No drive output required from Unit 2</w:t>
      </w:r>
    </w:p>
    <w:p w14:paraId="1FDD757A" w14:textId="77777777" w:rsidR="009350C1" w:rsidRDefault="00000000">
      <w:pPr>
        <w:pBdr>
          <w:left w:val="single" w:sz="8" w:space="8" w:color="2E75B6"/>
        </w:pBdr>
        <w:shd w:val="clear" w:color="auto" w:fill="EEF5FB"/>
        <w:spacing w:before="80" w:after="80"/>
        <w:ind w:left="360"/>
      </w:pPr>
      <w:r>
        <w:rPr>
          <w:i/>
          <w:iCs/>
          <w:color w:val="1F497D"/>
          <w:sz w:val="18"/>
          <w:szCs w:val="18"/>
        </w:rPr>
        <w:t>Remaining RF signals: The 6 signals not covered by the two LLRF9 units (Circulator Load Fwd/Refl, Station Reference, WG Load 1/2/3 Reflected) are monitored by the Waveform Buffer System — see Section 11.</w:t>
      </w:r>
    </w:p>
    <w:p w14:paraId="0DF07D40" w14:textId="77777777" w:rsidR="009350C1" w:rsidRDefault="00000000">
      <w:pPr>
        <w:pStyle w:val="Heading2"/>
      </w:pPr>
      <w:bookmarkStart w:id="202" w:name="_Toc223702679"/>
      <w:r>
        <w:t>5.4 Key Performance Specifications</w:t>
      </w:r>
      <w:bookmarkEnd w:id="2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9350C1" w14:paraId="7D4CECCC"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E01AF01" w14:textId="77777777" w:rsidR="009350C1" w:rsidRDefault="00000000">
            <w:r>
              <w:rPr>
                <w:b/>
                <w:bCs/>
                <w:color w:val="FFFFFF"/>
                <w:sz w:val="18"/>
                <w:szCs w:val="18"/>
              </w:rPr>
              <w:t>Parameter</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1A3A065" w14:textId="77777777" w:rsidR="009350C1" w:rsidRDefault="00000000">
            <w:r>
              <w:rPr>
                <w:b/>
                <w:bCs/>
                <w:color w:val="FFFFFF"/>
                <w:sz w:val="18"/>
                <w:szCs w:val="18"/>
              </w:rPr>
              <w:t>Value</w:t>
            </w:r>
          </w:p>
        </w:tc>
      </w:tr>
      <w:tr w:rsidR="009350C1" w14:paraId="37EB050D"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B255177" w14:textId="77777777" w:rsidR="009350C1" w:rsidRDefault="00000000">
            <w:r>
              <w:rPr>
                <w:color w:val="000000"/>
                <w:sz w:val="18"/>
                <w:szCs w:val="18"/>
              </w:rPr>
              <w:t>Direct loop delay</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1B2EAEB" w14:textId="77777777" w:rsidR="009350C1" w:rsidRDefault="00000000">
            <w:r>
              <w:rPr>
                <w:color w:val="000000"/>
                <w:sz w:val="18"/>
                <w:szCs w:val="18"/>
              </w:rPr>
              <w:t>270 ns</w:t>
            </w:r>
          </w:p>
        </w:tc>
      </w:tr>
      <w:tr w:rsidR="009350C1" w14:paraId="02F19556"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E2D88BB" w14:textId="77777777" w:rsidR="009350C1" w:rsidRDefault="00000000">
            <w:r>
              <w:rPr>
                <w:color w:val="000000"/>
                <w:sz w:val="18"/>
                <w:szCs w:val="18"/>
              </w:rPr>
              <w:t>RF input channels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3E352F0" w14:textId="77777777" w:rsidR="009350C1" w:rsidRDefault="00000000">
            <w:r>
              <w:rPr>
                <w:color w:val="000000"/>
                <w:sz w:val="18"/>
                <w:szCs w:val="18"/>
              </w:rPr>
              <w:t>9 per unit (18 total)</w:t>
            </w:r>
          </w:p>
        </w:tc>
      </w:tr>
      <w:tr w:rsidR="009350C1" w14:paraId="46200252"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8FAB70C" w14:textId="77777777" w:rsidR="009350C1" w:rsidRDefault="00000000">
            <w:r>
              <w:rPr>
                <w:color w:val="000000"/>
                <w:sz w:val="18"/>
                <w:szCs w:val="18"/>
              </w:rPr>
              <w:t>RF input range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54D00AF" w14:textId="77777777" w:rsidR="009350C1" w:rsidRDefault="00000000">
            <w:r>
              <w:rPr>
                <w:color w:val="000000"/>
                <w:sz w:val="18"/>
                <w:szCs w:val="18"/>
              </w:rPr>
              <w:t>+2 dBm full-scale</w:t>
            </w:r>
          </w:p>
        </w:tc>
      </w:tr>
      <w:tr w:rsidR="009350C1" w14:paraId="09BFB197"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505DCB1" w14:textId="77777777" w:rsidR="009350C1" w:rsidRDefault="00000000">
            <w:r>
              <w:rPr>
                <w:color w:val="000000"/>
                <w:sz w:val="18"/>
                <w:szCs w:val="18"/>
              </w:rPr>
              <w:t>ADC resolution</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F04CD0" w14:textId="77777777" w:rsidR="009350C1" w:rsidRDefault="00000000">
            <w:r>
              <w:rPr>
                <w:color w:val="000000"/>
                <w:sz w:val="18"/>
                <w:szCs w:val="18"/>
              </w:rPr>
              <w:t>12-bit</w:t>
            </w:r>
          </w:p>
        </w:tc>
      </w:tr>
      <w:tr w:rsidR="009350C1" w14:paraId="614C8668"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0CA228" w14:textId="77777777" w:rsidR="009350C1" w:rsidRDefault="00000000">
            <w:r>
              <w:rPr>
                <w:color w:val="000000"/>
                <w:sz w:val="18"/>
                <w:szCs w:val="18"/>
              </w:rPr>
              <w:t>Setpoint profile points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B5AA20" w14:textId="77777777" w:rsidR="009350C1" w:rsidRDefault="00000000">
            <w:r>
              <w:rPr>
                <w:color w:val="000000"/>
                <w:sz w:val="18"/>
                <w:szCs w:val="18"/>
              </w:rPr>
              <w:t>512</w:t>
            </w:r>
          </w:p>
        </w:tc>
      </w:tr>
      <w:tr w:rsidR="009350C1" w14:paraId="1AB29CAB"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FCD3C7D" w14:textId="77777777" w:rsidR="009350C1" w:rsidRDefault="00000000">
            <w:r>
              <w:rPr>
                <w:color w:val="000000"/>
                <w:sz w:val="18"/>
                <w:szCs w:val="18"/>
              </w:rPr>
              <w:t>Setpoint step time range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F967928" w14:textId="77777777" w:rsidR="009350C1" w:rsidRDefault="00000000">
            <w:r>
              <w:rPr>
                <w:color w:val="000000"/>
                <w:sz w:val="18"/>
                <w:szCs w:val="18"/>
              </w:rPr>
              <w:t>70 μs to 37 ms per step</w:t>
            </w:r>
          </w:p>
        </w:tc>
      </w:tr>
      <w:tr w:rsidR="009350C1" w14:paraId="65A6D2A8"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1311B3F" w14:textId="77777777" w:rsidR="009350C1" w:rsidRDefault="00000000">
            <w:r>
              <w:rPr>
                <w:color w:val="000000"/>
                <w:sz w:val="18"/>
                <w:szCs w:val="18"/>
              </w:rPr>
              <w:t>Waveform samples/channel</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3EF1288" w14:textId="77777777" w:rsidR="009350C1" w:rsidRDefault="00000000">
            <w:r>
              <w:rPr>
                <w:color w:val="000000"/>
                <w:sz w:val="18"/>
                <w:szCs w:val="18"/>
              </w:rPr>
              <w:t>16,384</w:t>
            </w:r>
          </w:p>
        </w:tc>
      </w:tr>
      <w:tr w:rsidR="009350C1" w14:paraId="71D16220"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BEC5C69" w14:textId="77777777" w:rsidR="009350C1" w:rsidRDefault="00000000">
            <w:r>
              <w:rPr>
                <w:color w:val="000000"/>
                <w:sz w:val="18"/>
                <w:szCs w:val="18"/>
              </w:rPr>
              <w:t>Scalar readback rate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5A1F8C4" w14:textId="77777777" w:rsidR="009350C1" w:rsidRDefault="00000000">
            <w:r>
              <w:rPr>
                <w:color w:val="000000"/>
                <w:sz w:val="18"/>
                <w:szCs w:val="18"/>
              </w:rPr>
              <w:t>10 Hz</w:t>
            </w:r>
          </w:p>
        </w:tc>
      </w:tr>
      <w:tr w:rsidR="009350C1" w14:paraId="56A296C9"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8AE472F" w14:textId="77777777" w:rsidR="009350C1" w:rsidRDefault="00000000">
            <w:r>
              <w:rPr>
                <w:color w:val="000000"/>
                <w:sz w:val="18"/>
                <w:szCs w:val="18"/>
              </w:rPr>
              <w:t>Phase readback resolution</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0ED9CBC" w14:textId="77777777" w:rsidR="009350C1" w:rsidRDefault="00000000">
            <w:r>
              <w:rPr>
                <w:color w:val="000000"/>
                <w:sz w:val="18"/>
                <w:szCs w:val="18"/>
              </w:rPr>
              <w:t>Sub-degree</w:t>
            </w:r>
          </w:p>
        </w:tc>
      </w:tr>
      <w:tr w:rsidR="009350C1" w14:paraId="6590B446"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67F8997" w14:textId="77777777" w:rsidR="009350C1" w:rsidRDefault="00000000">
            <w:r>
              <w:rPr>
                <w:color w:val="000000"/>
                <w:sz w:val="18"/>
                <w:szCs w:val="18"/>
              </w:rPr>
              <w:t>Interlock timestamp resolution</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5CE4743" w14:textId="77777777" w:rsidR="009350C1" w:rsidRDefault="00000000">
            <w:r>
              <w:rPr>
                <w:color w:val="000000"/>
                <w:sz w:val="18"/>
                <w:szCs w:val="18"/>
              </w:rPr>
              <w:t>±17.4 ns</w:t>
            </w:r>
          </w:p>
        </w:tc>
      </w:tr>
    </w:tbl>
    <w:p w14:paraId="7B60C096" w14:textId="77777777" w:rsidR="009350C1" w:rsidRDefault="00000000">
      <w:pPr>
        <w:pStyle w:val="Heading2"/>
      </w:pPr>
      <w:bookmarkStart w:id="203" w:name="_Toc223702680"/>
      <w:r>
        <w:t>5.5 Interfaces</w:t>
      </w:r>
      <w:bookmarkEnd w:id="203"/>
    </w:p>
    <w:p w14:paraId="49C92E8E" w14:textId="77777777" w:rsidR="009350C1" w:rsidRDefault="00000000">
      <w:pPr>
        <w:pStyle w:val="ListParagraph"/>
        <w:numPr>
          <w:ilvl w:val="0"/>
          <w:numId w:val="3"/>
        </w:numPr>
        <w:spacing w:before="40" w:after="40"/>
      </w:pPr>
      <w:r>
        <w:t>RF inputs: 50 Ω SMA from cavity probes, forward couplers, reflected couplers, station reference</w:t>
      </w:r>
    </w:p>
    <w:p w14:paraId="460BE55D" w14:textId="77777777" w:rsidR="009350C1" w:rsidRDefault="00000000">
      <w:pPr>
        <w:pStyle w:val="ListParagraph"/>
        <w:numPr>
          <w:ilvl w:val="0"/>
          <w:numId w:val="3"/>
        </w:numPr>
        <w:spacing w:before="40" w:after="40"/>
      </w:pPr>
      <w:r>
        <w:t>RF output: SMA to drive amplifier (Unit 1 only, thermally stabilized, BRD1 or BRD2)</w:t>
      </w:r>
    </w:p>
    <w:p w14:paraId="516AEA37" w14:textId="77777777" w:rsidR="009350C1" w:rsidRDefault="00000000">
      <w:pPr>
        <w:pStyle w:val="ListParagraph"/>
        <w:numPr>
          <w:ilvl w:val="0"/>
          <w:numId w:val="3"/>
        </w:numPr>
        <w:spacing w:before="40" w:after="40"/>
      </w:pPr>
      <w:commentRangeStart w:id="204"/>
      <w:r>
        <w:lastRenderedPageBreak/>
        <w:t>Interlock I/O: LEMO connectors; Unit 1 external interlock input from Interface Chassis, Unit 2 interlock output to Interface Chassis</w:t>
      </w:r>
      <w:commentRangeEnd w:id="204"/>
      <w:r w:rsidR="00E606CE">
        <w:rPr>
          <w:rStyle w:val="CommentReference"/>
        </w:rPr>
        <w:commentReference w:id="204"/>
      </w:r>
    </w:p>
    <w:p w14:paraId="0DA81A1F" w14:textId="77777777" w:rsidR="009350C1" w:rsidRDefault="00000000">
      <w:pPr>
        <w:pStyle w:val="ListParagraph"/>
        <w:numPr>
          <w:ilvl w:val="0"/>
          <w:numId w:val="3"/>
        </w:numPr>
        <w:spacing w:before="40" w:after="40"/>
      </w:pPr>
      <w:r>
        <w:t>Slow ADC: DA-15 connector; HVPS monitoring signals, auxiliary sensors</w:t>
      </w:r>
    </w:p>
    <w:p w14:paraId="04FEDE73" w14:textId="77777777" w:rsidR="009350C1" w:rsidRDefault="00000000">
      <w:pPr>
        <w:pStyle w:val="ListParagraph"/>
        <w:numPr>
          <w:ilvl w:val="0"/>
          <w:numId w:val="3"/>
        </w:numPr>
        <w:spacing w:before="40" w:after="40"/>
      </w:pPr>
      <w:r>
        <w:t>Ethernet: Channel Access for EPICS communication (default ports 5064/5065)</w:t>
      </w:r>
    </w:p>
    <w:p w14:paraId="40A88452" w14:textId="77777777" w:rsidR="009350C1" w:rsidRDefault="00000000">
      <w:pPr>
        <w:pStyle w:val="ListParagraph"/>
        <w:numPr>
          <w:ilvl w:val="0"/>
          <w:numId w:val="3"/>
        </w:numPr>
        <w:spacing w:before="40" w:after="40"/>
      </w:pPr>
      <w:r>
        <w:t>Unit 1 ↔ Unit 2: Interlock daisy-chain (eg: Unit 2 reflected power trip disables Unit 1 drive)</w:t>
      </w:r>
    </w:p>
    <w:p w14:paraId="1BE90D84" w14:textId="77777777" w:rsidR="009350C1" w:rsidRDefault="00000000">
      <w:pPr>
        <w:pStyle w:val="Heading1"/>
      </w:pPr>
      <w:bookmarkStart w:id="205" w:name="s6"/>
      <w:bookmarkStart w:id="206" w:name="_Toc223702681"/>
      <w:r>
        <w:t>6. Subsystem 2: High Voltage Power Supply (HVPS)</w:t>
      </w:r>
      <w:bookmarkEnd w:id="205"/>
      <w:bookmarkEnd w:id="206"/>
    </w:p>
    <w:p w14:paraId="56B83E9E"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Primary source references: </w:t>
      </w:r>
      <w:r>
        <w:rPr>
          <w:rFonts w:ascii="Courier New" w:eastAsia="Courier New" w:hAnsi="Courier New" w:cs="Courier New"/>
          <w:color w:val="1F497D"/>
          <w:sz w:val="16"/>
          <w:szCs w:val="16"/>
        </w:rPr>
        <w:t>Architecture: llrf/architecture/designNotes/interfacesBetweenRFSystemControllers.docx, RFSystemMPSRequirements.docx, EnerproVoltageandCurrentRegulatorBoardNotes.docx PLC Documentation: hvps/documentation/plc/plcNotesR1.docx, CasselPLCCode.pdf Legacy System: hvps/architecture/designNotes/rfedmHvpsLabelsPvs.docx, HoffmanBoxPPSWiring.docx Wiring/Schematics: hvps/documentation/wiringDiagrams/</w:t>
      </w:r>
    </w:p>
    <w:p w14:paraId="7547200B" w14:textId="77777777" w:rsidR="009350C1" w:rsidRDefault="00000000">
      <w:pPr>
        <w:pStyle w:val="Heading2"/>
      </w:pPr>
      <w:bookmarkStart w:id="207" w:name="_Toc223702682"/>
      <w:r>
        <w:t>6.1 Power Section (Retained)</w:t>
      </w:r>
      <w:bookmarkEnd w:id="207"/>
    </w:p>
    <w:p w14:paraId="44A52E5F" w14:textId="77777777" w:rsidR="009350C1" w:rsidRDefault="00000000">
      <w:pPr>
        <w:spacing w:before="60" w:after="80"/>
      </w:pPr>
      <w:r>
        <w:rPr>
          <w:color w:val="000000"/>
        </w:rPr>
        <w:t>The HVPS converts 12.47 kV RMS 3-phase AC to regulated DC high voltage for the klystron cathode.</w:t>
      </w:r>
    </w:p>
    <w:p w14:paraId="0FF0CD67" w14:textId="77777777" w:rsidR="009350C1" w:rsidRDefault="00000000">
      <w:pPr>
        <w:spacing w:before="60" w:after="80"/>
      </w:pPr>
      <w:r>
        <w:rPr>
          <w:b/>
          <w:bCs/>
          <w:color w:val="000000"/>
        </w:rPr>
        <w:t>Power chain</w:t>
      </w:r>
      <w:r>
        <w:rPr>
          <w:color w:val="000000"/>
        </w:rPr>
        <w:t>:</w:t>
      </w:r>
    </w:p>
    <w:p w14:paraId="2404A88F" w14:textId="77777777" w:rsidR="009350C1" w:rsidRDefault="00000000">
      <w:pPr>
        <w:spacing w:before="80" w:after="40"/>
        <w:jc w:val="center"/>
      </w:pPr>
      <w:commentRangeStart w:id="208"/>
      <w:r>
        <w:rPr>
          <w:noProof/>
        </w:rPr>
        <w:drawing>
          <wp:inline distT="0" distB="0" distL="0" distR="0" wp14:anchorId="2C520ABB" wp14:editId="55E89DA8">
            <wp:extent cx="5876285" cy="665979"/>
            <wp:effectExtent l="0" t="0" r="0" b="1270"/>
            <wp:docPr id="1146785382" name="Figure 3 — HVPS Power Chain" descr="Figure 3 — HVPS Power Chain" title="Figure 3 — HVPS Powe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91252" cy="667675"/>
                    </a:xfrm>
                    <a:prstGeom prst="rect">
                      <a:avLst/>
                    </a:prstGeom>
                  </pic:spPr>
                </pic:pic>
              </a:graphicData>
            </a:graphic>
          </wp:inline>
        </w:drawing>
      </w:r>
    </w:p>
    <w:p w14:paraId="61C33C01" w14:textId="77777777" w:rsidR="009350C1" w:rsidRDefault="00000000">
      <w:pPr>
        <w:spacing w:after="100"/>
        <w:jc w:val="center"/>
        <w:rPr>
          <w:i/>
          <w:iCs/>
          <w:color w:val="595959"/>
          <w:sz w:val="18"/>
          <w:szCs w:val="18"/>
        </w:rPr>
      </w:pPr>
      <w:r>
        <w:rPr>
          <w:i/>
          <w:iCs/>
          <w:color w:val="595959"/>
          <w:sz w:val="18"/>
          <w:szCs w:val="18"/>
        </w:rPr>
        <w:t>Figure 3 — HVPS Power Chain</w:t>
      </w:r>
      <w:commentRangeEnd w:id="208"/>
      <w:r w:rsidR="00FD72BA">
        <w:rPr>
          <w:rStyle w:val="CommentReference"/>
        </w:rPr>
        <w:commentReference w:id="208"/>
      </w:r>
    </w:p>
    <w:p w14:paraId="700FA870" w14:textId="77777777" w:rsidR="008C0C31" w:rsidRDefault="008C0C31">
      <w:pPr>
        <w:spacing w:after="1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9350C1" w14:paraId="2A1EE504"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9E1EC33" w14:textId="77777777" w:rsidR="009350C1" w:rsidRDefault="00000000">
            <w:r>
              <w:rPr>
                <w:b/>
                <w:bCs/>
                <w:color w:val="FFFFFF"/>
                <w:sz w:val="18"/>
                <w:szCs w:val="18"/>
              </w:rPr>
              <w:t>Parameter</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B2F2158" w14:textId="77777777" w:rsidR="009350C1" w:rsidRDefault="00000000">
            <w:r>
              <w:rPr>
                <w:b/>
                <w:bCs/>
                <w:color w:val="FFFFFF"/>
                <w:sz w:val="18"/>
                <w:szCs w:val="18"/>
              </w:rPr>
              <w:t>Value</w:t>
            </w:r>
          </w:p>
        </w:tc>
      </w:tr>
      <w:tr w:rsidR="009350C1" w14:paraId="6745CA58"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E449F32" w14:textId="77777777" w:rsidR="009350C1" w:rsidRDefault="00000000">
            <w:r>
              <w:rPr>
                <w:color w:val="000000"/>
                <w:sz w:val="18"/>
                <w:szCs w:val="18"/>
              </w:rPr>
              <w:t>Maximum output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99C2BB7" w14:textId="77777777" w:rsidR="009350C1" w:rsidRDefault="00000000">
            <w:r>
              <w:rPr>
                <w:color w:val="000000"/>
                <w:sz w:val="18"/>
                <w:szCs w:val="18"/>
              </w:rPr>
              <w:t>−90 kV DC</w:t>
            </w:r>
          </w:p>
        </w:tc>
      </w:tr>
      <w:tr w:rsidR="009350C1" w14:paraId="2CF7FD48"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B707B04" w14:textId="77777777" w:rsidR="009350C1" w:rsidRDefault="00000000">
            <w:r>
              <w:rPr>
                <w:color w:val="000000"/>
                <w:sz w:val="18"/>
                <w:szCs w:val="18"/>
              </w:rPr>
              <w:t>Maximum output current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52C3B9F" w14:textId="77777777" w:rsidR="009350C1" w:rsidRDefault="00000000">
            <w:r>
              <w:rPr>
                <w:color w:val="000000"/>
                <w:sz w:val="18"/>
                <w:szCs w:val="18"/>
              </w:rPr>
              <w:t>27 A</w:t>
            </w:r>
          </w:p>
        </w:tc>
      </w:tr>
      <w:tr w:rsidR="009350C1" w14:paraId="75B125D9"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0BC87AD" w14:textId="77777777" w:rsidR="009350C1" w:rsidRDefault="00000000">
            <w:r>
              <w:rPr>
                <w:color w:val="000000"/>
                <w:sz w:val="18"/>
                <w:szCs w:val="18"/>
              </w:rPr>
              <w:t>Maximum output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BADCD7E" w14:textId="77777777" w:rsidR="009350C1" w:rsidRDefault="00000000">
            <w:r>
              <w:rPr>
                <w:color w:val="000000"/>
                <w:sz w:val="18"/>
                <w:szCs w:val="18"/>
              </w:rPr>
              <w:t>2.5 MW</w:t>
            </w:r>
          </w:p>
        </w:tc>
      </w:tr>
      <w:tr w:rsidR="009350C1" w14:paraId="436E1298"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805F630" w14:textId="77777777" w:rsidR="009350C1" w:rsidRDefault="00000000">
            <w:r>
              <w:rPr>
                <w:color w:val="000000"/>
                <w:sz w:val="18"/>
                <w:szCs w:val="18"/>
              </w:rPr>
              <w:t>Nominal operating voltage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C248C3" w14:textId="77777777" w:rsidR="009350C1" w:rsidRDefault="00000000">
            <w:r>
              <w:rPr>
                <w:color w:val="000000"/>
                <w:sz w:val="18"/>
                <w:szCs w:val="18"/>
              </w:rPr>
              <w:t>−74.7 kV</w:t>
            </w:r>
          </w:p>
        </w:tc>
      </w:tr>
      <w:tr w:rsidR="009350C1" w14:paraId="661AB4AB"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0CC1C12" w14:textId="77777777" w:rsidR="009350C1" w:rsidRDefault="00000000">
            <w:r>
              <w:rPr>
                <w:color w:val="000000"/>
                <w:sz w:val="18"/>
                <w:szCs w:val="18"/>
              </w:rPr>
              <w:t>Nominal operating current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15DC9FC" w14:textId="77777777" w:rsidR="009350C1" w:rsidRDefault="00000000">
            <w:r>
              <w:rPr>
                <w:color w:val="000000"/>
                <w:sz w:val="18"/>
                <w:szCs w:val="18"/>
              </w:rPr>
              <w:t>22.0 A</w:t>
            </w:r>
          </w:p>
        </w:tc>
      </w:tr>
      <w:tr w:rsidR="009350C1" w14:paraId="43E53102"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991E215" w14:textId="77777777" w:rsidR="009350C1" w:rsidRDefault="00000000">
            <w:r>
              <w:rPr>
                <w:color w:val="000000"/>
                <w:sz w:val="18"/>
                <w:szCs w:val="18"/>
              </w:rPr>
              <w:t>Nominal operating beam current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9B10ED" w14:textId="77777777" w:rsidR="009350C1" w:rsidRDefault="00000000">
            <w:r>
              <w:rPr>
                <w:color w:val="000000"/>
                <w:sz w:val="18"/>
                <w:szCs w:val="18"/>
              </w:rPr>
              <w:t>500 mA</w:t>
            </w:r>
          </w:p>
        </w:tc>
      </w:tr>
      <w:tr w:rsidR="009350C1" w14:paraId="5993799A"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A95FC8F" w14:textId="77777777" w:rsidR="009350C1" w:rsidRDefault="00000000">
            <w:r>
              <w:rPr>
                <w:color w:val="000000"/>
                <w:sz w:val="18"/>
                <w:szCs w:val="18"/>
              </w:rPr>
              <w:t>Rectifier topology</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706C3D3" w14:textId="77777777" w:rsidR="009350C1" w:rsidRDefault="00000000">
            <w:r>
              <w:rPr>
                <w:color w:val="000000"/>
                <w:sz w:val="18"/>
                <w:szCs w:val="18"/>
              </w:rPr>
              <w:t>12-pulse, thyristor phase-controlled</w:t>
            </w:r>
          </w:p>
        </w:tc>
      </w:tr>
      <w:tr w:rsidR="009350C1" w14:paraId="44D0B4E8"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9ACDDD8" w14:textId="77777777" w:rsidR="009350C1" w:rsidRDefault="00000000">
            <w:r>
              <w:rPr>
                <w:color w:val="000000"/>
                <w:sz w:val="18"/>
                <w:szCs w:val="18"/>
              </w:rPr>
              <w:t>Number of HVPSs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7C7533A" w14:textId="77777777" w:rsidR="009350C1" w:rsidRDefault="00000000">
            <w:r>
              <w:rPr>
                <w:color w:val="000000"/>
                <w:sz w:val="18"/>
                <w:szCs w:val="18"/>
              </w:rPr>
              <w:t>2 (SPEAR1 active, SPEAR2 warm spare)</w:t>
            </w:r>
          </w:p>
        </w:tc>
      </w:tr>
    </w:tbl>
    <w:p w14:paraId="15B90425" w14:textId="77777777" w:rsidR="009350C1" w:rsidRDefault="009350C1">
      <w:pPr>
        <w:spacing w:before="60"/>
      </w:pPr>
    </w:p>
    <w:p w14:paraId="75E0CD70" w14:textId="77777777" w:rsidR="009350C1" w:rsidRDefault="00000000">
      <w:pPr>
        <w:spacing w:before="60" w:after="80"/>
      </w:pPr>
      <w:r>
        <w:rPr>
          <w:color w:val="000000"/>
        </w:rPr>
        <w:t>The power section, including transformers, thyristor stacks, filter inductors, secondary rectifiers, crowbar, oil system, and all power cabling, is retained unchanged.</w:t>
      </w:r>
    </w:p>
    <w:p w14:paraId="4C364543" w14:textId="77777777" w:rsidR="009350C1" w:rsidRDefault="00000000">
      <w:pPr>
        <w:pStyle w:val="Heading2"/>
      </w:pPr>
      <w:bookmarkStart w:id="209" w:name="_Toc223702683"/>
      <w:r>
        <w:t>6.2 Legacy Controller</w:t>
      </w:r>
      <w:bookmarkEnd w:id="209"/>
    </w:p>
    <w:p w14:paraId="590BF3AE" w14:textId="77777777" w:rsidR="009350C1" w:rsidRDefault="00000000">
      <w:pPr>
        <w:spacing w:before="60" w:after="80"/>
      </w:pPr>
      <w:r>
        <w:rPr>
          <w:color w:val="000000"/>
        </w:rPr>
        <w:t>The legacy controller is housed in a Hoffman NEMA enclosure (34"×42") in Building B118 and contains:</w:t>
      </w:r>
    </w:p>
    <w:p w14:paraId="3A9039F8" w14:textId="77777777" w:rsidR="009350C1" w:rsidRDefault="00000000">
      <w:pPr>
        <w:pStyle w:val="ListParagraph"/>
        <w:numPr>
          <w:ilvl w:val="0"/>
          <w:numId w:val="3"/>
        </w:numPr>
        <w:spacing w:before="40" w:after="40"/>
      </w:pPr>
      <w:r>
        <w:rPr>
          <w:b/>
          <w:bCs/>
          <w:color w:val="000000"/>
        </w:rPr>
        <w:t>PLC</w:t>
      </w:r>
      <w:r>
        <w:rPr>
          <w:color w:val="000000"/>
        </w:rPr>
        <w:t>: Allen-Bradley SLC-500 (1747-L532 CPU) with I/O modules (OBSOLETE):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040"/>
        <w:gridCol w:w="6600"/>
      </w:tblGrid>
      <w:tr w:rsidR="009350C1" w14:paraId="40C27E76"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A0CBE2D" w14:textId="77777777" w:rsidR="009350C1" w:rsidRDefault="00000000">
            <w:r>
              <w:rPr>
                <w:b/>
                <w:bCs/>
                <w:color w:val="FFFFFF"/>
                <w:sz w:val="18"/>
                <w:szCs w:val="18"/>
              </w:rPr>
              <w:t>Slot</w:t>
            </w:r>
          </w:p>
        </w:tc>
        <w:tc>
          <w:tcPr>
            <w:tcW w:w="2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5E8B171" w14:textId="77777777" w:rsidR="009350C1" w:rsidRDefault="00000000">
            <w:r>
              <w:rPr>
                <w:b/>
                <w:bCs/>
                <w:color w:val="FFFFFF"/>
                <w:sz w:val="18"/>
                <w:szCs w:val="18"/>
              </w:rPr>
              <w:t>Module</w:t>
            </w:r>
          </w:p>
        </w:tc>
        <w:tc>
          <w:tcPr>
            <w:tcW w:w="6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AEC27E0" w14:textId="77777777" w:rsidR="009350C1" w:rsidRDefault="00000000">
            <w:r>
              <w:rPr>
                <w:b/>
                <w:bCs/>
                <w:color w:val="FFFFFF"/>
                <w:sz w:val="18"/>
                <w:szCs w:val="18"/>
              </w:rPr>
              <w:t>Function</w:t>
            </w:r>
          </w:p>
        </w:tc>
      </w:tr>
      <w:tr w:rsidR="009350C1" w14:paraId="1ED66E3F"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07A56A7" w14:textId="77777777" w:rsidR="009350C1" w:rsidRDefault="00000000">
            <w:r>
              <w:rPr>
                <w:color w:val="000000"/>
                <w:sz w:val="18"/>
                <w:szCs w:val="18"/>
              </w:rPr>
              <w:t>CPU</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05AF9B7" w14:textId="77777777" w:rsidR="009350C1" w:rsidRDefault="00000000">
            <w:r>
              <w:rPr>
                <w:color w:val="000000"/>
                <w:sz w:val="18"/>
                <w:szCs w:val="18"/>
              </w:rPr>
              <w:t>AB-1747-L532</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2AD265" w14:textId="77777777" w:rsidR="009350C1" w:rsidRDefault="00000000">
            <w:r>
              <w:rPr>
                <w:color w:val="000000"/>
                <w:sz w:val="18"/>
                <w:szCs w:val="18"/>
              </w:rPr>
              <w:t>Processor</w:t>
            </w:r>
          </w:p>
        </w:tc>
      </w:tr>
      <w:tr w:rsidR="009350C1" w14:paraId="14EECD81"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501C9D" w14:textId="77777777" w:rsidR="009350C1" w:rsidRDefault="00000000">
            <w:r>
              <w:rPr>
                <w:color w:val="000000"/>
                <w:sz w:val="18"/>
                <w:szCs w:val="18"/>
              </w:rPr>
              <w:t>1</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3666F94" w14:textId="77777777" w:rsidR="009350C1" w:rsidRDefault="00000000">
            <w:r>
              <w:rPr>
                <w:color w:val="000000"/>
                <w:sz w:val="18"/>
                <w:szCs w:val="18"/>
              </w:rPr>
              <w:t>AB-1747-DCM</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BD3519E" w14:textId="77777777" w:rsidR="009350C1" w:rsidRDefault="00000000">
            <w:r>
              <w:rPr>
                <w:color w:val="000000"/>
                <w:sz w:val="18"/>
                <w:szCs w:val="18"/>
              </w:rPr>
              <w:t>Data Communications (Scanner)</w:t>
            </w:r>
          </w:p>
        </w:tc>
      </w:tr>
      <w:tr w:rsidR="009350C1" w14:paraId="56FB4DBA"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84E7CB2" w14:textId="77777777" w:rsidR="009350C1" w:rsidRDefault="00000000">
            <w:r>
              <w:rPr>
                <w:color w:val="000000"/>
                <w:sz w:val="18"/>
                <w:szCs w:val="18"/>
              </w:rPr>
              <w:t>2</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612804B" w14:textId="77777777" w:rsidR="009350C1" w:rsidRDefault="00000000">
            <w:r>
              <w:rPr>
                <w:color w:val="000000"/>
                <w:sz w:val="18"/>
                <w:szCs w:val="18"/>
              </w:rPr>
              <w:t>AB-1746-IO8</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ED0AFF5" w14:textId="77777777" w:rsidR="009350C1" w:rsidRDefault="00000000">
            <w:r>
              <w:rPr>
                <w:color w:val="000000"/>
                <w:sz w:val="18"/>
                <w:szCs w:val="18"/>
              </w:rPr>
              <w:t>8-pt Digital I/O — Ross switch coil (OUT3)</w:t>
            </w:r>
          </w:p>
        </w:tc>
      </w:tr>
      <w:tr w:rsidR="009350C1" w14:paraId="559778B8"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1E1BF00" w14:textId="77777777" w:rsidR="009350C1" w:rsidRDefault="00000000">
            <w:r>
              <w:rPr>
                <w:color w:val="000000"/>
                <w:sz w:val="18"/>
                <w:szCs w:val="18"/>
              </w:rPr>
              <w:t>3</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C692217" w14:textId="77777777" w:rsidR="009350C1" w:rsidRDefault="00000000">
            <w:r>
              <w:rPr>
                <w:color w:val="000000"/>
                <w:sz w:val="18"/>
                <w:szCs w:val="18"/>
              </w:rPr>
              <w:t>AB-1746-THERMC</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84DA3F2" w14:textId="77777777" w:rsidR="009350C1" w:rsidRDefault="00000000">
            <w:r>
              <w:rPr>
                <w:color w:val="000000"/>
                <w:sz w:val="18"/>
                <w:szCs w:val="18"/>
              </w:rPr>
              <w:t>Thermocouple inputs (SCR/air/transformer temps)</w:t>
            </w:r>
          </w:p>
        </w:tc>
      </w:tr>
      <w:tr w:rsidR="009350C1" w14:paraId="657A4895"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EFF03C9" w14:textId="77777777" w:rsidR="009350C1" w:rsidRDefault="00000000">
            <w:r>
              <w:rPr>
                <w:color w:val="000000"/>
                <w:sz w:val="18"/>
                <w:szCs w:val="18"/>
              </w:rPr>
              <w:t>5</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84100CD" w14:textId="77777777" w:rsidR="009350C1" w:rsidRDefault="00000000">
            <w:r>
              <w:rPr>
                <w:color w:val="000000"/>
                <w:sz w:val="18"/>
                <w:szCs w:val="18"/>
              </w:rPr>
              <w:t>AB-1746-OX8</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0C87697" w14:textId="77777777" w:rsidR="009350C1" w:rsidRDefault="00000000">
            <w:r>
              <w:rPr>
                <w:color w:val="000000"/>
                <w:sz w:val="18"/>
                <w:szCs w:val="18"/>
              </w:rPr>
              <w:t>8-pt Relay Output — Contactor enable K4 (OUT2), Contactor On/Off (OUT1)</w:t>
            </w:r>
          </w:p>
        </w:tc>
      </w:tr>
      <w:tr w:rsidR="009350C1" w14:paraId="411175AF"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F3F7225" w14:textId="77777777" w:rsidR="009350C1" w:rsidRDefault="00000000">
            <w:r>
              <w:rPr>
                <w:color w:val="000000"/>
                <w:sz w:val="18"/>
                <w:szCs w:val="18"/>
              </w:rPr>
              <w:lastRenderedPageBreak/>
              <w:t>6</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0AAC23" w14:textId="77777777" w:rsidR="009350C1" w:rsidRDefault="00000000">
            <w:r>
              <w:rPr>
                <w:color w:val="000000"/>
                <w:sz w:val="18"/>
                <w:szCs w:val="18"/>
              </w:rPr>
              <w:t>AB-1746-IB16</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47AAB7C" w14:textId="77777777" w:rsidR="009350C1" w:rsidRDefault="00000000">
            <w:r>
              <w:rPr>
                <w:color w:val="000000"/>
                <w:sz w:val="18"/>
                <w:szCs w:val="18"/>
              </w:rPr>
              <w:t>16 DC Input — PPS 1 (IN14), PPS 2 (IN15), Oil Level (IN8), Manual GRN SW (IN9)</w:t>
            </w:r>
          </w:p>
        </w:tc>
      </w:tr>
      <w:tr w:rsidR="009350C1" w14:paraId="68AFBDD6"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DC98E8" w14:textId="77777777" w:rsidR="009350C1" w:rsidRDefault="00000000">
            <w:r>
              <w:rPr>
                <w:color w:val="000000"/>
                <w:sz w:val="18"/>
                <w:szCs w:val="18"/>
              </w:rPr>
              <w:t>7</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AE2F06C" w14:textId="77777777" w:rsidR="009350C1" w:rsidRDefault="00000000">
            <w:r>
              <w:rPr>
                <w:color w:val="000000"/>
                <w:sz w:val="18"/>
                <w:szCs w:val="18"/>
              </w:rPr>
              <w:t>AB-1746-IV16</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F2E278A" w14:textId="77777777" w:rsidR="009350C1" w:rsidRDefault="00000000">
            <w:r>
              <w:rPr>
                <w:color w:val="000000"/>
                <w:sz w:val="18"/>
                <w:szCs w:val="18"/>
              </w:rPr>
              <w:t>16 DC Input (various permits)</w:t>
            </w:r>
          </w:p>
        </w:tc>
      </w:tr>
      <w:tr w:rsidR="009350C1" w14:paraId="3D81977D"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9129961" w14:textId="77777777" w:rsidR="009350C1" w:rsidRDefault="00000000">
            <w:r>
              <w:rPr>
                <w:color w:val="000000"/>
                <w:sz w:val="18"/>
                <w:szCs w:val="18"/>
              </w:rPr>
              <w:t>8</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992E187" w14:textId="77777777" w:rsidR="009350C1" w:rsidRDefault="00000000">
            <w:r>
              <w:rPr>
                <w:color w:val="000000"/>
                <w:sz w:val="18"/>
                <w:szCs w:val="18"/>
              </w:rPr>
              <w:t>AB-1746-NIO4V</w:t>
            </w:r>
          </w:p>
        </w:tc>
        <w:tc>
          <w:tcPr>
            <w:tcW w:w="6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E2AFDE" w14:textId="77777777" w:rsidR="009350C1" w:rsidRDefault="00000000">
            <w:r>
              <w:rPr>
                <w:color w:val="000000"/>
                <w:sz w:val="18"/>
                <w:szCs w:val="18"/>
              </w:rPr>
              <w:t>4-ch Analog I/O — voltage setpoint output to Enerpro via regulator (N7:10 → OUT0)</w:t>
            </w:r>
          </w:p>
        </w:tc>
      </w:tr>
      <w:tr w:rsidR="009350C1" w14:paraId="2FBB93B5"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F9D66F6" w14:textId="77777777" w:rsidR="009350C1" w:rsidRDefault="00000000">
            <w:r>
              <w:rPr>
                <w:color w:val="000000"/>
                <w:sz w:val="18"/>
                <w:szCs w:val="18"/>
              </w:rPr>
              <w:t>9</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483A8F5" w14:textId="77777777" w:rsidR="009350C1" w:rsidRDefault="00000000">
            <w:r>
              <w:rPr>
                <w:color w:val="000000"/>
                <w:sz w:val="18"/>
                <w:szCs w:val="18"/>
              </w:rPr>
              <w:t>AB-1746-NI4</w:t>
            </w:r>
          </w:p>
        </w:tc>
        <w:tc>
          <w:tcPr>
            <w:tcW w:w="6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9F5A4AF" w14:textId="77777777" w:rsidR="009350C1" w:rsidRDefault="00000000">
            <w:r>
              <w:rPr>
                <w:color w:val="000000"/>
                <w:sz w:val="18"/>
                <w:szCs w:val="18"/>
              </w:rPr>
              <w:t>4-ch Analog Input — Danfysik HVPS current (IN3)</w:t>
            </w:r>
          </w:p>
        </w:tc>
      </w:tr>
    </w:tbl>
    <w:p w14:paraId="4A1E6131" w14:textId="77777777" w:rsidR="009350C1" w:rsidRDefault="009350C1">
      <w:pPr>
        <w:spacing w:before="60"/>
      </w:pPr>
    </w:p>
    <w:p w14:paraId="0A8377DC"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Source: </w:t>
      </w:r>
      <w:r>
        <w:rPr>
          <w:rFonts w:ascii="Courier New" w:eastAsia="Courier New" w:hAnsi="Courier New" w:cs="Courier New"/>
          <w:color w:val="1F497D"/>
          <w:sz w:val="16"/>
          <w:szCs w:val="16"/>
        </w:rPr>
        <w:t>hvps/documentation/plc/plcNotesR1.docx</w:t>
      </w:r>
      <w:r>
        <w:rPr>
          <w:i/>
          <w:iCs/>
          <w:color w:val="1F497D"/>
          <w:sz w:val="18"/>
          <w:szCs w:val="18"/>
        </w:rPr>
        <w:t xml:space="preserve"> (N7:10/N7:11 analysis, slot assignments)</w:t>
      </w:r>
    </w:p>
    <w:p w14:paraId="7099EB57" w14:textId="77777777" w:rsidR="009350C1" w:rsidRDefault="00000000">
      <w:pPr>
        <w:pStyle w:val="ListParagraph"/>
        <w:numPr>
          <w:ilvl w:val="0"/>
          <w:numId w:val="3"/>
        </w:numPr>
        <w:spacing w:before="40" w:after="40"/>
      </w:pPr>
      <w:r>
        <w:rPr>
          <w:b/>
          <w:bCs/>
          <w:color w:val="000000"/>
        </w:rPr>
        <w:t>Enerpro Firing Board</w:t>
      </w:r>
      <w:r>
        <w:rPr>
          <w:color w:val="000000"/>
        </w:rPr>
        <w:t>: FCOG6100 + FCOAUX60 (30° delayed triggering daughter board) — Current SCR gate driver</w:t>
      </w:r>
    </w:p>
    <w:p w14:paraId="5BE66031" w14:textId="77777777" w:rsidR="009350C1" w:rsidRDefault="00000000">
      <w:pPr>
        <w:pStyle w:val="ListParagraph"/>
        <w:numPr>
          <w:ilvl w:val="0"/>
          <w:numId w:val="3"/>
        </w:numPr>
        <w:spacing w:before="40" w:after="40"/>
      </w:pPr>
      <w:r>
        <w:rPr>
          <w:b/>
          <w:bCs/>
          <w:color w:val="000000"/>
        </w:rPr>
        <w:t>Regulator Card</w:t>
      </w:r>
      <w:r>
        <w:rPr>
          <w:color w:val="000000"/>
        </w:rPr>
        <w:t xml:space="preserve"> (SD-237-230-14-C1): SLAC-designed analog voltage regulation loop with INA117 (difference amp), INA114 (instrumentation amp), OP77 (op-amp, 600 kHz GBW), BUF634 (high-current buffer), 4N32 optocoupler, and VTL5C opto-controlled variable resistor (OBSOLETE component)</w:t>
      </w:r>
    </w:p>
    <w:p w14:paraId="30050DBF" w14:textId="77777777" w:rsidR="009350C1" w:rsidRDefault="00000000">
      <w:pPr>
        <w:pStyle w:val="ListParagraph"/>
        <w:numPr>
          <w:ilvl w:val="0"/>
          <w:numId w:val="3"/>
        </w:numPr>
        <w:spacing w:before="40" w:after="40"/>
      </w:pPr>
      <w:r>
        <w:rPr>
          <w:b/>
          <w:bCs/>
          <w:color w:val="000000"/>
        </w:rPr>
        <w:t>Power Supplies</w:t>
      </w:r>
      <w:r>
        <w:rPr>
          <w:color w:val="000000"/>
        </w:rPr>
        <w:t>: SOLA ±15V/+5V/24V, Kepko 120V (×2), Kepko 5V/20A, Kepko 240V</w:t>
      </w:r>
    </w:p>
    <w:p w14:paraId="4CED18F9" w14:textId="77777777" w:rsidR="009350C1" w:rsidRDefault="00000000">
      <w:pPr>
        <w:pStyle w:val="ListParagraph"/>
        <w:numPr>
          <w:ilvl w:val="0"/>
          <w:numId w:val="3"/>
        </w:numPr>
        <w:spacing w:before="40" w:after="40"/>
      </w:pPr>
      <w:r>
        <w:rPr>
          <w:b/>
          <w:bCs/>
          <w:color w:val="000000"/>
        </w:rPr>
        <w:t>PS Monitor Board</w:t>
      </w:r>
      <w:r>
        <w:rPr>
          <w:color w:val="000000"/>
        </w:rPr>
        <w:t xml:space="preserve"> (SD-730-793-12): Monitors power supply health</w:t>
      </w:r>
    </w:p>
    <w:p w14:paraId="3EE3F853" w14:textId="77777777" w:rsidR="009350C1" w:rsidRDefault="00000000">
      <w:pPr>
        <w:pStyle w:val="ListParagraph"/>
        <w:numPr>
          <w:ilvl w:val="0"/>
          <w:numId w:val="3"/>
        </w:numPr>
        <w:spacing w:before="40" w:after="40"/>
      </w:pPr>
      <w:r>
        <w:rPr>
          <w:b/>
          <w:bCs/>
          <w:color w:val="000000"/>
        </w:rPr>
        <w:t>Terminal Strips</w:t>
      </w:r>
      <w:r>
        <w:rPr>
          <w:color w:val="000000"/>
        </w:rPr>
        <w:t>: TS-5 (contactor, 15 terminals), TS-6 (grounding tank, 21 terminals), TS-3 (PPS LEDs), TS-7 (power distribution)</w:t>
      </w:r>
    </w:p>
    <w:p w14:paraId="4ABA6942" w14:textId="77777777" w:rsidR="009350C1" w:rsidRDefault="00000000">
      <w:pPr>
        <w:pStyle w:val="ListParagraph"/>
        <w:numPr>
          <w:ilvl w:val="0"/>
          <w:numId w:val="3"/>
        </w:numPr>
        <w:spacing w:before="40" w:after="40"/>
      </w:pPr>
      <w:r>
        <w:rPr>
          <w:b/>
          <w:bCs/>
          <w:color w:val="000000"/>
        </w:rPr>
        <w:t>PPS Connector</w:t>
      </w:r>
      <w:r>
        <w:rPr>
          <w:color w:val="000000"/>
        </w:rPr>
        <w:t>: Originally Burndy circular 8-pin; possibly replaced with Souriau Trim Trio equivalent (GOB12-88PNE) — exact current part number requires field verification</w:t>
      </w:r>
    </w:p>
    <w:p w14:paraId="6C64F266" w14:textId="77777777" w:rsidR="009350C1" w:rsidRDefault="00000000">
      <w:pPr>
        <w:spacing w:before="60" w:after="80"/>
      </w:pPr>
      <w:r>
        <w:rPr>
          <w:color w:val="000000"/>
        </w:rPr>
        <w:t>The SLC-500 PLC executes ladder logic for voltage regulation, contactor management, temperature monitoring, and — critically — PPS safety chain control:</w:t>
      </w:r>
    </w:p>
    <w:p w14:paraId="77B422B2" w14:textId="17BFB322" w:rsidR="009350C1" w:rsidRDefault="00000000">
      <w:pPr>
        <w:pStyle w:val="ListParagraph"/>
        <w:numPr>
          <w:ilvl w:val="0"/>
          <w:numId w:val="3"/>
        </w:numPr>
        <w:spacing w:before="40" w:after="40"/>
      </w:pPr>
      <w:r>
        <w:rPr>
          <w:b/>
          <w:bCs/>
          <w:color w:val="000000"/>
        </w:rPr>
        <w:t>PPS 1</w:t>
      </w:r>
      <w:r>
        <w:rPr>
          <w:color w:val="000000"/>
        </w:rPr>
        <w:t>: Controls K4</w:t>
      </w:r>
      <w:del w:id="210" w:author="Sebek, Jim" w:date="2026-03-12T17:04:00Z" w16du:dateUtc="2026-03-13T00:04:00Z">
        <w:r w:rsidDel="00ED5DBD">
          <w:rPr>
            <w:color w:val="000000"/>
          </w:rPr>
          <w:delText xml:space="preserve"> contactor</w:delText>
        </w:r>
      </w:del>
      <w:r>
        <w:rPr>
          <w:color w:val="000000"/>
        </w:rPr>
        <w:t xml:space="preserve"> enable path</w:t>
      </w:r>
      <w:ins w:id="211" w:author="Sebek, Jim" w:date="2026-03-12T17:04:00Z" w16du:dateUtc="2026-03-13T00:04:00Z">
        <w:r w:rsidR="00ED5DBD">
          <w:rPr>
            <w:color w:val="000000"/>
          </w:rPr>
          <w:t xml:space="preserve"> for 12kV </w:t>
        </w:r>
        <w:r w:rsidR="00ED5DBD">
          <w:rPr>
            <w:color w:val="000000"/>
          </w:rPr>
          <w:t>contactor</w:t>
        </w:r>
      </w:ins>
      <w:r>
        <w:rPr>
          <w:color w:val="000000"/>
        </w:rPr>
        <w:t>; also has hardware fail-safe wired directly to OX8 relay input (bypasses PLC)</w:t>
      </w:r>
    </w:p>
    <w:p w14:paraId="54A3F961" w14:textId="0C201562" w:rsidR="009350C1" w:rsidRDefault="00000000">
      <w:pPr>
        <w:pStyle w:val="ListParagraph"/>
        <w:numPr>
          <w:ilvl w:val="0"/>
          <w:numId w:val="3"/>
        </w:numPr>
        <w:spacing w:before="40" w:after="40"/>
      </w:pPr>
      <w:r>
        <w:rPr>
          <w:b/>
          <w:bCs/>
          <w:color w:val="000000"/>
        </w:rPr>
        <w:t>PPS 2</w:t>
      </w:r>
      <w:r>
        <w:rPr>
          <w:color w:val="000000"/>
        </w:rPr>
        <w:t>: Controls Ross grounding switch coil via Slot-2 IO8 OUT3 (Rung 0016)</w:t>
      </w:r>
      <w:ins w:id="212" w:author="Sebek, Jim" w:date="2026-03-12T17:04:00Z" w16du:dateUtc="2026-03-13T00:04:00Z">
        <w:r w:rsidR="00ED5DBD">
          <w:rPr>
            <w:color w:val="000000"/>
          </w:rPr>
          <w:t xml:space="preserve"> (Ross relay shorts out </w:t>
        </w:r>
      </w:ins>
      <w:ins w:id="213" w:author="Sebek, Jim" w:date="2026-03-12T17:05:00Z" w16du:dateUtc="2026-03-13T00:05:00Z">
        <w:r w:rsidR="00ED5DBD">
          <w:rPr>
            <w:color w:val="000000"/>
          </w:rPr>
          <w:t>HV input to klystron.)</w:t>
        </w:r>
      </w:ins>
    </w:p>
    <w:p w14:paraId="31A2DBAD" w14:textId="77777777" w:rsidR="009350C1" w:rsidRDefault="00000000">
      <w:pPr>
        <w:pStyle w:val="ListParagraph"/>
        <w:numPr>
          <w:ilvl w:val="0"/>
          <w:numId w:val="3"/>
        </w:numPr>
        <w:spacing w:before="40" w:after="40"/>
      </w:pPr>
      <w:r>
        <w:rPr>
          <w:b/>
          <w:bCs/>
          <w:color w:val="000000"/>
        </w:rPr>
        <w:t>Hardware fail-safe</w:t>
      </w:r>
      <w:r>
        <w:rPr>
          <w:color w:val="000000"/>
        </w:rPr>
        <w:t>: K4 relay input side wired directly to PPS 1 signal (24 VDC), preventing PLC failure from keeping K4 energized without PPS enable</w:t>
      </w:r>
    </w:p>
    <w:p w14:paraId="4FD242BB"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Sources: </w:t>
      </w:r>
      <w:r>
        <w:rPr>
          <w:rFonts w:ascii="Courier New" w:eastAsia="Courier New" w:hAnsi="Courier New" w:cs="Courier New"/>
          <w:color w:val="1F497D"/>
          <w:sz w:val="16"/>
          <w:szCs w:val="16"/>
        </w:rPr>
        <w:t>hvps/architecture/designNotes/HoffmanBoxPPSWiring.docx</w:t>
      </w:r>
      <w:r>
        <w:rPr>
          <w:i/>
          <w:iCs/>
          <w:color w:val="1F497D"/>
          <w:sz w:val="18"/>
          <w:szCs w:val="18"/>
        </w:rPr>
        <w:t xml:space="preserve">, </w:t>
      </w:r>
      <w:r>
        <w:rPr>
          <w:rFonts w:ascii="Courier New" w:eastAsia="Courier New" w:hAnsi="Courier New" w:cs="Courier New"/>
          <w:color w:val="1F497D"/>
          <w:sz w:val="16"/>
          <w:szCs w:val="16"/>
        </w:rPr>
        <w:t>RFSystemMPSRequirements.docx</w:t>
      </w:r>
    </w:p>
    <w:p w14:paraId="5056D354" w14:textId="77777777" w:rsidR="009350C1" w:rsidRDefault="00000000">
      <w:pPr>
        <w:pStyle w:val="Heading2"/>
      </w:pPr>
      <w:bookmarkStart w:id="214" w:name="_Toc223702684"/>
      <w:r>
        <w:t>6.3 Upgraded Controller</w:t>
      </w:r>
      <w:bookmarkEnd w:id="214"/>
    </w:p>
    <w:p w14:paraId="2DF61DBA" w14:textId="77777777" w:rsidR="009350C1" w:rsidRDefault="00000000">
      <w:pPr>
        <w:spacing w:before="60" w:after="80"/>
      </w:pPr>
      <w:r>
        <w:rPr>
          <w:color w:val="000000"/>
        </w:rPr>
        <w:t>The HVPS controller upgrade replaces the PLC and SCR gate driver while retaining the power section and Hoffman enclosure.</w:t>
      </w:r>
    </w:p>
    <w:p w14:paraId="55DF24BD" w14:textId="77777777" w:rsidR="009350C1" w:rsidRDefault="00000000">
      <w:pPr>
        <w:spacing w:before="60" w:after="80"/>
      </w:pPr>
      <w:r>
        <w:rPr>
          <w:b/>
          <w:bCs/>
          <w:color w:val="000000"/>
        </w:rPr>
        <w:t>New hardware</w:t>
      </w:r>
      <w:r>
        <w:rPr>
          <w:color w:val="000000"/>
        </w:rPr>
        <w:t>:</w:t>
      </w:r>
    </w:p>
    <w:p w14:paraId="6C913B07" w14:textId="77777777" w:rsidR="009350C1" w:rsidRDefault="00000000">
      <w:pPr>
        <w:pStyle w:val="ListParagraph"/>
        <w:numPr>
          <w:ilvl w:val="0"/>
          <w:numId w:val="3"/>
        </w:numPr>
        <w:spacing w:before="40" w:after="40"/>
      </w:pPr>
      <w:r>
        <w:rPr>
          <w:b/>
          <w:bCs/>
          <w:color w:val="000000"/>
        </w:rPr>
        <w:t>CompactLogix PLC</w:t>
      </w:r>
      <w:r>
        <w:rPr>
          <w:color w:val="000000"/>
        </w:rPr>
        <w:t>: Replaces SLC-500; handles voltage regulation, temperature monitoring, fault management, and EPICS communication</w:t>
      </w:r>
    </w:p>
    <w:p w14:paraId="1A92699E" w14:textId="77777777" w:rsidR="009350C1" w:rsidRDefault="00000000">
      <w:pPr>
        <w:pStyle w:val="ListParagraph"/>
        <w:numPr>
          <w:ilvl w:val="0"/>
          <w:numId w:val="3"/>
        </w:numPr>
        <w:spacing w:before="40" w:after="40"/>
      </w:pPr>
      <w:r>
        <w:rPr>
          <w:b/>
          <w:bCs/>
          <w:color w:val="000000"/>
        </w:rPr>
        <w:t>Enerpro FCOG1200 Board</w:t>
      </w:r>
      <w:r>
        <w:rPr>
          <w:color w:val="000000"/>
        </w:rPr>
        <w:t>: Upgraded SCR gate driver with modified RN4 resistors for SPEAR monitor winding impedance (2 MΩ)</w:t>
      </w:r>
    </w:p>
    <w:p w14:paraId="7DEA7F6D" w14:textId="77777777" w:rsidR="009350C1" w:rsidRDefault="00000000">
      <w:pPr>
        <w:pStyle w:val="ListParagraph"/>
        <w:numPr>
          <w:ilvl w:val="0"/>
          <w:numId w:val="3"/>
        </w:numPr>
        <w:spacing w:before="40" w:after="40"/>
      </w:pPr>
      <w:r>
        <w:rPr>
          <w:b/>
          <w:bCs/>
          <w:color w:val="000000"/>
        </w:rPr>
        <w:t>Redesigned Analog Regulator</w:t>
      </w:r>
      <w:r>
        <w:rPr>
          <w:color w:val="000000"/>
        </w:rPr>
        <w:t>: Replaces obsolete regulator card components</w:t>
      </w:r>
    </w:p>
    <w:p w14:paraId="28277F2C" w14:textId="77777777" w:rsidR="009350C1" w:rsidRDefault="00000000">
      <w:pPr>
        <w:pStyle w:val="ListParagraph"/>
        <w:numPr>
          <w:ilvl w:val="0"/>
          <w:numId w:val="3"/>
        </w:numPr>
        <w:spacing w:before="40" w:after="40"/>
      </w:pPr>
      <w:r>
        <w:rPr>
          <w:b/>
          <w:bCs/>
          <w:color w:val="000000"/>
        </w:rPr>
        <w:t>Fiber Optic Interfaces</w:t>
      </w:r>
      <w:r>
        <w:rPr>
          <w:color w:val="000000"/>
        </w:rPr>
        <w:t>: Bidirectional communication with Interface Chassis:</w:t>
      </w:r>
    </w:p>
    <w:p w14:paraId="0E467728" w14:textId="77777777" w:rsidR="009350C1" w:rsidRDefault="00000000">
      <w:pPr>
        <w:pStyle w:val="ListParagraph"/>
        <w:numPr>
          <w:ilvl w:val="1"/>
          <w:numId w:val="3"/>
        </w:numPr>
        <w:spacing w:before="40" w:after="40"/>
      </w:pPr>
      <w:r>
        <w:rPr>
          <w:color w:val="000000"/>
        </w:rPr>
        <w:t>STATUS: HVPS controller → HFBR-1412 transmitter → Interface Chassis (indicates control supply presence + no crowbar fired)</w:t>
      </w:r>
    </w:p>
    <w:p w14:paraId="4055E78A" w14:textId="77777777" w:rsidR="009350C1" w:rsidRDefault="00000000">
      <w:pPr>
        <w:pStyle w:val="ListParagraph"/>
        <w:numPr>
          <w:ilvl w:val="1"/>
          <w:numId w:val="3"/>
        </w:numPr>
        <w:spacing w:before="40" w:after="40"/>
      </w:pPr>
      <w:r>
        <w:rPr>
          <w:color w:val="000000"/>
        </w:rPr>
        <w:t>SCR ENABLE: Interface Chassis → HFBR-2412 receiver → HVPS controller (permit signal, active-high for fail-safe)</w:t>
      </w:r>
    </w:p>
    <w:p w14:paraId="3AA060D7" w14:textId="77777777" w:rsidR="009350C1" w:rsidRDefault="00000000">
      <w:pPr>
        <w:pStyle w:val="ListParagraph"/>
        <w:numPr>
          <w:ilvl w:val="1"/>
          <w:numId w:val="3"/>
        </w:numPr>
        <w:spacing w:before="40" w:after="40"/>
      </w:pPr>
      <w:r>
        <w:rPr>
          <w:color w:val="000000"/>
        </w:rPr>
        <w:t>CROWBAR: Interface Chassis → HFBR-2412 receiver → HVPS controller (crowbar fire command)</w:t>
      </w:r>
    </w:p>
    <w:p w14:paraId="35AFEB6D" w14:textId="77777777" w:rsidR="009350C1" w:rsidRDefault="00000000">
      <w:pPr>
        <w:pStyle w:val="ListParagraph"/>
        <w:numPr>
          <w:ilvl w:val="1"/>
          <w:numId w:val="3"/>
        </w:numPr>
        <w:spacing w:before="40" w:after="40"/>
      </w:pPr>
      <w:r>
        <w:rPr>
          <w:color w:val="000000"/>
        </w:rPr>
        <w:t>Normal operation: All signals illuminated/active; signal loss = fault condition</w:t>
      </w:r>
    </w:p>
    <w:p w14:paraId="38E78DD7" w14:textId="77777777" w:rsidR="009350C1" w:rsidRDefault="00000000">
      <w:pPr>
        <w:spacing w:before="60" w:after="80"/>
      </w:pPr>
      <w:r>
        <w:rPr>
          <w:b/>
          <w:bCs/>
          <w:color w:val="000000"/>
        </w:rPr>
        <w:t>Key change</w:t>
      </w:r>
      <w:r>
        <w:rPr>
          <w:color w:val="000000"/>
        </w:rPr>
        <w:t>: The CompactLogix PLC is removed from the PPS safety chain. PPS functions (K4 relay, Ross switch control) are handled by a separate dedicated PPS interface box, not the Interface Chassis. The Interface Chassis handles only non-PPS interlocks. The PLC handles only non-safety functions: voltage regulation, temperature monitoring, and EPICS interface.</w:t>
      </w:r>
    </w:p>
    <w:p w14:paraId="26393165" w14:textId="77777777" w:rsidR="009350C1" w:rsidRDefault="00000000">
      <w:pPr>
        <w:pStyle w:val="Heading2"/>
      </w:pPr>
      <w:bookmarkStart w:id="215" w:name="_Toc223702685"/>
      <w:r>
        <w:lastRenderedPageBreak/>
        <w:t>6.4 HVPS Controller Interface</w:t>
      </w:r>
      <w:bookmarkEnd w:id="215"/>
    </w:p>
    <w:p w14:paraId="7B28C3AF" w14:textId="77777777" w:rsidR="009350C1" w:rsidRDefault="00000000">
      <w:pPr>
        <w:spacing w:before="60" w:after="80"/>
      </w:pPr>
      <w:r>
        <w:rPr>
          <w:b/>
          <w:bCs/>
          <w:color w:val="000000"/>
        </w:rPr>
        <w:t>With EPICS</w:t>
      </w:r>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320"/>
        <w:gridCol w:w="2880"/>
      </w:tblGrid>
      <w:tr w:rsidR="009350C1" w14:paraId="45B4EFF3" w14:textId="77777777">
        <w:trPr>
          <w:tblHeader/>
        </w:trPr>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5E8022A" w14:textId="77777777" w:rsidR="009350C1" w:rsidRDefault="00000000">
            <w:r>
              <w:rPr>
                <w:b/>
                <w:bCs/>
                <w:color w:val="FFFFFF"/>
                <w:sz w:val="18"/>
                <w:szCs w:val="18"/>
              </w:rPr>
              <w:t>PV Category</w:t>
            </w:r>
          </w:p>
        </w:tc>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0A7ED30" w14:textId="77777777" w:rsidR="009350C1" w:rsidRDefault="00000000">
            <w:r>
              <w:rPr>
                <w:b/>
                <w:bCs/>
                <w:color w:val="FFFFFF"/>
                <w:sz w:val="18"/>
                <w:szCs w:val="18"/>
              </w:rPr>
              <w:t>Example PV</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542FB72" w14:textId="77777777" w:rsidR="009350C1" w:rsidRDefault="00000000">
            <w:r>
              <w:rPr>
                <w:b/>
                <w:bCs/>
                <w:color w:val="FFFFFF"/>
                <w:sz w:val="18"/>
                <w:szCs w:val="18"/>
              </w:rPr>
              <w:t>Update Rate</w:t>
            </w:r>
          </w:p>
        </w:tc>
      </w:tr>
      <w:tr w:rsidR="009350C1" w14:paraId="68B63EB9"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9660535" w14:textId="77777777" w:rsidR="009350C1" w:rsidRDefault="00000000">
            <w:r>
              <w:rPr>
                <w:color w:val="000000"/>
                <w:sz w:val="18"/>
                <w:szCs w:val="18"/>
              </w:rPr>
              <w:t>Setpoint</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E2AA7A" w14:textId="77777777" w:rsidR="009350C1" w:rsidRDefault="00000000">
            <w:r>
              <w:rPr>
                <w:color w:val="000000"/>
                <w:sz w:val="18"/>
                <w:szCs w:val="18"/>
              </w:rPr>
              <w:t>SRF1:HVPS:VOLT:CTRL.VAL</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7B2FD90" w14:textId="77777777" w:rsidR="009350C1" w:rsidRDefault="00000000">
            <w:r>
              <w:rPr>
                <w:color w:val="000000"/>
                <w:sz w:val="18"/>
                <w:szCs w:val="18"/>
              </w:rPr>
              <w:t>≤1 Hz (from Python)</w:t>
            </w:r>
          </w:p>
        </w:tc>
      </w:tr>
      <w:tr w:rsidR="009350C1" w14:paraId="29CFE43F" w14:textId="77777777">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912F00" w14:textId="77777777" w:rsidR="009350C1" w:rsidRDefault="00000000">
            <w:r>
              <w:rPr>
                <w:color w:val="000000"/>
                <w:sz w:val="18"/>
                <w:szCs w:val="18"/>
              </w:rPr>
              <w:t>Readback</w:t>
            </w:r>
          </w:p>
        </w:tc>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6C4ED24" w14:textId="77777777" w:rsidR="009350C1" w:rsidRDefault="00000000">
            <w:r>
              <w:rPr>
                <w:color w:val="000000"/>
                <w:sz w:val="18"/>
                <w:szCs w:val="18"/>
              </w:rPr>
              <w:t>SRF1:HVPS:VOLT:RBCK</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BCA4542" w14:textId="77777777" w:rsidR="009350C1" w:rsidRDefault="00000000">
            <w:r>
              <w:rPr>
                <w:color w:val="000000"/>
                <w:sz w:val="18"/>
                <w:szCs w:val="18"/>
              </w:rPr>
              <w:t>~1 Hz</w:t>
            </w:r>
          </w:p>
        </w:tc>
      </w:tr>
      <w:tr w:rsidR="009350C1" w14:paraId="2182D9DD"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774149D" w14:textId="77777777" w:rsidR="009350C1" w:rsidRDefault="00000000">
            <w:r>
              <w:rPr>
                <w:color w:val="000000"/>
                <w:sz w:val="18"/>
                <w:szCs w:val="18"/>
              </w:rPr>
              <w:t>Status</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B4788B4" w14:textId="77777777" w:rsidR="009350C1" w:rsidRDefault="00000000">
            <w:r>
              <w:rPr>
                <w:color w:val="000000"/>
                <w:sz w:val="18"/>
                <w:szCs w:val="18"/>
              </w:rPr>
              <w:t>SRF1:HVPS:STATUS:READY</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25427AC" w14:textId="77777777" w:rsidR="009350C1" w:rsidRDefault="00000000">
            <w:r>
              <w:rPr>
                <w:color w:val="000000"/>
                <w:sz w:val="18"/>
                <w:szCs w:val="18"/>
              </w:rPr>
              <w:t>~1 Hz</w:t>
            </w:r>
          </w:p>
        </w:tc>
      </w:tr>
      <w:tr w:rsidR="009350C1" w14:paraId="00FA3840" w14:textId="77777777">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3ECA7D0" w14:textId="77777777" w:rsidR="009350C1" w:rsidRDefault="00000000">
            <w:r>
              <w:rPr>
                <w:color w:val="000000"/>
                <w:sz w:val="18"/>
                <w:szCs w:val="18"/>
              </w:rPr>
              <w:t>Control</w:t>
            </w:r>
          </w:p>
        </w:tc>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8EE96B4" w14:textId="77777777" w:rsidR="009350C1" w:rsidRDefault="00000000">
            <w:r>
              <w:rPr>
                <w:color w:val="000000"/>
                <w:sz w:val="18"/>
                <w:szCs w:val="18"/>
              </w:rPr>
              <w:t>SRF1:HVPS:CONTACTOR:CMD</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4183D74" w14:textId="77777777" w:rsidR="009350C1" w:rsidRDefault="00000000">
            <w:r>
              <w:rPr>
                <w:color w:val="000000"/>
                <w:sz w:val="18"/>
                <w:szCs w:val="18"/>
              </w:rPr>
              <w:t>On demand</w:t>
            </w:r>
          </w:p>
        </w:tc>
      </w:tr>
      <w:tr w:rsidR="009350C1" w14:paraId="5CE4B979" w14:textId="77777777">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4CB011" w14:textId="77777777" w:rsidR="009350C1" w:rsidRDefault="00000000">
            <w:r>
              <w:rPr>
                <w:color w:val="000000"/>
                <w:sz w:val="18"/>
                <w:szCs w:val="18"/>
              </w:rPr>
              <w:t>Interlock</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B0B343A" w14:textId="77777777" w:rsidR="009350C1" w:rsidRDefault="00000000">
            <w:r>
              <w:rPr>
                <w:color w:val="000000"/>
                <w:sz w:val="18"/>
                <w:szCs w:val="18"/>
              </w:rPr>
              <w:t>SRF1:HVPS:INTLK:SUMMARY</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7DF4EF4" w14:textId="77777777" w:rsidR="009350C1" w:rsidRDefault="00000000">
            <w:r>
              <w:rPr>
                <w:color w:val="000000"/>
                <w:sz w:val="18"/>
                <w:szCs w:val="18"/>
              </w:rPr>
              <w:t>~1 Hz</w:t>
            </w:r>
          </w:p>
        </w:tc>
      </w:tr>
    </w:tbl>
    <w:p w14:paraId="4DAC3C69" w14:textId="77777777" w:rsidR="009350C1" w:rsidRDefault="009350C1">
      <w:pPr>
        <w:spacing w:before="60"/>
      </w:pPr>
    </w:p>
    <w:p w14:paraId="63965FBC" w14:textId="77777777" w:rsidR="009350C1" w:rsidRDefault="00000000">
      <w:pPr>
        <w:spacing w:before="60" w:after="80"/>
      </w:pPr>
      <w:r>
        <w:rPr>
          <w:b/>
          <w:bCs/>
          <w:color w:val="000000"/>
        </w:rPr>
        <w:t>Legacy HVPS Status PVs</w:t>
      </w:r>
      <w:r>
        <w:rPr>
          <w:color w:val="000000"/>
        </w:rPr>
        <w:t xml:space="preserve"> (for reference and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960"/>
        <w:gridCol w:w="2520"/>
      </w:tblGrid>
      <w:tr w:rsidR="009350C1" w14:paraId="062D745E"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AE3961A" w14:textId="77777777" w:rsidR="009350C1" w:rsidRDefault="00000000">
            <w:r>
              <w:rPr>
                <w:b/>
                <w:bCs/>
                <w:color w:val="FFFFFF"/>
                <w:sz w:val="18"/>
                <w:szCs w:val="18"/>
              </w:rPr>
              <w:t>Status Parameter</w:t>
            </w:r>
          </w:p>
        </w:tc>
        <w:tc>
          <w:tcPr>
            <w:tcW w:w="39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8021F04" w14:textId="77777777" w:rsidR="009350C1" w:rsidRDefault="00000000">
            <w:r>
              <w:rPr>
                <w:b/>
                <w:bCs/>
                <w:color w:val="FFFFFF"/>
                <w:sz w:val="18"/>
                <w:szCs w:val="18"/>
              </w:rPr>
              <w:t>Function</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46C9F70" w14:textId="77777777" w:rsidR="009350C1" w:rsidRDefault="00000000">
            <w:r>
              <w:rPr>
                <w:b/>
                <w:bCs/>
                <w:color w:val="FFFFFF"/>
                <w:sz w:val="18"/>
                <w:szCs w:val="18"/>
              </w:rPr>
              <w:t>Source</w:t>
            </w:r>
          </w:p>
        </w:tc>
      </w:tr>
      <w:tr w:rsidR="009350C1" w14:paraId="2F50662E"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8D5E430" w14:textId="77777777" w:rsidR="009350C1" w:rsidRDefault="00000000">
            <w:r>
              <w:rPr>
                <w:color w:val="000000"/>
                <w:sz w:val="18"/>
                <w:szCs w:val="18"/>
              </w:rPr>
              <w:t>Contactor Closed</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9FB517" w14:textId="77777777" w:rsidR="009350C1" w:rsidRDefault="00000000">
            <w:r>
              <w:rPr>
                <w:color w:val="000000"/>
                <w:sz w:val="18"/>
                <w:szCs w:val="18"/>
              </w:rPr>
              <w:t>K4 relay status / Aux relay status</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F32146" w14:textId="77777777" w:rsidR="009350C1" w:rsidRDefault="00000000">
            <w:r>
              <w:rPr>
                <w:color w:val="000000"/>
                <w:sz w:val="18"/>
                <w:szCs w:val="18"/>
              </w:rPr>
              <w:t>Slot-6 inputs</w:t>
            </w:r>
          </w:p>
        </w:tc>
      </w:tr>
      <w:tr w:rsidR="009350C1" w14:paraId="6619EF4B"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A6CADD4" w14:textId="77777777" w:rsidR="009350C1" w:rsidRDefault="00000000">
            <w:r>
              <w:rPr>
                <w:color w:val="000000"/>
                <w:sz w:val="18"/>
                <w:szCs w:val="18"/>
              </w:rPr>
              <w:t>Over Voltage</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5583EA" w14:textId="77777777" w:rsidR="009350C1" w:rsidRDefault="00000000">
            <w:r>
              <w:rPr>
                <w:color w:val="000000"/>
                <w:sz w:val="18"/>
                <w:szCs w:val="18"/>
              </w:rPr>
              <w:t>Regulator card latch indication</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9B2A969" w14:textId="77777777" w:rsidR="009350C1" w:rsidRDefault="00000000">
            <w:r>
              <w:rPr>
                <w:color w:val="000000"/>
                <w:sz w:val="18"/>
                <w:szCs w:val="18"/>
              </w:rPr>
              <w:t>SD-237-230-14-C1</w:t>
            </w:r>
          </w:p>
        </w:tc>
      </w:tr>
      <w:tr w:rsidR="009350C1" w14:paraId="63025CDE"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BFDFB66" w14:textId="77777777" w:rsidR="009350C1" w:rsidRDefault="00000000">
            <w:r>
              <w:rPr>
                <w:color w:val="000000"/>
                <w:sz w:val="18"/>
                <w:szCs w:val="18"/>
              </w:rPr>
              <w:t>Klystron Arc</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9A221CB" w14:textId="77777777" w:rsidR="009350C1" w:rsidRDefault="00000000">
            <w:r>
              <w:rPr>
                <w:color w:val="000000"/>
                <w:sz w:val="18"/>
                <w:szCs w:val="18"/>
              </w:rPr>
              <w:t>Grounding tank + LHS trigger board detection</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BF722E4" w14:textId="77777777" w:rsidR="009350C1" w:rsidRDefault="00000000">
            <w:r>
              <w:rPr>
                <w:color w:val="000000"/>
                <w:sz w:val="18"/>
                <w:szCs w:val="18"/>
              </w:rPr>
              <w:t>BNC-12 input</w:t>
            </w:r>
          </w:p>
        </w:tc>
      </w:tr>
      <w:tr w:rsidR="009350C1" w14:paraId="7D291464"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B19AE5" w14:textId="77777777" w:rsidR="009350C1" w:rsidRDefault="00000000">
            <w:r>
              <w:rPr>
                <w:color w:val="000000"/>
                <w:sz w:val="18"/>
                <w:szCs w:val="18"/>
              </w:rPr>
              <w:t>Transformer Arc</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49032C2" w14:textId="77777777" w:rsidR="009350C1" w:rsidRDefault="00000000">
            <w:r>
              <w:rPr>
                <w:color w:val="000000"/>
                <w:sz w:val="18"/>
                <w:szCs w:val="18"/>
              </w:rPr>
              <w:t>HVPS + RHS trigger board detection</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AF82826" w14:textId="77777777" w:rsidR="009350C1" w:rsidRDefault="00000000">
            <w:r>
              <w:rPr>
                <w:color w:val="000000"/>
                <w:sz w:val="18"/>
                <w:szCs w:val="18"/>
              </w:rPr>
              <w:t>BNC-0 input</w:t>
            </w:r>
          </w:p>
        </w:tc>
      </w:tr>
      <w:tr w:rsidR="009350C1" w14:paraId="572D2518"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C003152" w14:textId="77777777" w:rsidR="009350C1" w:rsidRDefault="00000000">
            <w:r>
              <w:rPr>
                <w:color w:val="000000"/>
                <w:sz w:val="18"/>
                <w:szCs w:val="18"/>
              </w:rPr>
              <w:t>Crowbar Status</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E70ED55" w14:textId="77777777" w:rsidR="009350C1" w:rsidRDefault="00000000">
            <w:r>
              <w:rPr>
                <w:color w:val="000000"/>
                <w:sz w:val="18"/>
                <w:szCs w:val="18"/>
              </w:rPr>
              <w:t>Thyristor pulse detection</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4DA7D9" w14:textId="77777777" w:rsidR="009350C1" w:rsidRDefault="00000000">
            <w:r>
              <w:rPr>
                <w:color w:val="000000"/>
                <w:sz w:val="18"/>
                <w:szCs w:val="18"/>
              </w:rPr>
              <w:t>Enerpro board</w:t>
            </w:r>
          </w:p>
        </w:tc>
      </w:tr>
      <w:tr w:rsidR="009350C1" w14:paraId="13BDA161"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9F4EDE5" w14:textId="77777777" w:rsidR="009350C1" w:rsidRDefault="00000000">
            <w:commentRangeStart w:id="216"/>
            <w:r>
              <w:rPr>
                <w:color w:val="000000"/>
                <w:sz w:val="18"/>
                <w:szCs w:val="18"/>
              </w:rPr>
              <w:t>PPS Chain Status</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45764C6" w14:textId="77777777" w:rsidR="009350C1" w:rsidRDefault="00000000">
            <w:r>
              <w:rPr>
                <w:color w:val="000000"/>
                <w:sz w:val="18"/>
                <w:szCs w:val="18"/>
              </w:rPr>
              <w:t>PPS 1 and PPS 2 availability</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7C1E010" w14:textId="77777777" w:rsidR="009350C1" w:rsidRDefault="00000000">
            <w:r>
              <w:rPr>
                <w:color w:val="000000"/>
                <w:sz w:val="18"/>
                <w:szCs w:val="18"/>
              </w:rPr>
              <w:t>Slot-6 IN14/IN15</w:t>
            </w:r>
            <w:commentRangeEnd w:id="216"/>
            <w:r w:rsidR="001014A6">
              <w:rPr>
                <w:rStyle w:val="CommentReference"/>
              </w:rPr>
              <w:commentReference w:id="216"/>
            </w:r>
          </w:p>
        </w:tc>
      </w:tr>
      <w:tr w:rsidR="009350C1" w14:paraId="12333087"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E4B85D" w14:textId="77777777" w:rsidR="009350C1" w:rsidRDefault="00000000">
            <w:r>
              <w:rPr>
                <w:color w:val="000000"/>
                <w:sz w:val="18"/>
                <w:szCs w:val="18"/>
              </w:rPr>
              <w:t>SCR 1/2 Firing</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D81B57C" w14:textId="77777777" w:rsidR="009350C1" w:rsidRDefault="00000000">
            <w:r>
              <w:rPr>
                <w:color w:val="000000"/>
                <w:sz w:val="18"/>
                <w:szCs w:val="18"/>
              </w:rPr>
              <w:t>Left/right side thyristor trigger status</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41C0687" w14:textId="77777777" w:rsidR="009350C1" w:rsidRDefault="00000000">
            <w:r>
              <w:rPr>
                <w:color w:val="000000"/>
                <w:sz w:val="18"/>
                <w:szCs w:val="18"/>
              </w:rPr>
              <w:t>Enerpro monitoring</w:t>
            </w:r>
          </w:p>
        </w:tc>
      </w:tr>
      <w:tr w:rsidR="009350C1" w14:paraId="4168B9CD"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0D96975" w14:textId="77777777" w:rsidR="009350C1" w:rsidRDefault="00000000">
            <w:r>
              <w:rPr>
                <w:color w:val="000000"/>
                <w:sz w:val="18"/>
                <w:szCs w:val="18"/>
              </w:rPr>
              <w:t>AC Current</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FAF931B" w14:textId="77777777" w:rsidR="009350C1" w:rsidRDefault="00000000">
            <w:r>
              <w:rPr>
                <w:color w:val="000000"/>
                <w:sz w:val="18"/>
                <w:szCs w:val="18"/>
              </w:rPr>
              <w:t>Input current measurement</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DAB5856" w14:textId="77777777" w:rsidR="009350C1" w:rsidRDefault="00000000">
            <w:r>
              <w:rPr>
                <w:color w:val="000000"/>
                <w:sz w:val="18"/>
                <w:szCs w:val="18"/>
              </w:rPr>
              <w:t>Transformer monitoring</w:t>
            </w:r>
          </w:p>
        </w:tc>
      </w:tr>
      <w:tr w:rsidR="009350C1" w14:paraId="6E609816"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ACD027" w14:textId="77777777" w:rsidR="009350C1" w:rsidRDefault="00000000">
            <w:r>
              <w:rPr>
                <w:color w:val="000000"/>
                <w:sz w:val="18"/>
                <w:szCs w:val="18"/>
              </w:rPr>
              <w:t>Temperature/Oil</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5BA4A7A" w14:textId="77777777" w:rsidR="009350C1" w:rsidRDefault="00000000">
            <w:r>
              <w:rPr>
                <w:color w:val="000000"/>
                <w:sz w:val="18"/>
                <w:szCs w:val="18"/>
              </w:rPr>
              <w:t>SCR/air/transformer temperatures, oil level</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6C7E9C8" w14:textId="77777777" w:rsidR="009350C1" w:rsidRDefault="00000000">
            <w:r>
              <w:rPr>
                <w:color w:val="000000"/>
                <w:sz w:val="18"/>
                <w:szCs w:val="18"/>
              </w:rPr>
              <w:t>Slot-3 thermocouples</w:t>
            </w:r>
          </w:p>
        </w:tc>
      </w:tr>
      <w:tr w:rsidR="009350C1" w14:paraId="5CB6F630"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AB77CB5" w14:textId="77777777" w:rsidR="009350C1" w:rsidRDefault="00000000">
            <w:r>
              <w:rPr>
                <w:color w:val="000000"/>
                <w:sz w:val="18"/>
                <w:szCs w:val="18"/>
              </w:rPr>
              <w:t>12 kV Availability</w:t>
            </w:r>
          </w:p>
        </w:tc>
        <w:tc>
          <w:tcPr>
            <w:tcW w:w="39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C37D0D8" w14:textId="77777777" w:rsidR="009350C1" w:rsidRDefault="00000000">
            <w:r>
              <w:rPr>
                <w:color w:val="000000"/>
                <w:sz w:val="18"/>
                <w:szCs w:val="18"/>
              </w:rPr>
              <w:t>Supply status/readiness</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453C4F0" w14:textId="77777777" w:rsidR="009350C1" w:rsidRDefault="00000000">
            <w:r>
              <w:rPr>
                <w:color w:val="000000"/>
                <w:sz w:val="18"/>
                <w:szCs w:val="18"/>
              </w:rPr>
              <w:t>Switchgear feedback</w:t>
            </w:r>
          </w:p>
        </w:tc>
      </w:tr>
      <w:tr w:rsidR="009350C1" w14:paraId="20C18739"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20F88D2" w14:textId="77777777" w:rsidR="009350C1" w:rsidRDefault="00000000">
            <w:r>
              <w:rPr>
                <w:color w:val="000000"/>
                <w:sz w:val="18"/>
                <w:szCs w:val="18"/>
              </w:rPr>
              <w:t>Fast Inhibit/Slow Start</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900C404" w14:textId="77777777" w:rsidR="009350C1" w:rsidRDefault="00000000">
            <w:r>
              <w:rPr>
                <w:color w:val="000000"/>
                <w:sz w:val="18"/>
                <w:szCs w:val="18"/>
              </w:rPr>
              <w:t>Enerpro protection states</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D6CC4AB" w14:textId="77777777" w:rsidR="009350C1" w:rsidRDefault="00000000">
            <w:r>
              <w:rPr>
                <w:color w:val="000000"/>
                <w:sz w:val="18"/>
                <w:szCs w:val="18"/>
              </w:rPr>
              <w:t>Gate driver board</w:t>
            </w:r>
          </w:p>
        </w:tc>
      </w:tr>
    </w:tbl>
    <w:p w14:paraId="3B6D6AE7" w14:textId="77777777" w:rsidR="009350C1" w:rsidRDefault="009350C1">
      <w:pPr>
        <w:spacing w:before="60"/>
      </w:pPr>
    </w:p>
    <w:p w14:paraId="6FAAE78C"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Source: </w:t>
      </w:r>
      <w:r>
        <w:rPr>
          <w:rFonts w:ascii="Courier New" w:eastAsia="Courier New" w:hAnsi="Courier New" w:cs="Courier New"/>
          <w:color w:val="1F497D"/>
          <w:sz w:val="16"/>
          <w:szCs w:val="16"/>
        </w:rPr>
        <w:t>hvps/architecture/designNotes/rfedmHvpsLabelsPvs.docx</w:t>
      </w:r>
      <w:r>
        <w:rPr>
          <w:i/>
          <w:iCs/>
          <w:color w:val="1F497D"/>
          <w:sz w:val="18"/>
          <w:szCs w:val="18"/>
        </w:rPr>
        <w:t xml:space="preserve"> (RF expert panel configuration)</w:t>
      </w:r>
    </w:p>
    <w:p w14:paraId="0A81D894" w14:textId="77777777" w:rsidR="009350C1" w:rsidRDefault="00000000">
      <w:pPr>
        <w:spacing w:before="60" w:after="80"/>
      </w:pPr>
      <w:r>
        <w:rPr>
          <w:b/>
          <w:bCs/>
          <w:color w:val="000000"/>
        </w:rPr>
        <w:t>With Interface Chassis</w:t>
      </w:r>
      <w:r>
        <w:rPr>
          <w:color w:val="000000"/>
        </w:rPr>
        <w:t>:</w:t>
      </w:r>
    </w:p>
    <w:p w14:paraId="325E5CD7" w14:textId="77777777" w:rsidR="009350C1" w:rsidRDefault="00000000">
      <w:pPr>
        <w:pStyle w:val="ListParagraph"/>
        <w:numPr>
          <w:ilvl w:val="0"/>
          <w:numId w:val="3"/>
        </w:numPr>
        <w:spacing w:before="40" w:after="40"/>
      </w:pPr>
      <w:r>
        <w:t>Interface Chassis (fiber optic): SCR ENABLE (in), CROWBAR inhibit (in), STATUS (out)</w:t>
      </w:r>
    </w:p>
    <w:p w14:paraId="691C6AFC" w14:textId="77777777" w:rsidR="009350C1" w:rsidRDefault="00000000">
      <w:pPr>
        <w:spacing w:before="60" w:after="80"/>
      </w:pPr>
      <w:r>
        <w:rPr>
          <w:b/>
          <w:bCs/>
          <w:color w:val="000000"/>
        </w:rPr>
        <w:t>Crowbar Triggering Sources</w:t>
      </w:r>
      <w:r>
        <w:rPr>
          <w:color w:val="000000"/>
        </w:rPr>
        <w:t xml:space="preserve"> (five independent sources for defense-in-depth protection):</w:t>
      </w:r>
    </w:p>
    <w:p w14:paraId="02413F4F" w14:textId="77777777" w:rsidR="009350C1" w:rsidRDefault="00000000" w:rsidP="008C0C31">
      <w:pPr>
        <w:pStyle w:val="ListParagraph"/>
        <w:numPr>
          <w:ilvl w:val="0"/>
          <w:numId w:val="5"/>
        </w:numPr>
        <w:spacing w:before="40" w:after="40"/>
      </w:pPr>
      <w:r>
        <w:t>SCR ENABLE (fiber-optic): Interface Chassis → HVPS controller (loss of signal disables SCR triggers)</w:t>
      </w:r>
    </w:p>
    <w:p w14:paraId="1C26738C" w14:textId="77777777" w:rsidR="009350C1" w:rsidRDefault="00000000" w:rsidP="008C0C31">
      <w:pPr>
        <w:pStyle w:val="ListParagraph"/>
        <w:numPr>
          <w:ilvl w:val="0"/>
          <w:numId w:val="5"/>
        </w:numPr>
        <w:spacing w:before="40" w:after="40"/>
      </w:pPr>
      <w:r>
        <w:t>TRANSFORMER ARC TRIGGER (BNC-0): Electronic signal from Hoffman box (AC current measurement or Stangenes transformer arc detection)</w:t>
      </w:r>
    </w:p>
    <w:p w14:paraId="0A2B7E08" w14:textId="77777777" w:rsidR="009350C1" w:rsidRDefault="00000000" w:rsidP="008C0C31">
      <w:pPr>
        <w:pStyle w:val="ListParagraph"/>
        <w:numPr>
          <w:ilvl w:val="0"/>
          <w:numId w:val="5"/>
        </w:numPr>
        <w:spacing w:before="40" w:after="40"/>
      </w:pPr>
      <w:r>
        <w:t>KLYSTRON CROWBAR (fiber-optic): LLRF/Interface Chassis → HVPS controller (klystron protection command)</w:t>
      </w:r>
    </w:p>
    <w:p w14:paraId="418EBDEA" w14:textId="77777777" w:rsidR="009350C1" w:rsidRDefault="00000000" w:rsidP="008C0C31">
      <w:pPr>
        <w:pStyle w:val="ListParagraph"/>
        <w:numPr>
          <w:ilvl w:val="0"/>
          <w:numId w:val="5"/>
        </w:numPr>
        <w:spacing w:before="40" w:after="40"/>
      </w:pPr>
      <w:r>
        <w:t>KLYSTRON ARC TRIGGER (BNC-12): Electronic signal from Hoffman box (termination tank shunt sensing excessive current)</w:t>
      </w:r>
    </w:p>
    <w:p w14:paraId="1C189F03" w14:textId="77777777" w:rsidR="009350C1" w:rsidRDefault="00000000" w:rsidP="008C0C31">
      <w:pPr>
        <w:pStyle w:val="ListParagraph"/>
        <w:numPr>
          <w:ilvl w:val="0"/>
          <w:numId w:val="5"/>
        </w:numPr>
        <w:spacing w:before="40" w:after="40"/>
      </w:pPr>
      <w:r>
        <w:t>PLC FORCE CROWBAR (Slot-5 OUT3): Active-low signal from SLC-500, monitored on BNC connector</w:t>
      </w:r>
    </w:p>
    <w:p w14:paraId="77990A3B"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Protection philosophy: Any single source can disable SCR triggers or fire crowbar; redundancy ensures protection even with single-point failures. Filter inductor stored energy is safely discharged through Enerpro logic and secondary rectifiers. Source: </w:t>
      </w:r>
      <w:r>
        <w:rPr>
          <w:rFonts w:ascii="Courier New" w:eastAsia="Courier New" w:hAnsi="Courier New" w:cs="Courier New"/>
          <w:color w:val="1F497D"/>
          <w:sz w:val="16"/>
          <w:szCs w:val="16"/>
        </w:rPr>
        <w:t>hvps/architecture/designNotes/RFSystemMPSRequirements.docx</w:t>
      </w:r>
    </w:p>
    <w:p w14:paraId="452A78F6" w14:textId="77777777" w:rsidR="009350C1" w:rsidRDefault="00000000">
      <w:pPr>
        <w:pStyle w:val="ListParagraph"/>
        <w:numPr>
          <w:ilvl w:val="0"/>
          <w:numId w:val="3"/>
        </w:numPr>
        <w:spacing w:before="40" w:after="40"/>
      </w:pPr>
      <w:r>
        <w:t>Python Coordinator (EPICS/Ethernet): Voltage setpoint, readbacks, fault status</w:t>
      </w:r>
    </w:p>
    <w:p w14:paraId="096F5534" w14:textId="77777777" w:rsidR="009350C1" w:rsidRDefault="00000000">
      <w:pPr>
        <w:pStyle w:val="ListParagraph"/>
        <w:numPr>
          <w:ilvl w:val="0"/>
          <w:numId w:val="3"/>
        </w:numPr>
        <w:spacing w:before="40" w:after="40"/>
        <w:rPr>
          <w:ins w:id="217" w:author="Sebek, Jim" w:date="2026-03-12T17:06:00Z" w16du:dateUtc="2026-03-13T00:06:00Z"/>
        </w:rPr>
      </w:pPr>
      <w:r>
        <w:t>Waveform Buffer System: HVPS voltage, current, inductor voltages monitored on 4 dedicated channels</w:t>
      </w:r>
    </w:p>
    <w:p w14:paraId="7E28D0AF" w14:textId="4C611CBA" w:rsidR="00EB67BD" w:rsidRDefault="00EB67BD">
      <w:pPr>
        <w:pStyle w:val="ListParagraph"/>
        <w:numPr>
          <w:ilvl w:val="0"/>
          <w:numId w:val="3"/>
        </w:numPr>
        <w:spacing w:before="40" w:after="40"/>
      </w:pPr>
      <w:ins w:id="218" w:author="Sebek, Jim" w:date="2026-03-12T17:06:00Z" w16du:dateUtc="2026-03-13T00:06:00Z">
        <w:r>
          <w:t>HVPS voltage and current sent back t</w:t>
        </w:r>
      </w:ins>
      <w:ins w:id="219" w:author="Sebek, Jim" w:date="2026-03-12T17:07:00Z" w16du:dateUtc="2026-03-13T00:07:00Z">
        <w:r>
          <w:t>o B132 as analog signals for RF MPS</w:t>
        </w:r>
      </w:ins>
    </w:p>
    <w:p w14:paraId="0F246B95" w14:textId="77777777" w:rsidR="009350C1" w:rsidRDefault="00000000">
      <w:pPr>
        <w:pStyle w:val="ListParagraph"/>
        <w:numPr>
          <w:ilvl w:val="0"/>
          <w:numId w:val="3"/>
        </w:numPr>
        <w:spacing w:before="40" w:after="40"/>
      </w:pPr>
      <w:r>
        <w:t>Switchgear: Existing field cables to vacuum contactor controller and grounding tank</w:t>
      </w:r>
    </w:p>
    <w:p w14:paraId="033FF5BF" w14:textId="7CE0A199" w:rsidR="009350C1" w:rsidRDefault="00000000">
      <w:pPr>
        <w:pStyle w:val="Heading1"/>
      </w:pPr>
      <w:bookmarkStart w:id="220" w:name="s7"/>
      <w:bookmarkStart w:id="221" w:name="_Toc223702686"/>
      <w:r>
        <w:t xml:space="preserve">7. Subsystem 3: </w:t>
      </w:r>
      <w:ins w:id="222" w:author="Sebek, Jim" w:date="2026-03-12T17:07:00Z" w16du:dateUtc="2026-03-13T00:07:00Z">
        <w:r w:rsidR="00EB67BD">
          <w:t>RF</w:t>
        </w:r>
      </w:ins>
      <w:del w:id="223" w:author="Sebek, Jim" w:date="2026-03-12T17:07:00Z" w16du:dateUtc="2026-03-13T00:07:00Z">
        <w:r w:rsidDel="00EB67BD">
          <w:delText>Klystron</w:delText>
        </w:r>
      </w:del>
      <w:r>
        <w:t xml:space="preserve"> Machine Protection System (</w:t>
      </w:r>
      <w:ins w:id="224" w:author="Sebek, Jim" w:date="2026-03-12T17:07:00Z" w16du:dateUtc="2026-03-13T00:07:00Z">
        <w:r w:rsidR="00EB67BD">
          <w:t>RF</w:t>
        </w:r>
      </w:ins>
      <w:del w:id="225" w:author="Sebek, Jim" w:date="2026-03-12T17:07:00Z" w16du:dateUtc="2026-03-13T00:07:00Z">
        <w:r w:rsidDel="00EB67BD">
          <w:delText>Kly</w:delText>
        </w:r>
      </w:del>
      <w:r>
        <w:t xml:space="preserve"> MPS)</w:t>
      </w:r>
      <w:bookmarkEnd w:id="220"/>
      <w:bookmarkEnd w:id="221"/>
    </w:p>
    <w:p w14:paraId="47C33FDB" w14:textId="144A3FB7" w:rsidR="009350C1" w:rsidRDefault="00000000">
      <w:pPr>
        <w:pBdr>
          <w:left w:val="single" w:sz="8" w:space="8" w:color="2E75B6"/>
        </w:pBdr>
        <w:shd w:val="clear" w:color="auto" w:fill="EEF5FB"/>
        <w:spacing w:before="80" w:after="80"/>
        <w:ind w:left="360"/>
      </w:pPr>
      <w:r>
        <w:rPr>
          <w:i/>
          <w:iCs/>
          <w:color w:val="1F497D"/>
          <w:sz w:val="18"/>
          <w:szCs w:val="18"/>
        </w:rPr>
        <w:lastRenderedPageBreak/>
        <w:t xml:space="preserve">Scope clarification: The </w:t>
      </w:r>
      <w:ins w:id="226" w:author="Sebek, Jim" w:date="2026-03-12T17:07:00Z" w16du:dateUtc="2026-03-13T00:07:00Z">
        <w:r w:rsidR="00FD72BA">
          <w:rPr>
            <w:i/>
            <w:iCs/>
            <w:color w:val="1F497D"/>
            <w:sz w:val="18"/>
            <w:szCs w:val="18"/>
          </w:rPr>
          <w:t>RF</w:t>
        </w:r>
      </w:ins>
      <w:del w:id="227" w:author="Sebek, Jim" w:date="2026-03-12T17:07:00Z" w16du:dateUtc="2026-03-13T00:07:00Z">
        <w:r w:rsidDel="00FD72BA">
          <w:rPr>
            <w:i/>
            <w:iCs/>
            <w:color w:val="1F497D"/>
            <w:sz w:val="18"/>
            <w:szCs w:val="18"/>
          </w:rPr>
          <w:delText>Kly</w:delText>
        </w:r>
      </w:del>
      <w:r>
        <w:rPr>
          <w:i/>
          <w:iCs/>
          <w:color w:val="1F497D"/>
          <w:sz w:val="18"/>
          <w:szCs w:val="18"/>
        </w:rPr>
        <w:t xml:space="preserve"> MPS is the klystron/RF station equipment protection PLC. It is distinct from the facility-wide </w:t>
      </w:r>
      <w:r>
        <w:rPr>
          <w:b/>
          <w:bCs/>
          <w:color w:val="1F497D"/>
          <w:sz w:val="18"/>
          <w:szCs w:val="18"/>
        </w:rPr>
        <w:t>SPEAR MPS</w:t>
      </w:r>
      <w:r>
        <w:rPr>
          <w:i/>
          <w:iCs/>
          <w:color w:val="1F497D"/>
          <w:sz w:val="18"/>
          <w:szCs w:val="18"/>
        </w:rPr>
        <w:t>, which is an external system that provides a permit input signal to the Kly MPS via the Interface Chassis.</w:t>
      </w:r>
    </w:p>
    <w:p w14:paraId="2875997E" w14:textId="77777777" w:rsidR="009350C1" w:rsidRDefault="00000000">
      <w:pPr>
        <w:pStyle w:val="Heading2"/>
      </w:pPr>
      <w:bookmarkStart w:id="228" w:name="_Toc223702687"/>
      <w:r>
        <w:t>7.1 Purpose and Protection Philosophy</w:t>
      </w:r>
      <w:bookmarkEnd w:id="228"/>
    </w:p>
    <w:p w14:paraId="428E3497" w14:textId="77777777" w:rsidR="009350C1" w:rsidRDefault="00000000">
      <w:pPr>
        <w:spacing w:before="60" w:after="80"/>
      </w:pPr>
      <w:r>
        <w:rPr>
          <w:color w:val="000000"/>
        </w:rPr>
        <w:t>The Klystron Machine Protection System (Kly MPS) is the subsystem-level protection controller for the SPEAR3 RF station. Its purpose is to aggregate fault status from all RF subsystems and external safety systems (including the SPEAR MPS permit), manage the overall klystron/RF permit, and coordinate fault recovery.</w:t>
      </w:r>
    </w:p>
    <w:p w14:paraId="64845913" w14:textId="77777777" w:rsidR="009350C1" w:rsidRDefault="00000000">
      <w:pPr>
        <w:spacing w:before="60" w:after="80"/>
      </w:pPr>
      <w:r>
        <w:rPr>
          <w:color w:val="000000"/>
        </w:rPr>
        <w:t>The protection philosophy, as defined in the RF system MPS requirements (</w:t>
      </w:r>
      <w:r>
        <w:rPr>
          <w:rFonts w:ascii="Courier New" w:eastAsia="Courier New" w:hAnsi="Courier New" w:cs="Courier New"/>
          <w:color w:val="000000"/>
          <w:sz w:val="18"/>
          <w:szCs w:val="18"/>
        </w:rPr>
        <w:t>hvps/architecture/designNotes/RFSystemMPSRequirements.docx</w:t>
      </w:r>
      <w:r>
        <w:rPr>
          <w:color w:val="000000"/>
        </w:rPr>
        <w:t>), is:</w:t>
      </w:r>
    </w:p>
    <w:p w14:paraId="445A0E09" w14:textId="77777777" w:rsidR="009350C1" w:rsidRDefault="00000000" w:rsidP="008C0C31">
      <w:pPr>
        <w:pStyle w:val="ListParagraph"/>
        <w:numPr>
          <w:ilvl w:val="0"/>
          <w:numId w:val="6"/>
        </w:numPr>
        <w:spacing w:before="40" w:after="40"/>
      </w:pPr>
      <w:r>
        <w:t>Protect high-power elements (</w:t>
      </w:r>
      <w:commentRangeStart w:id="229"/>
      <w:r>
        <w:t>HVPS</w:t>
      </w:r>
      <w:commentRangeEnd w:id="229"/>
      <w:r w:rsidR="00FD72BA">
        <w:rPr>
          <w:rStyle w:val="CommentReference"/>
        </w:rPr>
        <w:commentReference w:id="229"/>
      </w:r>
      <w:r>
        <w:t>, klystron, cavities) from damage by eliminating stored energy and disabling upstream power sources when faults occur.</w:t>
      </w:r>
    </w:p>
    <w:p w14:paraId="4DD94AD5" w14:textId="77777777" w:rsidR="009350C1" w:rsidRDefault="00000000" w:rsidP="008C0C31">
      <w:pPr>
        <w:pStyle w:val="ListParagraph"/>
        <w:numPr>
          <w:ilvl w:val="0"/>
          <w:numId w:val="6"/>
        </w:numPr>
        <w:spacing w:before="40" w:after="40"/>
      </w:pPr>
      <w:r>
        <w:t>Redundant protection — multiple independent mechanisms protect each element (e.g., fiber-optic SCR disable, crowbar firing, contactor opening).</w:t>
      </w:r>
    </w:p>
    <w:p w14:paraId="2418A5DF" w14:textId="77777777" w:rsidR="009350C1" w:rsidRDefault="00000000" w:rsidP="008C0C31">
      <w:pPr>
        <w:pStyle w:val="ListParagraph"/>
        <w:numPr>
          <w:ilvl w:val="0"/>
          <w:numId w:val="6"/>
        </w:numPr>
        <w:spacing w:before="40" w:after="40"/>
      </w:pPr>
      <w:r>
        <w:t>Fail-safe design — all permits are active-high so that a broken cable or lost signal removes the permit.</w:t>
      </w:r>
    </w:p>
    <w:p w14:paraId="60A02357" w14:textId="77777777" w:rsidR="009350C1" w:rsidRDefault="00000000" w:rsidP="008C0C31">
      <w:pPr>
        <w:pStyle w:val="ListParagraph"/>
        <w:numPr>
          <w:ilvl w:val="0"/>
          <w:numId w:val="6"/>
        </w:numPr>
        <w:spacing w:before="40" w:after="40"/>
      </w:pPr>
      <w:r>
        <w:t>Graceful shutdown — when upstream elements trip, downstream elements are notified so they can shut down in an orderly fashion.</w:t>
      </w:r>
    </w:p>
    <w:p w14:paraId="7A78BDCF" w14:textId="09078053" w:rsidR="009350C1" w:rsidRDefault="00000000">
      <w:pPr>
        <w:spacing w:before="60" w:after="80"/>
      </w:pPr>
      <w:r>
        <w:rPr>
          <w:color w:val="000000"/>
        </w:rPr>
        <w:t xml:space="preserve">The </w:t>
      </w:r>
      <w:del w:id="230" w:author="Sebek, Jim" w:date="2026-03-12T17:10:00Z" w16du:dateUtc="2026-03-13T00:10:00Z">
        <w:r w:rsidDel="00E44810">
          <w:rPr>
            <w:color w:val="000000"/>
          </w:rPr>
          <w:delText xml:space="preserve">Kly </w:delText>
        </w:r>
      </w:del>
      <w:ins w:id="231" w:author="Sebek, Jim" w:date="2026-03-12T17:10:00Z" w16du:dateUtc="2026-03-13T00:10:00Z">
        <w:r w:rsidR="00E44810">
          <w:rPr>
            <w:color w:val="000000"/>
          </w:rPr>
          <w:t>RF</w:t>
        </w:r>
        <w:r w:rsidR="00E44810">
          <w:rPr>
            <w:color w:val="000000"/>
          </w:rPr>
          <w:t xml:space="preserve"> </w:t>
        </w:r>
      </w:ins>
      <w:r>
        <w:rPr>
          <w:color w:val="000000"/>
        </w:rPr>
        <w:t xml:space="preserve">MPS does not directly control the LLRF9 or HVPS hardware. Instead, it provides permit and control signals to the Interface Chassis (Section 8), which performs the fast hardware AND-logic and drives the actual interlock outputs to the LLRF9 and HVPS controller. This separation ensures that hardware interlock response times remain at the microsecond scale (Interface Chassis), while the </w:t>
      </w:r>
      <w:del w:id="232" w:author="Sebek, Jim" w:date="2026-03-12T17:11:00Z" w16du:dateUtc="2026-03-13T00:11:00Z">
        <w:r w:rsidDel="00E44810">
          <w:rPr>
            <w:color w:val="000000"/>
          </w:rPr>
          <w:delText xml:space="preserve">Kly </w:delText>
        </w:r>
      </w:del>
      <w:ins w:id="233" w:author="Sebek, Jim" w:date="2026-03-12T17:11:00Z" w16du:dateUtc="2026-03-13T00:11:00Z">
        <w:r w:rsidR="00E44810">
          <w:rPr>
            <w:color w:val="000000"/>
          </w:rPr>
          <w:t>RF</w:t>
        </w:r>
        <w:r w:rsidR="00E44810">
          <w:rPr>
            <w:color w:val="000000"/>
          </w:rPr>
          <w:t xml:space="preserve"> </w:t>
        </w:r>
      </w:ins>
      <w:r>
        <w:rPr>
          <w:color w:val="000000"/>
        </w:rPr>
        <w:t>MPS operates at PLC scan rates (~milliseconds) for fault aggregation, logging, and coordination.</w:t>
      </w:r>
    </w:p>
    <w:p w14:paraId="05169C0C" w14:textId="77777777" w:rsidR="009350C1" w:rsidRDefault="00000000">
      <w:pPr>
        <w:pStyle w:val="Heading2"/>
      </w:pPr>
      <w:bookmarkStart w:id="234" w:name="_Toc223702688"/>
      <w:r>
        <w:t>7.2 Legacy System</w:t>
      </w:r>
      <w:bookmarkEnd w:id="234"/>
    </w:p>
    <w:p w14:paraId="4F6D36ED" w14:textId="77777777" w:rsidR="009350C1" w:rsidRDefault="00000000">
      <w:pPr>
        <w:spacing w:before="60" w:after="80"/>
      </w:pPr>
      <w:r>
        <w:rPr>
          <w:color w:val="000000"/>
        </w:rPr>
        <w:t xml:space="preserve">The legacy Kly MPS uses an </w:t>
      </w:r>
      <w:r>
        <w:rPr>
          <w:b/>
          <w:bCs/>
          <w:color w:val="000000"/>
        </w:rPr>
        <w:t>Allen-Bradley PLC-5</w:t>
      </w:r>
      <w:r>
        <w:rPr>
          <w:color w:val="000000"/>
        </w:rPr>
        <w:t xml:space="preserve"> processor with </w:t>
      </w:r>
      <w:r>
        <w:rPr>
          <w:b/>
          <w:bCs/>
          <w:color w:val="000000"/>
        </w:rPr>
        <w:t>1771-series I/O modules</w:t>
      </w:r>
      <w:r>
        <w:rPr>
          <w:color w:val="000000"/>
        </w:rPr>
        <w:t>. It aggregates interlock signals from the RF system (via distributed analog modules and direct wiring), the HVPS, and external sources (SPEAR MPS permit, orbit interlock), and manages the RF permit chain.</w:t>
      </w:r>
    </w:p>
    <w:p w14:paraId="2BE0EF46" w14:textId="77777777" w:rsidR="009350C1" w:rsidRDefault="00000000">
      <w:pPr>
        <w:spacing w:before="60" w:after="80"/>
      </w:pPr>
      <w:r>
        <w:rPr>
          <w:color w:val="000000"/>
        </w:rPr>
        <w:t>In the legacy system, interlock coordination was distributed across analog modules, PLC I/O, and direct point-to-point wiring with no central coordination point. The PLC-5 communicated with the EPICS control system via a 1771-DCM scanner module.</w:t>
      </w:r>
    </w:p>
    <w:p w14:paraId="6F482DB6"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Legacy Kly MPS wiring diagrams: 33 sheets in </w:t>
      </w:r>
      <w:r>
        <w:rPr>
          <w:rFonts w:ascii="Courier New" w:eastAsia="Courier New" w:hAnsi="Courier New" w:cs="Courier New"/>
          <w:color w:val="1F497D"/>
          <w:sz w:val="16"/>
          <w:szCs w:val="16"/>
        </w:rPr>
        <w:t>llrf/documentation/mpsWiringDiagrams/</w:t>
      </w:r>
      <w:r>
        <w:rPr>
          <w:i/>
          <w:iCs/>
          <w:color w:val="1F497D"/>
          <w:sz w:val="18"/>
          <w:szCs w:val="18"/>
        </w:rPr>
        <w:t xml:space="preserve"> (drawings wd3403300200 through wd3403303400).</w:t>
      </w:r>
    </w:p>
    <w:p w14:paraId="3F0EA4CA" w14:textId="77777777" w:rsidR="009350C1" w:rsidRDefault="00000000">
      <w:pPr>
        <w:pStyle w:val="Heading2"/>
      </w:pPr>
      <w:bookmarkStart w:id="235" w:name="_Toc223702689"/>
      <w:r>
        <w:t>7.3 Upgraded System — ControlLogix 1756</w:t>
      </w:r>
      <w:bookmarkEnd w:id="235"/>
    </w:p>
    <w:p w14:paraId="2FD4B505" w14:textId="77777777" w:rsidR="009350C1" w:rsidRDefault="00000000">
      <w:pPr>
        <w:spacing w:before="60" w:after="80"/>
      </w:pPr>
      <w:r>
        <w:rPr>
          <w:color w:val="000000"/>
        </w:rPr>
        <w:t xml:space="preserve">The Kly MPS PLC is upgraded from PLC-5 to </w:t>
      </w:r>
      <w:r>
        <w:rPr>
          <w:b/>
          <w:bCs/>
          <w:color w:val="000000"/>
        </w:rPr>
        <w:t>Allen-Bradley ControlLogix 1756</w:t>
      </w:r>
      <w:r>
        <w:rPr>
          <w:color w:val="000000"/>
        </w:rPr>
        <w:t xml:space="preserve"> platform using a Rockwell Automation conversion kit. The ControlLogix platform provides modern Ethernet/IP communication, faster scan times, and long-term vendor support.</w:t>
      </w:r>
    </w:p>
    <w:p w14:paraId="0E316047" w14:textId="77777777" w:rsidR="009350C1" w:rsidRDefault="00000000">
      <w:pPr>
        <w:spacing w:before="60" w:after="80"/>
      </w:pPr>
      <w:r>
        <w:rPr>
          <w:b/>
          <w:bCs/>
          <w:color w:val="000000"/>
        </w:rPr>
        <w:t>Status</w:t>
      </w:r>
      <w:r>
        <w:rPr>
          <w:color w:val="000000"/>
        </w:rPr>
        <w:t>: Hardware assembled, software written, tested on SPEAR3 without RF power. Ready for EPICS IOC development and system integration.</w:t>
      </w:r>
    </w:p>
    <w:p w14:paraId="17474702" w14:textId="789DF718" w:rsidR="009350C1" w:rsidRDefault="00000000">
      <w:pPr>
        <w:pStyle w:val="Heading2"/>
      </w:pPr>
      <w:bookmarkStart w:id="236" w:name="_Toc223702690"/>
      <w:r>
        <w:t xml:space="preserve">7.4 </w:t>
      </w:r>
      <w:del w:id="237" w:author="Sebek, Jim" w:date="2026-03-13T14:57:00Z" w16du:dateUtc="2026-03-13T21:57:00Z">
        <w:r w:rsidDel="001014A6">
          <w:delText xml:space="preserve">Kly </w:delText>
        </w:r>
      </w:del>
      <w:ins w:id="238" w:author="Sebek, Jim" w:date="2026-03-13T14:57:00Z" w16du:dateUtc="2026-03-13T21:57:00Z">
        <w:r w:rsidR="001014A6">
          <w:t>RF</w:t>
        </w:r>
        <w:r w:rsidR="001014A6">
          <w:t xml:space="preserve"> </w:t>
        </w:r>
      </w:ins>
      <w:r>
        <w:t>MPS Outputs to Interface Chassis</w:t>
      </w:r>
      <w:bookmarkEnd w:id="236"/>
    </w:p>
    <w:p w14:paraId="247BC895" w14:textId="7D9BC43D" w:rsidR="009350C1" w:rsidRDefault="00000000">
      <w:pPr>
        <w:spacing w:before="60" w:after="80"/>
      </w:pPr>
      <w:r>
        <w:rPr>
          <w:color w:val="000000"/>
        </w:rPr>
        <w:t xml:space="preserve">In the upgraded system, the </w:t>
      </w:r>
      <w:del w:id="239" w:author="Sebek, Jim" w:date="2026-03-13T14:57:00Z" w16du:dateUtc="2026-03-13T21:57:00Z">
        <w:r w:rsidDel="001014A6">
          <w:rPr>
            <w:color w:val="000000"/>
          </w:rPr>
          <w:delText xml:space="preserve">Kly </w:delText>
        </w:r>
      </w:del>
      <w:ins w:id="240" w:author="Sebek, Jim" w:date="2026-03-13T14:57:00Z" w16du:dateUtc="2026-03-13T21:57:00Z">
        <w:r w:rsidR="001014A6">
          <w:rPr>
            <w:color w:val="000000"/>
          </w:rPr>
          <w:t>RF</w:t>
        </w:r>
        <w:r w:rsidR="001014A6">
          <w:rPr>
            <w:color w:val="000000"/>
          </w:rPr>
          <w:t xml:space="preserve"> </w:t>
        </w:r>
      </w:ins>
      <w:r>
        <w:rPr>
          <w:color w:val="000000"/>
        </w:rPr>
        <w:t xml:space="preserve">MPS communicates with the Interface Chassis via digital signals. These are the only direct hardware outputs from the </w:t>
      </w:r>
      <w:del w:id="241" w:author="Sebek, Jim" w:date="2026-03-13T14:57:00Z" w16du:dateUtc="2026-03-13T21:57:00Z">
        <w:r w:rsidDel="001014A6">
          <w:rPr>
            <w:color w:val="000000"/>
          </w:rPr>
          <w:delText xml:space="preserve">Kly </w:delText>
        </w:r>
      </w:del>
      <w:ins w:id="242" w:author="Sebek, Jim" w:date="2026-03-13T14:57:00Z" w16du:dateUtc="2026-03-13T21:57:00Z">
        <w:r w:rsidR="001014A6">
          <w:rPr>
            <w:color w:val="000000"/>
          </w:rPr>
          <w:t>RF</w:t>
        </w:r>
        <w:r w:rsidR="001014A6">
          <w:rPr>
            <w:color w:val="000000"/>
          </w:rPr>
          <w:t xml:space="preserve"> </w:t>
        </w:r>
      </w:ins>
      <w:r>
        <w:rPr>
          <w:color w:val="000000"/>
        </w:rPr>
        <w:t>MPS PLC to the interlock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080"/>
        <w:gridCol w:w="5760"/>
      </w:tblGrid>
      <w:tr w:rsidR="009350C1" w14:paraId="30A9AE50"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BCAC017" w14:textId="77777777" w:rsidR="009350C1" w:rsidRDefault="00000000">
            <w:r>
              <w:rPr>
                <w:b/>
                <w:bCs/>
                <w:color w:val="FFFFFF"/>
                <w:sz w:val="18"/>
                <w:szCs w:val="18"/>
              </w:rPr>
              <w:t>Output Signal</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C380287" w14:textId="77777777" w:rsidR="009350C1" w:rsidRDefault="00000000">
            <w:r>
              <w:rPr>
                <w:b/>
                <w:bCs/>
                <w:color w:val="FFFFFF"/>
                <w:sz w:val="18"/>
                <w:szCs w:val="18"/>
              </w:rPr>
              <w:t>Type</w:t>
            </w:r>
          </w:p>
        </w:tc>
        <w:tc>
          <w:tcPr>
            <w:tcW w:w="57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BC5DC85" w14:textId="77777777" w:rsidR="009350C1" w:rsidRDefault="00000000">
            <w:r>
              <w:rPr>
                <w:b/>
                <w:bCs/>
                <w:color w:val="FFFFFF"/>
                <w:sz w:val="18"/>
                <w:szCs w:val="18"/>
              </w:rPr>
              <w:t>Description</w:t>
            </w:r>
          </w:p>
        </w:tc>
      </w:tr>
      <w:tr w:rsidR="009350C1" w14:paraId="765DBC84" w14:textId="77777777">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890FE4A" w14:textId="77777777" w:rsidR="009350C1" w:rsidRDefault="00000000">
            <w:r>
              <w:rPr>
                <w:color w:val="000000"/>
                <w:sz w:val="18"/>
                <w:szCs w:val="18"/>
              </w:rPr>
              <w:t>Kly MPS Summary Permit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7844CE" w14:textId="77777777" w:rsidR="009350C1" w:rsidRDefault="00000000">
            <w:r>
              <w:rPr>
                <w:color w:val="000000"/>
                <w:sz w:val="18"/>
                <w:szCs w:val="18"/>
              </w:rPr>
              <w:t>Digital</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9F490A4" w14:textId="77777777" w:rsidR="009350C1" w:rsidRDefault="00000000">
            <w:r>
              <w:rPr>
                <w:color w:val="000000"/>
                <w:sz w:val="18"/>
                <w:szCs w:val="18"/>
              </w:rPr>
              <w:t>Global RF permit from the Kly MPS. One of several AND-gate inputs in the Interface Chassis. When removed, the Interface Chassis removes LLRF9 Enable and HVPS SCR ENABLE.</w:t>
            </w:r>
          </w:p>
        </w:tc>
      </w:tr>
      <w:tr w:rsidR="009350C1" w14:paraId="71F4BB67" w14:textId="77777777">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5160519" w14:textId="77777777" w:rsidR="009350C1" w:rsidRDefault="00000000">
            <w:r>
              <w:rPr>
                <w:color w:val="000000"/>
                <w:sz w:val="18"/>
                <w:szCs w:val="18"/>
              </w:rPr>
              <w:t>Kly MPS Heartbeat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8CE4E59" w14:textId="77777777" w:rsidR="009350C1" w:rsidRDefault="00000000">
            <w:r>
              <w:rPr>
                <w:color w:val="000000"/>
                <w:sz w:val="18"/>
                <w:szCs w:val="18"/>
              </w:rPr>
              <w:t>Digital</w:t>
            </w:r>
          </w:p>
        </w:tc>
        <w:tc>
          <w:tcPr>
            <w:tcW w:w="57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DA083FF" w14:textId="77777777" w:rsidR="009350C1" w:rsidRDefault="00000000">
            <w:r>
              <w:rPr>
                <w:color w:val="000000"/>
                <w:sz w:val="18"/>
                <w:szCs w:val="18"/>
              </w:rPr>
              <w:t>Watchdog signal. If the Interface Chassis stops receiving the heartbeat (indicating Kly MPS PLC failure or communication loss), it removes all output permits.</w:t>
            </w:r>
          </w:p>
        </w:tc>
      </w:tr>
      <w:tr w:rsidR="009350C1" w14:paraId="17D2E774" w14:textId="77777777">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4C66297" w14:textId="77777777" w:rsidR="009350C1" w:rsidRDefault="00000000">
            <w:r>
              <w:rPr>
                <w:color w:val="000000"/>
                <w:sz w:val="18"/>
                <w:szCs w:val="18"/>
              </w:rPr>
              <w:t>Kly MPS Reset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9C12494" w14:textId="77777777" w:rsidR="009350C1" w:rsidRDefault="00000000">
            <w:r>
              <w:rPr>
                <w:color w:val="000000"/>
                <w:sz w:val="18"/>
                <w:szCs w:val="18"/>
              </w:rPr>
              <w:t>Digital</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1A526EB" w14:textId="77777777" w:rsidR="009350C1" w:rsidRDefault="00000000">
            <w:r>
              <w:rPr>
                <w:color w:val="000000"/>
                <w:sz w:val="18"/>
                <w:szCs w:val="18"/>
              </w:rPr>
              <w:t>Clears all latched faults in the Interface Chassis first-fault register simultaneously. Required to restore system permits after a fault.</w:t>
            </w:r>
          </w:p>
        </w:tc>
      </w:tr>
    </w:tbl>
    <w:p w14:paraId="11061E11" w14:textId="77777777" w:rsidR="009350C1" w:rsidRDefault="009350C1">
      <w:pPr>
        <w:spacing w:before="60"/>
      </w:pPr>
    </w:p>
    <w:p w14:paraId="32BC2C3F" w14:textId="77777777" w:rsidR="009350C1" w:rsidRDefault="00000000">
      <w:pPr>
        <w:spacing w:before="60" w:after="80"/>
      </w:pPr>
      <w:r>
        <w:rPr>
          <w:b/>
          <w:bCs/>
          <w:color w:val="000000"/>
        </w:rPr>
        <w:lastRenderedPageBreak/>
        <w:t>Important</w:t>
      </w:r>
      <w:r>
        <w:rPr>
          <w:color w:val="000000"/>
        </w:rPr>
        <w:t xml:space="preserve">: The Kly MPS does </w:t>
      </w:r>
      <w:r>
        <w:rPr>
          <w:b/>
          <w:bCs/>
          <w:color w:val="000000"/>
        </w:rPr>
        <w:t>not</w:t>
      </w:r>
      <w:r>
        <w:rPr>
          <w:color w:val="000000"/>
        </w:rPr>
        <w:t xml:space="preserve"> directly drive the LLRF9 Enable, HVPS SCR ENABLE, or HVPS KLYSTRON CROWBAR signals. Those are Interface Chassis outputs, driven by the AND-logic of all input permits (see Section 8). The Kly MPS contributes its Summary Permit as one input to that AND gate.</w:t>
      </w:r>
    </w:p>
    <w:p w14:paraId="77FA3DF5" w14:textId="77777777" w:rsidR="009350C1" w:rsidRDefault="00000000">
      <w:pPr>
        <w:pStyle w:val="Heading2"/>
      </w:pPr>
      <w:bookmarkStart w:id="243" w:name="_Toc223702691"/>
      <w:r>
        <w:t>7.5 Kly MPS Inputs from Interface Chassis</w:t>
      </w:r>
      <w:bookmarkEnd w:id="243"/>
    </w:p>
    <w:p w14:paraId="5627CE5F" w14:textId="77777777" w:rsidR="009350C1" w:rsidRDefault="00000000">
      <w:pPr>
        <w:spacing w:before="60" w:after="80"/>
      </w:pPr>
      <w:r>
        <w:rPr>
          <w:color w:val="000000"/>
        </w:rPr>
        <w:t>The Kly MPS receives comprehensive status from the Interface Chassis via a multi-conductor digital 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350C1" w14:paraId="5120DE44"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02501C8" w14:textId="77777777" w:rsidR="009350C1" w:rsidRDefault="00000000">
            <w:r>
              <w:rPr>
                <w:b/>
                <w:bCs/>
                <w:color w:val="FFFFFF"/>
                <w:sz w:val="18"/>
                <w:szCs w:val="18"/>
              </w:rPr>
              <w:t>Input Signal</w:t>
            </w:r>
          </w:p>
        </w:tc>
        <w:tc>
          <w:tcPr>
            <w:tcW w:w="64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6C22561" w14:textId="77777777" w:rsidR="009350C1" w:rsidRDefault="00000000">
            <w:r>
              <w:rPr>
                <w:b/>
                <w:bCs/>
                <w:color w:val="FFFFFF"/>
                <w:sz w:val="18"/>
                <w:szCs w:val="18"/>
              </w:rPr>
              <w:t>Description</w:t>
            </w:r>
          </w:p>
        </w:tc>
      </w:tr>
      <w:tr w:rsidR="009350C1" w14:paraId="0E879BA5"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4FBC359" w14:textId="77777777" w:rsidR="009350C1" w:rsidRDefault="00000000">
            <w:r>
              <w:rPr>
                <w:color w:val="000000"/>
                <w:sz w:val="18"/>
                <w:szCs w:val="18"/>
              </w:rPr>
              <w:t>All input permit states</w:t>
            </w:r>
          </w:p>
        </w:tc>
        <w:tc>
          <w:tcPr>
            <w:tcW w:w="6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8215B4" w14:textId="77777777" w:rsidR="009350C1" w:rsidRDefault="00000000">
            <w:r>
              <w:rPr>
                <w:color w:val="000000"/>
                <w:sz w:val="18"/>
                <w:szCs w:val="18"/>
              </w:rPr>
              <w:t>Status of every Interface Chassis input (LLRF9 Status, HVPS STATUS, SPEAR MPS permit, Orbit Interlock, Arc Detection, Waveform Buffer, expansion ports)</w:t>
            </w:r>
          </w:p>
        </w:tc>
      </w:tr>
      <w:tr w:rsidR="009350C1" w14:paraId="3754CD4D"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36AC929" w14:textId="77777777" w:rsidR="009350C1" w:rsidRDefault="00000000">
            <w:r>
              <w:rPr>
                <w:color w:val="000000"/>
                <w:sz w:val="18"/>
                <w:szCs w:val="18"/>
              </w:rPr>
              <w:t>All output permit states</w:t>
            </w:r>
          </w:p>
        </w:tc>
        <w:tc>
          <w:tcPr>
            <w:tcW w:w="64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B3D08F" w14:textId="77777777" w:rsidR="009350C1" w:rsidRDefault="00000000">
            <w:r>
              <w:rPr>
                <w:color w:val="000000"/>
                <w:sz w:val="18"/>
                <w:szCs w:val="18"/>
              </w:rPr>
              <w:t>Status of every Interface Chassis output (LLRF9 Enable, HVPS SCR ENABLE, HVPS CROWBAR)</w:t>
            </w:r>
          </w:p>
        </w:tc>
      </w:tr>
      <w:tr w:rsidR="009350C1" w14:paraId="392D6629"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B54C429" w14:textId="77777777" w:rsidR="009350C1" w:rsidRDefault="00000000">
            <w:r>
              <w:rPr>
                <w:color w:val="000000"/>
                <w:sz w:val="18"/>
                <w:szCs w:val="18"/>
              </w:rPr>
              <w:t>First-fault register</w:t>
            </w:r>
          </w:p>
        </w:tc>
        <w:tc>
          <w:tcPr>
            <w:tcW w:w="6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DF633C9" w14:textId="77777777" w:rsidR="009350C1" w:rsidRDefault="00000000">
            <w:r>
              <w:rPr>
                <w:color w:val="000000"/>
                <w:sz w:val="18"/>
                <w:szCs w:val="18"/>
              </w:rPr>
              <w:t>Identifies the initiating fault source when multiple faults cascade. Hardware-latched at the moment of initial fault detection.</w:t>
            </w:r>
          </w:p>
        </w:tc>
      </w:tr>
    </w:tbl>
    <w:p w14:paraId="1DB4F8F4" w14:textId="77777777" w:rsidR="009350C1" w:rsidRDefault="009350C1">
      <w:pPr>
        <w:spacing w:before="60"/>
      </w:pPr>
    </w:p>
    <w:p w14:paraId="42BF7C1C" w14:textId="77777777" w:rsidR="009350C1" w:rsidRDefault="00000000">
      <w:pPr>
        <w:spacing w:before="60" w:after="80"/>
      </w:pPr>
      <w:r>
        <w:rPr>
          <w:color w:val="000000"/>
        </w:rPr>
        <w:t>This information allows the Kly MPS to:</w:t>
      </w:r>
    </w:p>
    <w:p w14:paraId="47092559" w14:textId="77777777" w:rsidR="009350C1" w:rsidRDefault="00000000">
      <w:pPr>
        <w:pStyle w:val="ListParagraph"/>
        <w:numPr>
          <w:ilvl w:val="0"/>
          <w:numId w:val="3"/>
        </w:numPr>
        <w:spacing w:before="40" w:after="40"/>
      </w:pPr>
      <w:r>
        <w:t>Determine which subsystem caused a trip</w:t>
      </w:r>
    </w:p>
    <w:p w14:paraId="44EAA5BE" w14:textId="77777777" w:rsidR="009350C1" w:rsidRDefault="00000000">
      <w:pPr>
        <w:pStyle w:val="ListParagraph"/>
        <w:numPr>
          <w:ilvl w:val="0"/>
          <w:numId w:val="3"/>
        </w:numPr>
        <w:spacing w:before="40" w:after="40"/>
      </w:pPr>
      <w:r>
        <w:t>Log complete fault histories with timestamps</w:t>
      </w:r>
    </w:p>
    <w:p w14:paraId="78E53EC4" w14:textId="77777777" w:rsidR="009350C1" w:rsidRDefault="00000000">
      <w:pPr>
        <w:pStyle w:val="ListParagraph"/>
        <w:numPr>
          <w:ilvl w:val="0"/>
          <w:numId w:val="3"/>
        </w:numPr>
        <w:spacing w:before="40" w:after="40"/>
      </w:pPr>
      <w:r>
        <w:t>Report detailed status to the Python/EPICS coordinator for operator diagnostics</w:t>
      </w:r>
    </w:p>
    <w:p w14:paraId="0DA5CFC1" w14:textId="77777777" w:rsidR="009350C1" w:rsidRDefault="00000000">
      <w:pPr>
        <w:pStyle w:val="Heading2"/>
      </w:pPr>
      <w:bookmarkStart w:id="244" w:name="_Toc223702692"/>
      <w:r>
        <w:t>7.6 Kly MPS Role in the Protection Chain</w:t>
      </w:r>
      <w:bookmarkEnd w:id="244"/>
    </w:p>
    <w:p w14:paraId="2D1FDDFB" w14:textId="77777777" w:rsidR="009350C1" w:rsidRDefault="00000000">
      <w:pPr>
        <w:spacing w:before="60" w:after="80"/>
      </w:pPr>
      <w:r>
        <w:rPr>
          <w:color w:val="000000"/>
        </w:rPr>
        <w:t>The RF system implements a layered protection architecture. The Kly MPS operates at Layer 3 (PLC scan rate, ~milliseconds):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799"/>
        <w:gridCol w:w="1620"/>
        <w:gridCol w:w="4501"/>
      </w:tblGrid>
      <w:tr w:rsidR="009350C1" w14:paraId="78D28893" w14:textId="77777777" w:rsidTr="00D60140">
        <w:trPr>
          <w:tblHeader/>
        </w:trPr>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A93A8DF" w14:textId="77777777" w:rsidR="009350C1" w:rsidRDefault="00000000">
            <w:r>
              <w:rPr>
                <w:b/>
                <w:bCs/>
                <w:color w:val="FFFFFF"/>
                <w:sz w:val="18"/>
                <w:szCs w:val="18"/>
              </w:rPr>
              <w:t>Protection Layer</w:t>
            </w:r>
          </w:p>
        </w:tc>
        <w:tc>
          <w:tcPr>
            <w:tcW w:w="179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DC23FD0" w14:textId="77777777" w:rsidR="009350C1" w:rsidRDefault="00000000">
            <w:r>
              <w:rPr>
                <w:b/>
                <w:bCs/>
                <w:color w:val="FFFFFF"/>
                <w:sz w:val="18"/>
                <w:szCs w:val="18"/>
              </w:rPr>
              <w:t>Subsystem</w:t>
            </w:r>
          </w:p>
        </w:tc>
        <w:tc>
          <w:tcPr>
            <w:tcW w:w="16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016EF5F" w14:textId="77777777" w:rsidR="009350C1" w:rsidRDefault="00000000">
            <w:r>
              <w:rPr>
                <w:b/>
                <w:bCs/>
                <w:color w:val="FFFFFF"/>
                <w:sz w:val="18"/>
                <w:szCs w:val="18"/>
              </w:rPr>
              <w:t>Response Time</w:t>
            </w:r>
          </w:p>
        </w:tc>
        <w:tc>
          <w:tcPr>
            <w:tcW w:w="450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AE9DD0F" w14:textId="77777777" w:rsidR="009350C1" w:rsidRDefault="00000000">
            <w:r>
              <w:rPr>
                <w:b/>
                <w:bCs/>
                <w:color w:val="FFFFFF"/>
                <w:sz w:val="18"/>
                <w:szCs w:val="18"/>
              </w:rPr>
              <w:t>Function</w:t>
            </w:r>
          </w:p>
        </w:tc>
      </w:tr>
      <w:tr w:rsidR="009350C1" w14:paraId="654E9775" w14:textId="77777777" w:rsidTr="00D60140">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FCE609F" w14:textId="77777777" w:rsidR="009350C1" w:rsidRDefault="00000000">
            <w:r>
              <w:rPr>
                <w:color w:val="000000"/>
                <w:sz w:val="18"/>
                <w:szCs w:val="18"/>
              </w:rPr>
              <w:t>Layer 1</w:t>
            </w:r>
          </w:p>
        </w:tc>
        <w:tc>
          <w:tcPr>
            <w:tcW w:w="17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B5D78EB" w14:textId="77777777" w:rsidR="009350C1" w:rsidRDefault="00000000">
            <w:r>
              <w:rPr>
                <w:color w:val="000000"/>
                <w:sz w:val="18"/>
                <w:szCs w:val="18"/>
              </w:rPr>
              <w:t>LLRF9 FPGA</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BF4C24F" w14:textId="77777777" w:rsidR="009350C1" w:rsidRDefault="00000000">
            <w:r>
              <w:rPr>
                <w:color w:val="000000"/>
                <w:sz w:val="18"/>
                <w:szCs w:val="18"/>
              </w:rPr>
              <w:t>&lt;1 μs</w:t>
            </w:r>
          </w:p>
        </w:tc>
        <w:tc>
          <w:tcPr>
            <w:tcW w:w="45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7CF431D" w14:textId="77777777" w:rsidR="009350C1" w:rsidRDefault="00000000">
            <w:r>
              <w:rPr>
                <w:color w:val="000000"/>
                <w:sz w:val="18"/>
                <w:szCs w:val="18"/>
              </w:rPr>
              <w:t>RF overvoltage interlocks, baseband window comparators, DAC zeroing, RF switch</w:t>
            </w:r>
          </w:p>
        </w:tc>
      </w:tr>
      <w:tr w:rsidR="009350C1" w14:paraId="44ED9CA9" w14:textId="77777777" w:rsidTr="00D60140">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3156150" w14:textId="77777777" w:rsidR="009350C1" w:rsidRDefault="00000000">
            <w:r>
              <w:rPr>
                <w:color w:val="000000"/>
                <w:sz w:val="18"/>
                <w:szCs w:val="18"/>
              </w:rPr>
              <w:t>Layer 2</w:t>
            </w:r>
          </w:p>
        </w:tc>
        <w:tc>
          <w:tcPr>
            <w:tcW w:w="179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642EC91" w14:textId="77777777" w:rsidR="009350C1" w:rsidRDefault="00000000">
            <w:r>
              <w:rPr>
                <w:color w:val="000000"/>
                <w:sz w:val="18"/>
                <w:szCs w:val="18"/>
              </w:rPr>
              <w:t>Interface Chassis</w:t>
            </w:r>
          </w:p>
        </w:tc>
        <w:tc>
          <w:tcPr>
            <w:tcW w:w="16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07A3A7C" w14:textId="77777777" w:rsidR="009350C1" w:rsidRDefault="00000000">
            <w:r>
              <w:rPr>
                <w:color w:val="000000"/>
                <w:sz w:val="18"/>
                <w:szCs w:val="18"/>
              </w:rPr>
              <w:t>&lt;1 μs</w:t>
            </w:r>
          </w:p>
        </w:tc>
        <w:tc>
          <w:tcPr>
            <w:tcW w:w="450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C228FA6" w14:textId="77777777" w:rsidR="009350C1" w:rsidRDefault="00000000">
            <w:r>
              <w:rPr>
                <w:color w:val="000000"/>
                <w:sz w:val="18"/>
                <w:szCs w:val="18"/>
              </w:rPr>
              <w:t>Hardware AND-logic, first-fault latching, HVPS fiber-optic control, LLRF9 enable</w:t>
            </w:r>
          </w:p>
        </w:tc>
      </w:tr>
      <w:tr w:rsidR="009350C1" w14:paraId="14D0ECEB" w14:textId="77777777" w:rsidTr="00D60140">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A9FD290" w14:textId="77777777" w:rsidR="009350C1" w:rsidRDefault="00000000">
            <w:r>
              <w:rPr>
                <w:color w:val="000000"/>
                <w:sz w:val="18"/>
                <w:szCs w:val="18"/>
              </w:rPr>
              <w:t>Layer 3</w:t>
            </w:r>
          </w:p>
        </w:tc>
        <w:tc>
          <w:tcPr>
            <w:tcW w:w="17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05DCFFB" w14:textId="77777777" w:rsidR="009350C1" w:rsidRDefault="00000000">
            <w:r>
              <w:rPr>
                <w:color w:val="000000"/>
                <w:sz w:val="18"/>
                <w:szCs w:val="18"/>
              </w:rPr>
              <w:t>Kly MPS PLC</w:t>
            </w:r>
          </w:p>
        </w:tc>
        <w:tc>
          <w:tcPr>
            <w:tcW w:w="16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A0098B6" w14:textId="77777777" w:rsidR="009350C1" w:rsidRDefault="00000000">
            <w:r>
              <w:rPr>
                <w:color w:val="000000"/>
                <w:sz w:val="18"/>
                <w:szCs w:val="18"/>
              </w:rPr>
              <w:t>~ms (PLC scan)</w:t>
            </w:r>
          </w:p>
        </w:tc>
        <w:tc>
          <w:tcPr>
            <w:tcW w:w="45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3EF77BB" w14:textId="77777777" w:rsidR="009350C1" w:rsidRDefault="00000000">
            <w:r>
              <w:rPr>
                <w:color w:val="000000"/>
                <w:sz w:val="18"/>
                <w:szCs w:val="18"/>
              </w:rPr>
              <w:t>Fault aggregation, permit management, reset coordination, event logging</w:t>
            </w:r>
          </w:p>
        </w:tc>
      </w:tr>
      <w:tr w:rsidR="009350C1" w14:paraId="16B73392" w14:textId="77777777" w:rsidTr="00D60140">
        <w:trPr>
          <w:trHeight w:val="217"/>
        </w:trPr>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E1DBEC0" w14:textId="77777777" w:rsidR="009350C1" w:rsidRDefault="00000000">
            <w:r>
              <w:rPr>
                <w:color w:val="000000"/>
                <w:sz w:val="18"/>
                <w:szCs w:val="18"/>
              </w:rPr>
              <w:t>Layer 4</w:t>
            </w:r>
          </w:p>
        </w:tc>
        <w:tc>
          <w:tcPr>
            <w:tcW w:w="179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62B9B40" w14:textId="7548406A" w:rsidR="009350C1" w:rsidRDefault="00000000">
            <w:del w:id="245" w:author="Sebek, Jim" w:date="2026-03-12T17:11:00Z" w16du:dateUtc="2026-03-13T00:11:00Z">
              <w:r w:rsidDel="003C5D99">
                <w:rPr>
                  <w:color w:val="000000"/>
                  <w:sz w:val="18"/>
                  <w:szCs w:val="18"/>
                </w:rPr>
                <w:delText xml:space="preserve">Python </w:delText>
              </w:r>
            </w:del>
            <w:ins w:id="246" w:author="Sebek, Jim" w:date="2026-03-12T17:11:00Z" w16du:dateUtc="2026-03-13T00:11:00Z">
              <w:r w:rsidR="003C5D99">
                <w:rPr>
                  <w:color w:val="000000"/>
                  <w:sz w:val="18"/>
                  <w:szCs w:val="18"/>
                </w:rPr>
                <w:t>EPICS?</w:t>
              </w:r>
              <w:r w:rsidR="003C5D99">
                <w:rPr>
                  <w:color w:val="000000"/>
                  <w:sz w:val="18"/>
                  <w:szCs w:val="18"/>
                </w:rPr>
                <w:t xml:space="preserve"> </w:t>
              </w:r>
            </w:ins>
            <w:r>
              <w:rPr>
                <w:color w:val="000000"/>
                <w:sz w:val="18"/>
                <w:szCs w:val="18"/>
              </w:rPr>
              <w:t>coordinator</w:t>
            </w:r>
          </w:p>
        </w:tc>
        <w:tc>
          <w:tcPr>
            <w:tcW w:w="16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1EFB561" w14:textId="77777777" w:rsidR="009350C1" w:rsidRDefault="00000000">
            <w:r>
              <w:rPr>
                <w:color w:val="000000"/>
                <w:sz w:val="18"/>
                <w:szCs w:val="18"/>
              </w:rPr>
              <w:t>~1 Hz</w:t>
            </w:r>
          </w:p>
        </w:tc>
        <w:tc>
          <w:tcPr>
            <w:tcW w:w="450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40DF686" w14:textId="77777777" w:rsidR="009350C1" w:rsidRDefault="00000000">
            <w:r>
              <w:rPr>
                <w:color w:val="000000"/>
                <w:sz w:val="18"/>
                <w:szCs w:val="18"/>
              </w:rPr>
              <w:t>State machine, supervisory control, operator interface, auto-recovery</w:t>
            </w:r>
          </w:p>
        </w:tc>
      </w:tr>
    </w:tbl>
    <w:p w14:paraId="0D42270F" w14:textId="77777777" w:rsidR="009350C1" w:rsidRDefault="009350C1">
      <w:pPr>
        <w:spacing w:before="60"/>
      </w:pPr>
    </w:p>
    <w:p w14:paraId="3DE114B6" w14:textId="77777777" w:rsidR="009350C1" w:rsidRDefault="00000000">
      <w:pPr>
        <w:spacing w:before="60" w:after="80"/>
      </w:pPr>
      <w:r>
        <w:rPr>
          <w:color w:val="000000"/>
        </w:rPr>
        <w:t>The Kly MPS functions include:</w:t>
      </w:r>
    </w:p>
    <w:p w14:paraId="7EE44EAC" w14:textId="77777777" w:rsidR="009350C1" w:rsidRDefault="00000000">
      <w:pPr>
        <w:pStyle w:val="ListParagraph"/>
        <w:numPr>
          <w:ilvl w:val="0"/>
          <w:numId w:val="3"/>
        </w:numPr>
        <w:spacing w:before="40" w:after="40"/>
      </w:pPr>
      <w:r>
        <w:t>Aggregating fault status from all RF station subsystems (via Interface Chassis digital status lines)</w:t>
      </w:r>
    </w:p>
    <w:p w14:paraId="17AB2468" w14:textId="77777777" w:rsidR="009350C1" w:rsidRDefault="00000000">
      <w:pPr>
        <w:pStyle w:val="ListParagraph"/>
        <w:numPr>
          <w:ilvl w:val="0"/>
          <w:numId w:val="3"/>
        </w:numPr>
        <w:spacing w:before="40" w:after="40"/>
      </w:pPr>
      <w:r>
        <w:t>Receiving the SPEAR MPS permit as one of the AND-gate inputs via the Interface Chassis</w:t>
      </w:r>
    </w:p>
    <w:p w14:paraId="1BA07071" w14:textId="77777777" w:rsidR="009350C1" w:rsidRDefault="00000000">
      <w:pPr>
        <w:pStyle w:val="ListParagraph"/>
        <w:numPr>
          <w:ilvl w:val="0"/>
          <w:numId w:val="3"/>
        </w:numPr>
        <w:spacing w:before="40" w:after="40"/>
      </w:pPr>
      <w:r>
        <w:t>Providing the Kly MPS Summary Permit to the Interface Chassis AND-gate</w:t>
      </w:r>
    </w:p>
    <w:p w14:paraId="75065D8A" w14:textId="77777777" w:rsidR="009350C1" w:rsidRDefault="00000000">
      <w:pPr>
        <w:pStyle w:val="ListParagraph"/>
        <w:numPr>
          <w:ilvl w:val="0"/>
          <w:numId w:val="3"/>
        </w:numPr>
        <w:spacing w:before="40" w:after="40"/>
      </w:pPr>
      <w:r>
        <w:t>Sending the heartbeat watchdog signal to the Interface Chassis</w:t>
      </w:r>
    </w:p>
    <w:p w14:paraId="103F63B5" w14:textId="77777777" w:rsidR="009350C1" w:rsidRDefault="00000000">
      <w:pPr>
        <w:pStyle w:val="ListParagraph"/>
        <w:numPr>
          <w:ilvl w:val="0"/>
          <w:numId w:val="3"/>
        </w:numPr>
        <w:spacing w:before="40" w:after="40"/>
      </w:pPr>
      <w:r>
        <w:t>Issuing the reset signal to the Interface Chassis to clear latched faults after a trip</w:t>
      </w:r>
    </w:p>
    <w:p w14:paraId="6AE0D1DF" w14:textId="77777777" w:rsidR="009350C1" w:rsidRDefault="00000000">
      <w:pPr>
        <w:pStyle w:val="ListParagraph"/>
        <w:numPr>
          <w:ilvl w:val="0"/>
          <w:numId w:val="3"/>
        </w:numPr>
        <w:spacing w:before="40" w:after="40"/>
      </w:pPr>
      <w:r>
        <w:t>Logging fault events with timestamps for post-mortem analysis</w:t>
      </w:r>
    </w:p>
    <w:p w14:paraId="4DE03DEA" w14:textId="77777777" w:rsidR="009350C1" w:rsidRDefault="00000000">
      <w:pPr>
        <w:pStyle w:val="ListParagraph"/>
        <w:numPr>
          <w:ilvl w:val="0"/>
          <w:numId w:val="3"/>
        </w:numPr>
        <w:spacing w:before="40" w:after="40"/>
      </w:pPr>
      <w:r>
        <w:t>Providing redundant collector power calculation (from Waveform Buffer System data sent to Kly MPS for independent verification)</w:t>
      </w:r>
    </w:p>
    <w:p w14:paraId="2EB4150C" w14:textId="77777777" w:rsidR="009350C1" w:rsidRDefault="00000000">
      <w:pPr>
        <w:pStyle w:val="ListParagraph"/>
        <w:numPr>
          <w:ilvl w:val="0"/>
          <w:numId w:val="3"/>
        </w:numPr>
        <w:spacing w:before="40" w:after="40"/>
      </w:pPr>
      <w:r>
        <w:t>Reporting complete system status to the Python/EPICS coordinator</w:t>
      </w:r>
    </w:p>
    <w:p w14:paraId="4D983B6F" w14:textId="77777777" w:rsidR="009350C1" w:rsidRDefault="00000000">
      <w:pPr>
        <w:pStyle w:val="Heading2"/>
      </w:pPr>
      <w:bookmarkStart w:id="247" w:name="_Toc223702693"/>
      <w:r>
        <w:t>7.7 EPICS Interface</w:t>
      </w:r>
      <w:bookmarkEnd w:id="247"/>
    </w:p>
    <w:p w14:paraId="642CF580" w14:textId="77777777" w:rsidR="009350C1" w:rsidRDefault="00000000">
      <w:pPr>
        <w:spacing w:before="60" w:after="80"/>
      </w:pPr>
      <w:r>
        <w:rPr>
          <w:color w:val="000000"/>
        </w:rPr>
        <w:t xml:space="preserve">The Kly MPS ControlLogix PLC will provide an EPICS interface for operator monitoring and diagnostics. The PV namespace is </w:t>
      </w:r>
      <w:r>
        <w:rPr>
          <w:rFonts w:ascii="Courier New" w:eastAsia="Courier New" w:hAnsi="Courier New" w:cs="Courier New"/>
          <w:color w:val="000000"/>
          <w:sz w:val="18"/>
          <w:szCs w:val="18"/>
        </w:rPr>
        <w:t>SRF1:MPS:</w:t>
      </w:r>
      <w:r>
        <w:rPr>
          <w:color w:val="000000"/>
        </w:rPr>
        <w:t>. Key PVs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440"/>
        <w:gridCol w:w="4560"/>
      </w:tblGrid>
      <w:tr w:rsidR="009350C1" w14:paraId="78924AE8"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BD32A16" w14:textId="77777777" w:rsidR="009350C1" w:rsidRDefault="00000000">
            <w:r>
              <w:rPr>
                <w:b/>
                <w:bCs/>
                <w:color w:val="FFFFFF"/>
                <w:sz w:val="18"/>
                <w:szCs w:val="18"/>
              </w:rPr>
              <w:lastRenderedPageBreak/>
              <w:t>PV</w:t>
            </w:r>
          </w:p>
        </w:tc>
        <w:tc>
          <w:tcPr>
            <w:tcW w:w="14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F0247C3" w14:textId="77777777" w:rsidR="009350C1" w:rsidRDefault="00000000">
            <w:r>
              <w:rPr>
                <w:b/>
                <w:bCs/>
                <w:color w:val="FFFFFF"/>
                <w:sz w:val="18"/>
                <w:szCs w:val="18"/>
              </w:rPr>
              <w:t>Type</w:t>
            </w:r>
          </w:p>
        </w:tc>
        <w:tc>
          <w:tcPr>
            <w:tcW w:w="45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587DF66" w14:textId="77777777" w:rsidR="009350C1" w:rsidRDefault="00000000">
            <w:r>
              <w:rPr>
                <w:b/>
                <w:bCs/>
                <w:color w:val="FFFFFF"/>
                <w:sz w:val="18"/>
                <w:szCs w:val="18"/>
              </w:rPr>
              <w:t>Description</w:t>
            </w:r>
          </w:p>
        </w:tc>
      </w:tr>
      <w:tr w:rsidR="009350C1" w14:paraId="3FF6B408"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50940E" w14:textId="77777777" w:rsidR="009350C1" w:rsidRDefault="00000000">
            <w:r>
              <w:rPr>
                <w:color w:val="000000"/>
                <w:sz w:val="18"/>
                <w:szCs w:val="18"/>
              </w:rPr>
              <w:t>SRF1:MPS:PERMIT</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4C949B" w14:textId="77777777" w:rsidR="009350C1" w:rsidRDefault="00000000">
            <w:r>
              <w:rPr>
                <w:color w:val="000000"/>
                <w:sz w:val="18"/>
                <w:szCs w:val="18"/>
              </w:rPr>
              <w:t>BINARY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1EDEF01" w14:textId="77777777" w:rsidR="009350C1" w:rsidRDefault="00000000">
            <w:r>
              <w:rPr>
                <w:color w:val="000000"/>
                <w:sz w:val="18"/>
                <w:szCs w:val="18"/>
              </w:rPr>
              <w:t>Overall MPS permit status</w:t>
            </w:r>
          </w:p>
        </w:tc>
      </w:tr>
      <w:tr w:rsidR="009350C1" w14:paraId="42F58E85"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65795C" w14:textId="77777777" w:rsidR="009350C1" w:rsidRDefault="00000000">
            <w:r>
              <w:rPr>
                <w:color w:val="000000"/>
                <w:sz w:val="18"/>
                <w:szCs w:val="18"/>
              </w:rPr>
              <w:t>SRF1:MPS:FAULTS:ACTIVE</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DEDB230" w14:textId="77777777" w:rsidR="009350C1" w:rsidRDefault="00000000">
            <w:r>
              <w:rPr>
                <w:color w:val="000000"/>
                <w:sz w:val="18"/>
                <w:szCs w:val="18"/>
              </w:rPr>
              <w:t>MULTI-BIT</w:t>
            </w:r>
          </w:p>
        </w:tc>
        <w:tc>
          <w:tcPr>
            <w:tcW w:w="4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2D9A758" w14:textId="77777777" w:rsidR="009350C1" w:rsidRDefault="00000000">
            <w:r>
              <w:rPr>
                <w:color w:val="000000"/>
                <w:sz w:val="18"/>
                <w:szCs w:val="18"/>
              </w:rPr>
              <w:t>Currently active fault sources</w:t>
            </w:r>
          </w:p>
        </w:tc>
      </w:tr>
      <w:tr w:rsidR="009350C1" w14:paraId="54FE4F23"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1695CF4" w14:textId="77777777" w:rsidR="009350C1" w:rsidRDefault="00000000">
            <w:r>
              <w:rPr>
                <w:color w:val="000000"/>
                <w:sz w:val="18"/>
                <w:szCs w:val="18"/>
              </w:rPr>
              <w:t>SRF1:MPS:FAULTS:FIRST</w:t>
            </w:r>
          </w:p>
        </w:tc>
        <w:tc>
          <w:tcPr>
            <w:tcW w:w="14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21FF846" w14:textId="77777777" w:rsidR="009350C1" w:rsidRDefault="00000000">
            <w:r>
              <w:rPr>
                <w:color w:val="000000"/>
                <w:sz w:val="18"/>
                <w:szCs w:val="18"/>
              </w:rPr>
              <w:t>ENUM</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F846408" w14:textId="77777777" w:rsidR="009350C1" w:rsidRDefault="00000000">
            <w:r>
              <w:rPr>
                <w:color w:val="000000"/>
                <w:sz w:val="18"/>
                <w:szCs w:val="18"/>
              </w:rPr>
              <w:t>First-fault identification (from Interface Chassis)</w:t>
            </w:r>
          </w:p>
        </w:tc>
      </w:tr>
      <w:tr w:rsidR="009350C1" w14:paraId="26A86FEB"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B2ECF73" w14:textId="77777777" w:rsidR="009350C1" w:rsidRDefault="00000000">
            <w:r>
              <w:rPr>
                <w:color w:val="000000"/>
                <w:sz w:val="18"/>
                <w:szCs w:val="18"/>
              </w:rPr>
              <w:t>SRF1:MPS:FAULTS:COUNT</w:t>
            </w:r>
          </w:p>
        </w:tc>
        <w:tc>
          <w:tcPr>
            <w:tcW w:w="14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DD95189" w14:textId="77777777" w:rsidR="009350C1" w:rsidRDefault="00000000">
            <w:r>
              <w:rPr>
                <w:color w:val="000000"/>
                <w:sz w:val="18"/>
                <w:szCs w:val="18"/>
              </w:rPr>
              <w:t>INTEGER</w:t>
            </w:r>
          </w:p>
        </w:tc>
        <w:tc>
          <w:tcPr>
            <w:tcW w:w="4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519B7AE" w14:textId="77777777" w:rsidR="009350C1" w:rsidRDefault="00000000">
            <w:r>
              <w:rPr>
                <w:color w:val="000000"/>
                <w:sz w:val="18"/>
                <w:szCs w:val="18"/>
              </w:rPr>
              <w:t>Accumulated fault event count</w:t>
            </w:r>
          </w:p>
        </w:tc>
      </w:tr>
    </w:tbl>
    <w:p w14:paraId="26DA5ED1" w14:textId="77777777" w:rsidR="009350C1" w:rsidRDefault="009350C1">
      <w:pPr>
        <w:spacing w:before="60"/>
      </w:pPr>
    </w:p>
    <w:p w14:paraId="2274469A" w14:textId="0A7FDF93" w:rsidR="009350C1" w:rsidRDefault="00000000">
      <w:pPr>
        <w:spacing w:before="60" w:after="80"/>
      </w:pPr>
      <w:r>
        <w:rPr>
          <w:color w:val="000000"/>
        </w:rPr>
        <w:t xml:space="preserve">The </w:t>
      </w:r>
      <w:del w:id="248" w:author="Sebek, Jim" w:date="2026-03-13T16:12:00Z" w16du:dateUtc="2026-03-13T23:12:00Z">
        <w:r w:rsidDel="00DD7859">
          <w:rPr>
            <w:color w:val="000000"/>
          </w:rPr>
          <w:delText xml:space="preserve">Python </w:delText>
        </w:r>
      </w:del>
      <w:ins w:id="249" w:author="Sebek, Jim" w:date="2026-03-13T16:12:00Z" w16du:dateUtc="2026-03-13T23:12:00Z">
        <w:r w:rsidR="00DD7859">
          <w:rPr>
            <w:color w:val="000000"/>
          </w:rPr>
          <w:t>EPICS</w:t>
        </w:r>
        <w:r w:rsidR="00DD7859">
          <w:rPr>
            <w:color w:val="000000"/>
          </w:rPr>
          <w:t xml:space="preserve"> </w:t>
        </w:r>
      </w:ins>
      <w:r>
        <w:rPr>
          <w:color w:val="000000"/>
        </w:rPr>
        <w:t>coordinator reads these PVs to:</w:t>
      </w:r>
    </w:p>
    <w:p w14:paraId="61C55125" w14:textId="77777777" w:rsidR="009350C1" w:rsidRDefault="00000000">
      <w:pPr>
        <w:pStyle w:val="ListParagraph"/>
        <w:numPr>
          <w:ilvl w:val="0"/>
          <w:numId w:val="3"/>
        </w:numPr>
        <w:spacing w:before="40" w:after="40"/>
      </w:pPr>
      <w:r>
        <w:t>Determine whether the MPS permit is active before allowing state transitions (e.g., OFF → STANDBY → ON)</w:t>
      </w:r>
    </w:p>
    <w:p w14:paraId="69C6D20E" w14:textId="77777777" w:rsidR="009350C1" w:rsidRDefault="00000000">
      <w:pPr>
        <w:pStyle w:val="ListParagraph"/>
        <w:numPr>
          <w:ilvl w:val="0"/>
          <w:numId w:val="3"/>
        </w:numPr>
        <w:spacing w:before="40" w:after="40"/>
      </w:pPr>
      <w:r>
        <w:t>Force a transition to OFF state if MPS permit is lost during operation</w:t>
      </w:r>
    </w:p>
    <w:p w14:paraId="0B754638" w14:textId="77777777" w:rsidR="009350C1" w:rsidRDefault="00000000">
      <w:pPr>
        <w:pStyle w:val="ListParagraph"/>
        <w:numPr>
          <w:ilvl w:val="0"/>
          <w:numId w:val="3"/>
        </w:numPr>
        <w:spacing w:before="40" w:after="40"/>
      </w:pPr>
      <w:r>
        <w:t>Display fault summaries and first-fault information to operators</w:t>
      </w:r>
    </w:p>
    <w:p w14:paraId="2D1391BC" w14:textId="77777777" w:rsidR="009350C1" w:rsidRDefault="00000000">
      <w:pPr>
        <w:pStyle w:val="Heading2"/>
      </w:pPr>
      <w:bookmarkStart w:id="250" w:name="_Toc223702694"/>
      <w:r>
        <w:t>7.8 Interfaces Summary</w:t>
      </w:r>
      <w:bookmarkEnd w:id="2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709"/>
        <w:gridCol w:w="3060"/>
        <w:gridCol w:w="2071"/>
      </w:tblGrid>
      <w:tr w:rsidR="009350C1" w14:paraId="2CF49E8B" w14:textId="77777777" w:rsidTr="00D60140">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2CAA665" w14:textId="77777777" w:rsidR="009350C1" w:rsidRDefault="00000000">
            <w:r>
              <w:rPr>
                <w:b/>
                <w:bCs/>
                <w:color w:val="FFFFFF"/>
                <w:sz w:val="18"/>
                <w:szCs w:val="18"/>
              </w:rPr>
              <w:t>Interface Partner</w:t>
            </w:r>
          </w:p>
        </w:tc>
        <w:tc>
          <w:tcPr>
            <w:tcW w:w="170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35E6D60" w14:textId="77777777" w:rsidR="009350C1" w:rsidRDefault="00000000">
            <w:r>
              <w:rPr>
                <w:b/>
                <w:bCs/>
                <w:color w:val="FFFFFF"/>
                <w:sz w:val="18"/>
                <w:szCs w:val="18"/>
              </w:rPr>
              <w:t>Signal Direction</w:t>
            </w:r>
          </w:p>
        </w:tc>
        <w:tc>
          <w:tcPr>
            <w:tcW w:w="30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896B8F1" w14:textId="77777777" w:rsidR="009350C1" w:rsidRDefault="00000000">
            <w:r>
              <w:rPr>
                <w:b/>
                <w:bCs/>
                <w:color w:val="FFFFFF"/>
                <w:sz w:val="18"/>
                <w:szCs w:val="18"/>
              </w:rPr>
              <w:t>Signals</w:t>
            </w:r>
          </w:p>
        </w:tc>
        <w:tc>
          <w:tcPr>
            <w:tcW w:w="207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941D0D0" w14:textId="77777777" w:rsidR="009350C1" w:rsidRDefault="00000000">
            <w:r>
              <w:rPr>
                <w:b/>
                <w:bCs/>
                <w:color w:val="FFFFFF"/>
                <w:sz w:val="18"/>
                <w:szCs w:val="18"/>
              </w:rPr>
              <w:t>Medium</w:t>
            </w:r>
          </w:p>
        </w:tc>
      </w:tr>
      <w:tr w:rsidR="009350C1" w14:paraId="4D3FCBF2" w14:textId="77777777" w:rsidTr="00D60140">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F731250" w14:textId="77777777" w:rsidR="009350C1" w:rsidRDefault="00000000">
            <w:r>
              <w:rPr>
                <w:color w:val="000000"/>
                <w:sz w:val="18"/>
                <w:szCs w:val="18"/>
              </w:rPr>
              <w:t>Interface Chassis</w:t>
            </w:r>
          </w:p>
        </w:tc>
        <w:tc>
          <w:tcPr>
            <w:tcW w:w="170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C925C68" w14:textId="77777777" w:rsidR="009350C1" w:rsidRDefault="00000000">
            <w:r>
              <w:rPr>
                <w:color w:val="000000"/>
                <w:sz w:val="18"/>
                <w:szCs w:val="18"/>
              </w:rPr>
              <w:t>KLY MPS → IC</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EFD759" w14:textId="77777777" w:rsidR="009350C1" w:rsidRDefault="00000000">
            <w:r>
              <w:rPr>
                <w:color w:val="000000"/>
                <w:sz w:val="18"/>
                <w:szCs w:val="18"/>
              </w:rPr>
              <w:t>Summary Permit, Heartbeat, Reset</w:t>
            </w:r>
          </w:p>
        </w:tc>
        <w:tc>
          <w:tcPr>
            <w:tcW w:w="20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255BCD" w14:textId="77777777" w:rsidR="009350C1" w:rsidRDefault="00000000">
            <w:r>
              <w:rPr>
                <w:color w:val="000000"/>
                <w:sz w:val="18"/>
                <w:szCs w:val="18"/>
              </w:rPr>
              <w:t>Digital (multi-conductor cable)</w:t>
            </w:r>
          </w:p>
        </w:tc>
      </w:tr>
      <w:tr w:rsidR="009350C1" w14:paraId="7B68A1B3" w14:textId="77777777" w:rsidTr="00D60140">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7FE226" w14:textId="77777777" w:rsidR="009350C1" w:rsidRDefault="00000000">
            <w:r>
              <w:rPr>
                <w:color w:val="000000"/>
                <w:sz w:val="18"/>
                <w:szCs w:val="18"/>
              </w:rPr>
              <w:t>Interface Chassis</w:t>
            </w:r>
          </w:p>
        </w:tc>
        <w:tc>
          <w:tcPr>
            <w:tcW w:w="170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13A078" w14:textId="77777777" w:rsidR="009350C1" w:rsidRDefault="00000000">
            <w:r>
              <w:rPr>
                <w:color w:val="000000"/>
                <w:sz w:val="18"/>
                <w:szCs w:val="18"/>
              </w:rPr>
              <w:t>IC → MPS</w:t>
            </w:r>
          </w:p>
        </w:tc>
        <w:tc>
          <w:tcPr>
            <w:tcW w:w="30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800258A" w14:textId="77777777" w:rsidR="009350C1" w:rsidRDefault="00000000">
            <w:r>
              <w:rPr>
                <w:color w:val="000000"/>
                <w:sz w:val="18"/>
                <w:szCs w:val="18"/>
              </w:rPr>
              <w:t>All input/output states, first-fault register</w:t>
            </w:r>
          </w:p>
        </w:tc>
        <w:tc>
          <w:tcPr>
            <w:tcW w:w="207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8ACE20B" w14:textId="77777777" w:rsidR="009350C1" w:rsidRDefault="00000000">
            <w:r>
              <w:rPr>
                <w:color w:val="000000"/>
                <w:sz w:val="18"/>
                <w:szCs w:val="18"/>
              </w:rPr>
              <w:t>Digital (multi-conductor cable)</w:t>
            </w:r>
          </w:p>
        </w:tc>
      </w:tr>
      <w:tr w:rsidR="009350C1" w14:paraId="7723B363" w14:textId="77777777" w:rsidTr="00D60140">
        <w:trPr>
          <w:trHeight w:val="37"/>
        </w:trPr>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8104AD5" w14:textId="77777777" w:rsidR="009350C1" w:rsidRDefault="00000000">
            <w:r>
              <w:rPr>
                <w:color w:val="000000"/>
                <w:sz w:val="18"/>
                <w:szCs w:val="18"/>
              </w:rPr>
              <w:t>Python Coordinator</w:t>
            </w:r>
          </w:p>
        </w:tc>
        <w:tc>
          <w:tcPr>
            <w:tcW w:w="170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413C27E" w14:textId="77777777" w:rsidR="009350C1" w:rsidRDefault="00000000">
            <w:r>
              <w:rPr>
                <w:color w:val="000000"/>
                <w:sz w:val="18"/>
                <w:szCs w:val="18"/>
              </w:rPr>
              <w:t>Bidirectional</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5193205" w14:textId="77777777" w:rsidR="009350C1" w:rsidRDefault="00000000">
            <w:r>
              <w:rPr>
                <w:color w:val="000000"/>
                <w:sz w:val="18"/>
                <w:szCs w:val="18"/>
              </w:rPr>
              <w:t>Permit status, fault history, reset commands</w:t>
            </w:r>
          </w:p>
        </w:tc>
        <w:tc>
          <w:tcPr>
            <w:tcW w:w="20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2A09FEA" w14:textId="77777777" w:rsidR="009350C1" w:rsidRDefault="00000000">
            <w:r>
              <w:rPr>
                <w:color w:val="000000"/>
                <w:sz w:val="18"/>
                <w:szCs w:val="18"/>
              </w:rPr>
              <w:t>EPICS Channel Access (Ethernet)</w:t>
            </w:r>
          </w:p>
        </w:tc>
      </w:tr>
    </w:tbl>
    <w:p w14:paraId="2FA5E5EF" w14:textId="77777777" w:rsidR="009350C1" w:rsidRDefault="009350C1">
      <w:pPr>
        <w:spacing w:before="60"/>
      </w:pPr>
    </w:p>
    <w:p w14:paraId="0A72DD2A" w14:textId="77777777" w:rsidR="009350C1" w:rsidRDefault="00000000">
      <w:pPr>
        <w:spacing w:before="60" w:after="80"/>
      </w:pPr>
      <w:r>
        <w:rPr>
          <w:b/>
          <w:bCs/>
          <w:color w:val="000000"/>
        </w:rPr>
        <w:t>Note</w:t>
      </w:r>
      <w:r>
        <w:rPr>
          <w:color w:val="000000"/>
        </w:rPr>
        <w:t xml:space="preserve">: External safety systems (SPEAR MPS permit, orbit interlock) connect to the </w:t>
      </w:r>
      <w:r>
        <w:rPr>
          <w:b/>
          <w:bCs/>
          <w:color w:val="000000"/>
        </w:rPr>
        <w:t>Interface Chassis</w:t>
      </w:r>
      <w:r>
        <w:rPr>
          <w:color w:val="000000"/>
        </w:rPr>
        <w:t xml:space="preserve"> directly, not to the MPS PLC. The MPS receives their status indirectly via the Interface Chassis digital status lines. This design ensures that external safety permits participate in the fast hardware AND-logic (&lt;1 μs) within the Interface Chassis, rather than being limited to PLC scan rates.</w:t>
      </w:r>
    </w:p>
    <w:p w14:paraId="739B57D7" w14:textId="77777777" w:rsidR="009350C1" w:rsidRDefault="00000000">
      <w:pPr>
        <w:pStyle w:val="Heading2"/>
      </w:pPr>
      <w:bookmarkStart w:id="251" w:name="_Toc223702695"/>
      <w:r>
        <w:t>7.9 Source Documents</w:t>
      </w:r>
      <w:bookmarkEnd w:id="251"/>
    </w:p>
    <w:tbl>
      <w:tblPr>
        <w:tblW w:w="9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5225"/>
      </w:tblGrid>
      <w:tr w:rsidR="009350C1" w14:paraId="1D4EBDBD" w14:textId="77777777" w:rsidTr="00D60140">
        <w:trPr>
          <w:trHeight w:val="216"/>
          <w:tblHeader/>
        </w:trPr>
        <w:tc>
          <w:tcPr>
            <w:tcW w:w="467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985CD2A" w14:textId="77777777" w:rsidR="009350C1" w:rsidRDefault="00000000">
            <w:r>
              <w:rPr>
                <w:b/>
                <w:bCs/>
                <w:color w:val="FFFFFF"/>
                <w:sz w:val="18"/>
                <w:szCs w:val="18"/>
              </w:rPr>
              <w:t>File</w:t>
            </w:r>
          </w:p>
        </w:tc>
        <w:tc>
          <w:tcPr>
            <w:tcW w:w="5225"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D1C9A0E" w14:textId="77777777" w:rsidR="009350C1" w:rsidRDefault="00000000">
            <w:r>
              <w:rPr>
                <w:b/>
                <w:bCs/>
                <w:color w:val="FFFFFF"/>
                <w:sz w:val="18"/>
                <w:szCs w:val="18"/>
              </w:rPr>
              <w:t>Description</w:t>
            </w:r>
          </w:p>
        </w:tc>
      </w:tr>
      <w:tr w:rsidR="009350C1" w14:paraId="1A000256" w14:textId="77777777" w:rsidTr="00D60140">
        <w:trPr>
          <w:trHeight w:val="424"/>
        </w:trPr>
        <w:tc>
          <w:tcPr>
            <w:tcW w:w="467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0D1CD67" w14:textId="110DC571" w:rsidR="009350C1" w:rsidRDefault="00000000">
            <w:r>
              <w:rPr>
                <w:color w:val="000000"/>
                <w:sz w:val="18"/>
                <w:szCs w:val="18"/>
              </w:rPr>
              <w:t>hvps/architecture/designNotes/</w:t>
            </w:r>
            <w:r w:rsidR="00D60140">
              <w:rPr>
                <w:color w:val="000000"/>
                <w:sz w:val="18"/>
                <w:szCs w:val="18"/>
              </w:rPr>
              <w:t xml:space="preserve"> </w:t>
            </w:r>
            <w:r>
              <w:rPr>
                <w:color w:val="000000"/>
                <w:sz w:val="18"/>
                <w:szCs w:val="18"/>
              </w:rPr>
              <w:t>RFSystemMPSRequirements.docx</w:t>
            </w:r>
          </w:p>
        </w:tc>
        <w:tc>
          <w:tcPr>
            <w:tcW w:w="522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BC1EF24" w14:textId="77777777" w:rsidR="009350C1" w:rsidRDefault="00000000">
            <w:r>
              <w:rPr>
                <w:color w:val="000000"/>
                <w:sz w:val="18"/>
                <w:szCs w:val="18"/>
              </w:rPr>
              <w:t>RF system machine protection requirements and protection philosophy (J. Sebek)</w:t>
            </w:r>
          </w:p>
        </w:tc>
      </w:tr>
      <w:tr w:rsidR="009350C1" w14:paraId="00DD0305" w14:textId="77777777" w:rsidTr="00D60140">
        <w:trPr>
          <w:trHeight w:val="307"/>
        </w:trPr>
        <w:tc>
          <w:tcPr>
            <w:tcW w:w="467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D6650F2" w14:textId="77303FD5" w:rsidR="009350C1" w:rsidRDefault="00000000">
            <w:r>
              <w:rPr>
                <w:color w:val="000000"/>
                <w:sz w:val="18"/>
                <w:szCs w:val="18"/>
              </w:rPr>
              <w:t>hvps/architecture/designNotes</w:t>
            </w:r>
            <w:r w:rsidR="00D60140">
              <w:rPr>
                <w:color w:val="000000"/>
                <w:sz w:val="18"/>
                <w:szCs w:val="18"/>
              </w:rPr>
              <w:t xml:space="preserve"> </w:t>
            </w:r>
            <w:r>
              <w:rPr>
                <w:color w:val="000000"/>
                <w:sz w:val="18"/>
                <w:szCs w:val="18"/>
              </w:rPr>
              <w:t>/interfacesBetweenRFSystemControllers.docx</w:t>
            </w:r>
          </w:p>
        </w:tc>
        <w:tc>
          <w:tcPr>
            <w:tcW w:w="522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93C1421" w14:textId="77777777" w:rsidR="009350C1" w:rsidRDefault="00000000">
            <w:r>
              <w:rPr>
                <w:color w:val="000000"/>
                <w:sz w:val="18"/>
                <w:szCs w:val="18"/>
              </w:rPr>
              <w:t>Interface Chassis design — defines the MPS-to-Interface Chassis signal interface</w:t>
            </w:r>
          </w:p>
        </w:tc>
      </w:tr>
      <w:tr w:rsidR="009350C1" w14:paraId="569EA388" w14:textId="77777777" w:rsidTr="00D60140">
        <w:trPr>
          <w:trHeight w:val="100"/>
        </w:trPr>
        <w:tc>
          <w:tcPr>
            <w:tcW w:w="467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9C97FCE" w14:textId="77777777" w:rsidR="009350C1" w:rsidRDefault="00000000">
            <w:r>
              <w:rPr>
                <w:color w:val="000000"/>
                <w:sz w:val="18"/>
                <w:szCs w:val="18"/>
              </w:rPr>
              <w:t>llrf/documentation/mpsWiringDiagrams/</w:t>
            </w:r>
          </w:p>
        </w:tc>
        <w:tc>
          <w:tcPr>
            <w:tcW w:w="522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238C307" w14:textId="77777777" w:rsidR="009350C1" w:rsidRDefault="00000000">
            <w:r>
              <w:rPr>
                <w:color w:val="000000"/>
                <w:sz w:val="18"/>
                <w:szCs w:val="18"/>
              </w:rPr>
              <w:t>33 legacy MPS wiring diagram sheets (wd3403300200–wd3403303400)</w:t>
            </w:r>
          </w:p>
        </w:tc>
      </w:tr>
      <w:tr w:rsidR="009350C1" w14:paraId="4C9BE0DB" w14:textId="77777777" w:rsidTr="00D60140">
        <w:trPr>
          <w:trHeight w:val="16"/>
        </w:trPr>
        <w:tc>
          <w:tcPr>
            <w:tcW w:w="467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EF476E5" w14:textId="77777777" w:rsidR="009350C1" w:rsidRDefault="00000000">
            <w:r>
              <w:rPr>
                <w:color w:val="000000"/>
                <w:sz w:val="18"/>
                <w:szCs w:val="18"/>
              </w:rPr>
              <w:t>pps/diagrams/00_SYSTEM_OVERVIEW.md</w:t>
            </w:r>
          </w:p>
        </w:tc>
        <w:tc>
          <w:tcPr>
            <w:tcW w:w="5225"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81FB8C" w14:textId="77777777" w:rsidR="009350C1" w:rsidRDefault="00000000">
            <w:r>
              <w:rPr>
                <w:color w:val="000000"/>
                <w:sz w:val="18"/>
                <w:szCs w:val="18"/>
              </w:rPr>
              <w:t>System-level architecture showing MPS in the upgraded system context</w:t>
            </w:r>
          </w:p>
        </w:tc>
      </w:tr>
      <w:tr w:rsidR="009350C1" w14:paraId="2B0877D0" w14:textId="77777777" w:rsidTr="00D60140">
        <w:trPr>
          <w:trHeight w:val="16"/>
        </w:trPr>
        <w:tc>
          <w:tcPr>
            <w:tcW w:w="467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30E17D7" w14:textId="77777777" w:rsidR="009350C1" w:rsidRDefault="00000000">
            <w:r>
              <w:rPr>
                <w:color w:val="000000"/>
                <w:sz w:val="18"/>
                <w:szCs w:val="18"/>
              </w:rPr>
              <w:t>llrf/llrf9/iGp/dl_llrf/interlock_summary.edl</w:t>
            </w:r>
          </w:p>
        </w:tc>
        <w:tc>
          <w:tcPr>
            <w:tcW w:w="5225"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EB54443" w14:textId="77777777" w:rsidR="009350C1" w:rsidRDefault="00000000">
            <w:r>
              <w:rPr>
                <w:color w:val="000000"/>
                <w:sz w:val="18"/>
                <w:szCs w:val="18"/>
              </w:rPr>
              <w:t>LLRF9 interlock summary display (EDM) — shows LLRF9-side interlock PVs that feed into the protection chain</w:t>
            </w:r>
          </w:p>
        </w:tc>
      </w:tr>
    </w:tbl>
    <w:p w14:paraId="7EE9263F" w14:textId="77777777" w:rsidR="009350C1" w:rsidRDefault="00000000">
      <w:pPr>
        <w:pStyle w:val="Heading1"/>
      </w:pPr>
      <w:bookmarkStart w:id="252" w:name="s8"/>
      <w:bookmarkStart w:id="253" w:name="_Toc223702696"/>
      <w:r>
        <w:t>8. Subsystem 4: Interface Chassis</w:t>
      </w:r>
      <w:bookmarkEnd w:id="252"/>
      <w:bookmarkEnd w:id="253"/>
    </w:p>
    <w:p w14:paraId="516D4E39"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llrf/architecture/llrfInterfaceChassis.docx</w:t>
      </w:r>
    </w:p>
    <w:p w14:paraId="695ECCFA" w14:textId="77777777" w:rsidR="009350C1" w:rsidRDefault="00000000">
      <w:pPr>
        <w:pStyle w:val="Heading2"/>
      </w:pPr>
      <w:bookmarkStart w:id="254" w:name="_Toc223702697"/>
      <w:r>
        <w:t>8.1 Purpose</w:t>
      </w:r>
      <w:bookmarkEnd w:id="254"/>
    </w:p>
    <w:p w14:paraId="74EA7EB7" w14:textId="77777777" w:rsidR="009350C1" w:rsidRDefault="00000000">
      <w:pPr>
        <w:spacing w:before="60" w:after="80"/>
      </w:pPr>
      <w:r>
        <w:rPr>
          <w:color w:val="000000"/>
        </w:rPr>
        <w:t>The Interface Chassis is a completely new subsystem that serves as the central hub for all hardware interlock coordination. It did not exist in the legacy system, where interlocks were distributed across analog modules, PLC I/O, and direct wiring with no central coordination point.</w:t>
      </w:r>
    </w:p>
    <w:p w14:paraId="630C21E6" w14:textId="77777777" w:rsidR="009350C1" w:rsidRDefault="00000000">
      <w:pPr>
        <w:spacing w:before="60" w:after="80"/>
      </w:pPr>
      <w:r>
        <w:rPr>
          <w:b/>
          <w:bCs/>
          <w:color w:val="000000"/>
        </w:rPr>
        <w:t>Key capabilities</w:t>
      </w:r>
      <w:r>
        <w:rPr>
          <w:color w:val="000000"/>
        </w:rPr>
        <w:t>:</w:t>
      </w:r>
    </w:p>
    <w:p w14:paraId="637D524A" w14:textId="77777777" w:rsidR="009350C1" w:rsidRDefault="00000000">
      <w:pPr>
        <w:pStyle w:val="ListParagraph"/>
        <w:numPr>
          <w:ilvl w:val="0"/>
          <w:numId w:val="3"/>
        </w:numPr>
        <w:spacing w:before="40" w:after="40"/>
      </w:pPr>
      <w:r>
        <w:rPr>
          <w:b/>
          <w:bCs/>
          <w:color w:val="000000"/>
        </w:rPr>
        <w:lastRenderedPageBreak/>
        <w:t>First-fault detection</w:t>
      </w:r>
      <w:r>
        <w:rPr>
          <w:color w:val="000000"/>
        </w:rPr>
        <w:t xml:space="preserve"> — hardware latching identifies the initiating fault in cascade scenarios</w:t>
      </w:r>
    </w:p>
    <w:p w14:paraId="59CAC3A3" w14:textId="77777777" w:rsidR="009350C1" w:rsidRDefault="00000000">
      <w:pPr>
        <w:pStyle w:val="ListParagraph"/>
        <w:numPr>
          <w:ilvl w:val="0"/>
          <w:numId w:val="3"/>
        </w:numPr>
        <w:spacing w:before="40" w:after="40"/>
      </w:pPr>
      <w:r>
        <w:rPr>
          <w:b/>
          <w:bCs/>
          <w:color w:val="000000"/>
        </w:rPr>
        <w:t>Microsecond-scale response</w:t>
      </w:r>
      <w:r>
        <w:rPr>
          <w:color w:val="000000"/>
        </w:rPr>
        <w:t xml:space="preserve"> — combinational logic with no processor in the critical path</w:t>
      </w:r>
    </w:p>
    <w:p w14:paraId="52C02D7D" w14:textId="77777777" w:rsidR="009350C1" w:rsidRDefault="00000000">
      <w:pPr>
        <w:pStyle w:val="ListParagraph"/>
        <w:numPr>
          <w:ilvl w:val="0"/>
          <w:numId w:val="3"/>
        </w:numPr>
        <w:spacing w:before="40" w:after="40"/>
      </w:pPr>
      <w:r>
        <w:rPr>
          <w:b/>
          <w:bCs/>
          <w:color w:val="000000"/>
        </w:rPr>
        <w:t>Electrical isolation</w:t>
      </w:r>
      <w:r>
        <w:rPr>
          <w:color w:val="000000"/>
        </w:rPr>
        <w:t xml:space="preserve"> — all external signals isolated via optocouplers and fiber-optic transceivers</w:t>
      </w:r>
    </w:p>
    <w:p w14:paraId="319DF61E" w14:textId="77777777" w:rsidR="009350C1" w:rsidRDefault="00000000">
      <w:pPr>
        <w:pStyle w:val="ListParagraph"/>
        <w:numPr>
          <w:ilvl w:val="0"/>
          <w:numId w:val="3"/>
        </w:numPr>
        <w:spacing w:before="40" w:after="40"/>
      </w:pPr>
      <w:r>
        <w:rPr>
          <w:b/>
          <w:bCs/>
          <w:color w:val="000000"/>
        </w:rPr>
        <w:t>Fault latching</w:t>
      </w:r>
      <w:r>
        <w:rPr>
          <w:color w:val="000000"/>
        </w:rPr>
        <w:t xml:space="preserve"> — all inputs latch when faulted until external MPS reset</w:t>
      </w:r>
    </w:p>
    <w:p w14:paraId="13F7B158" w14:textId="77777777" w:rsidR="009350C1" w:rsidRDefault="00000000">
      <w:pPr>
        <w:pStyle w:val="ListParagraph"/>
        <w:numPr>
          <w:ilvl w:val="0"/>
          <w:numId w:val="3"/>
        </w:numPr>
        <w:spacing w:before="40" w:after="40"/>
      </w:pPr>
      <w:r>
        <w:rPr>
          <w:b/>
          <w:bCs/>
          <w:color w:val="000000"/>
        </w:rPr>
        <w:t>Status reporting</w:t>
      </w:r>
      <w:r>
        <w:rPr>
          <w:color w:val="000000"/>
        </w:rPr>
        <w:t xml:space="preserve"> — comprehensive digital reporting to MPS PLC</w:t>
      </w:r>
    </w:p>
    <w:p w14:paraId="205B4BA5" w14:textId="77777777" w:rsidR="009350C1" w:rsidRDefault="00000000">
      <w:pPr>
        <w:pStyle w:val="Heading2"/>
      </w:pPr>
      <w:bookmarkStart w:id="255" w:name="_Toc223702698"/>
      <w:r>
        <w:t>8.2 Interface Summary</w:t>
      </w:r>
      <w:bookmarkEnd w:id="255"/>
    </w:p>
    <w:p w14:paraId="6971C823" w14:textId="77777777" w:rsidR="009350C1" w:rsidRDefault="00000000">
      <w:pPr>
        <w:spacing w:before="60" w:after="80"/>
      </w:pPr>
      <w:r>
        <w:rPr>
          <w:b/>
          <w:bCs/>
          <w:color w:val="000000"/>
        </w:rPr>
        <w:t>Primary inputs</w:t>
      </w:r>
      <w:r>
        <w:rPr>
          <w:color w:val="000000"/>
        </w:rPr>
        <w:t>: LLRF9 status, HVPS fiber-optic status, MPS permits/heartbeat/reset, SPEAR MPS, orbit interlock, arc detection, power monitoring, expansion ports</w:t>
      </w:r>
    </w:p>
    <w:p w14:paraId="4D17E6B1" w14:textId="77777777" w:rsidR="009350C1" w:rsidRDefault="00000000">
      <w:pPr>
        <w:spacing w:before="60" w:after="80"/>
      </w:pPr>
      <w:r>
        <w:rPr>
          <w:b/>
          <w:bCs/>
          <w:color w:val="000000"/>
        </w:rPr>
        <w:t>Primary outputs</w:t>
      </w:r>
      <w:r>
        <w:rPr>
          <w:color w:val="000000"/>
        </w:rPr>
        <w:t>: LLRF9 enable, HVPS SCR ENABLE (fiber), HVPS CROWBAR (fiber), fault status reporting to MPS</w:t>
      </w:r>
    </w:p>
    <w:p w14:paraId="28F9F76F" w14:textId="77777777" w:rsidR="009350C1" w:rsidRDefault="00000000">
      <w:pPr>
        <w:spacing w:before="60" w:after="80"/>
      </w:pPr>
      <w:r>
        <w:rPr>
          <w:b/>
          <w:bCs/>
          <w:color w:val="000000"/>
        </w:rPr>
        <w:t>Critical design consideration</w:t>
      </w:r>
      <w:r>
        <w:rPr>
          <w:color w:val="000000"/>
        </w:rPr>
        <w:t>: The Interface Chassis creates a bidirectional feedback loop between LLRF9 and HVPS that requires careful recovery sequencing logic.</w:t>
      </w:r>
    </w:p>
    <w:p w14:paraId="18961CB7" w14:textId="77777777" w:rsidR="009350C1" w:rsidRDefault="00000000">
      <w:pPr>
        <w:pStyle w:val="Heading2"/>
      </w:pPr>
      <w:bookmarkStart w:id="256" w:name="_Toc223702699"/>
      <w:r>
        <w:t>8.3 Implementation Status</w:t>
      </w:r>
      <w:bookmarkEnd w:id="2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350C1" w14:paraId="0F9887D9" w14:textId="77777777">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1D86595" w14:textId="77777777" w:rsidR="009350C1" w:rsidRDefault="00000000">
            <w:r>
              <w:rPr>
                <w:b/>
                <w:bCs/>
                <w:color w:val="FFFFFF"/>
                <w:sz w:val="18"/>
                <w:szCs w:val="18"/>
              </w:rPr>
              <w:t>Item</w:t>
            </w:r>
          </w:p>
        </w:tc>
        <w:tc>
          <w:tcPr>
            <w:tcW w:w="57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5BDDB71" w14:textId="77777777" w:rsidR="009350C1" w:rsidRDefault="00000000">
            <w:r>
              <w:rPr>
                <w:b/>
                <w:bCs/>
                <w:color w:val="FFFFFF"/>
                <w:sz w:val="18"/>
                <w:szCs w:val="18"/>
              </w:rPr>
              <w:t>Status</w:t>
            </w:r>
          </w:p>
        </w:tc>
      </w:tr>
      <w:tr w:rsidR="009350C1" w14:paraId="76CBFEB6"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A044CE" w14:textId="77777777" w:rsidR="009350C1" w:rsidRDefault="00000000">
            <w:r>
              <w:rPr>
                <w:color w:val="000000"/>
                <w:sz w:val="18"/>
                <w:szCs w:val="18"/>
              </w:rPr>
              <w:t>Interface specification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47C7CC9" w14:textId="77777777" w:rsidR="009350C1" w:rsidRDefault="00000000">
            <w:r>
              <w:rPr>
                <w:color w:val="000000"/>
                <w:sz w:val="18"/>
                <w:szCs w:val="18"/>
              </w:rPr>
              <w:t>In progress (J. Sebek, llrf/architecture/llrfInterfaceChassis.docx)</w:t>
            </w:r>
          </w:p>
        </w:tc>
      </w:tr>
      <w:tr w:rsidR="009350C1" w14:paraId="4ED78345"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AF78834" w14:textId="77777777" w:rsidR="009350C1" w:rsidRDefault="00000000">
            <w:r>
              <w:rPr>
                <w:color w:val="000000"/>
                <w:sz w:val="18"/>
                <w:szCs w:val="18"/>
              </w:rPr>
              <w:t>Chassis design</w:t>
            </w:r>
          </w:p>
        </w:tc>
        <w:tc>
          <w:tcPr>
            <w:tcW w:w="57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530DE93" w14:textId="77777777" w:rsidR="009350C1" w:rsidRDefault="00000000">
            <w:r>
              <w:rPr>
                <w:color w:val="000000"/>
                <w:sz w:val="18"/>
                <w:szCs w:val="18"/>
              </w:rPr>
              <w:t>Not started</w:t>
            </w:r>
          </w:p>
        </w:tc>
      </w:tr>
      <w:tr w:rsidR="009350C1" w14:paraId="7358B510"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CD3CE0D" w14:textId="77777777" w:rsidR="009350C1" w:rsidRDefault="00000000">
            <w:r>
              <w:rPr>
                <w:color w:val="000000"/>
                <w:sz w:val="18"/>
                <w:szCs w:val="18"/>
              </w:rPr>
              <w:t>PCB design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494965A" w14:textId="77777777" w:rsidR="009350C1" w:rsidRDefault="00000000">
            <w:r>
              <w:rPr>
                <w:color w:val="000000"/>
                <w:sz w:val="18"/>
                <w:szCs w:val="18"/>
              </w:rPr>
              <w:t>Not started</w:t>
            </w:r>
          </w:p>
        </w:tc>
      </w:tr>
      <w:tr w:rsidR="009350C1" w14:paraId="2CB194DB"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D2713C2" w14:textId="77777777" w:rsidR="009350C1" w:rsidRDefault="00000000">
            <w:r>
              <w:rPr>
                <w:color w:val="000000"/>
                <w:sz w:val="18"/>
                <w:szCs w:val="18"/>
              </w:rPr>
              <w:t>Fabrication</w:t>
            </w:r>
          </w:p>
        </w:tc>
        <w:tc>
          <w:tcPr>
            <w:tcW w:w="57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F2DD783" w14:textId="77777777" w:rsidR="009350C1" w:rsidRDefault="00000000">
            <w:r>
              <w:rPr>
                <w:color w:val="000000"/>
                <w:sz w:val="18"/>
                <w:szCs w:val="18"/>
              </w:rPr>
              <w:t>Not started</w:t>
            </w:r>
          </w:p>
        </w:tc>
      </w:tr>
    </w:tbl>
    <w:p w14:paraId="33A86E5A" w14:textId="77777777" w:rsidR="009350C1" w:rsidRDefault="009350C1">
      <w:pPr>
        <w:spacing w:before="60"/>
      </w:pPr>
    </w:p>
    <w:p w14:paraId="5F9E2F89" w14:textId="77777777" w:rsidR="009350C1" w:rsidRDefault="00000000">
      <w:pPr>
        <w:pBdr>
          <w:left w:val="single" w:sz="8" w:space="8" w:color="2E75B6"/>
        </w:pBdr>
        <w:shd w:val="clear" w:color="auto" w:fill="EEF5FB"/>
        <w:spacing w:before="80" w:after="80"/>
        <w:ind w:left="360"/>
      </w:pPr>
      <w:r>
        <w:rPr>
          <w:i/>
          <w:iCs/>
          <w:color w:val="1F497D"/>
          <w:sz w:val="18"/>
          <w:szCs w:val="18"/>
        </w:rPr>
        <w:t>Note: The Interface Chassis is on the critical path for system integration.</w:t>
      </w:r>
    </w:p>
    <w:p w14:paraId="5292877D" w14:textId="77777777" w:rsidR="009350C1" w:rsidRDefault="00000000">
      <w:pPr>
        <w:pStyle w:val="Heading1"/>
      </w:pPr>
      <w:bookmarkStart w:id="257" w:name="s9"/>
      <w:bookmarkStart w:id="258" w:name="_Toc223702700"/>
      <w:r>
        <w:t>9. Subsystem 5: Personnel Protection System (PPS) Interface</w:t>
      </w:r>
      <w:bookmarkEnd w:id="257"/>
      <w:bookmarkEnd w:id="258"/>
    </w:p>
    <w:p w14:paraId="5A64B5C1"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pps/</w:t>
      </w:r>
    </w:p>
    <w:p w14:paraId="649D83CE" w14:textId="77777777" w:rsidR="009350C1" w:rsidRDefault="00000000">
      <w:pPr>
        <w:pStyle w:val="Heading2"/>
      </w:pPr>
      <w:bookmarkStart w:id="259" w:name="_Toc223702701"/>
      <w:r>
        <w:t>9.1 PPS Overview</w:t>
      </w:r>
      <w:bookmarkEnd w:id="259"/>
    </w:p>
    <w:p w14:paraId="09D655BF" w14:textId="77777777" w:rsidR="009350C1" w:rsidRDefault="00000000">
      <w:pPr>
        <w:spacing w:before="60" w:after="80"/>
      </w:pPr>
      <w:r>
        <w:rPr>
          <w:color w:val="000000"/>
        </w:rPr>
        <w:t>The PPS is the radiation and electrical safety interlock system managed by SLAC's radiation protection group. It controls two points in the HVPS power chain:</w:t>
      </w:r>
    </w:p>
    <w:p w14:paraId="7EA4470A" w14:textId="77777777" w:rsidR="009350C1" w:rsidRDefault="00000000">
      <w:pPr>
        <w:pStyle w:val="ListParagraph"/>
        <w:numPr>
          <w:ilvl w:val="0"/>
          <w:numId w:val="3"/>
        </w:numPr>
        <w:spacing w:before="40" w:after="40"/>
      </w:pPr>
      <w:r>
        <w:rPr>
          <w:b/>
          <w:bCs/>
          <w:color w:val="000000"/>
        </w:rPr>
        <w:t>Chain 1</w:t>
      </w:r>
      <w:r>
        <w:rPr>
          <w:color w:val="000000"/>
        </w:rPr>
        <w:t>: Vacuum contactor (removes 12.47 kV input power to HVPS)</w:t>
      </w:r>
    </w:p>
    <w:p w14:paraId="7F4655D9" w14:textId="77777777" w:rsidR="009350C1" w:rsidRDefault="00000000">
      <w:pPr>
        <w:pStyle w:val="ListParagraph"/>
        <w:numPr>
          <w:ilvl w:val="0"/>
          <w:numId w:val="3"/>
        </w:numPr>
        <w:spacing w:before="40" w:after="40"/>
      </w:pPr>
      <w:r>
        <w:rPr>
          <w:b/>
          <w:bCs/>
          <w:color w:val="000000"/>
        </w:rPr>
        <w:t>Chain 2</w:t>
      </w:r>
      <w:r>
        <w:rPr>
          <w:color w:val="000000"/>
        </w:rPr>
        <w:t>: Ross grounding switch (shorts the HVPS output to ground)</w:t>
      </w:r>
    </w:p>
    <w:p w14:paraId="4858528E" w14:textId="77777777" w:rsidR="009350C1" w:rsidRDefault="00000000">
      <w:pPr>
        <w:spacing w:before="60" w:after="80"/>
      </w:pPr>
      <w:r>
        <w:rPr>
          <w:color w:val="000000"/>
        </w:rPr>
        <w:t xml:space="preserve">The PPS interface uses a </w:t>
      </w:r>
      <w:r>
        <w:rPr>
          <w:rFonts w:ascii="Courier New" w:eastAsia="Courier New" w:hAnsi="Courier New" w:cs="Courier New"/>
          <w:color w:val="000000"/>
          <w:sz w:val="18"/>
          <w:szCs w:val="18"/>
        </w:rPr>
        <w:t>GOB12-88PNE</w:t>
      </w:r>
      <w:r>
        <w:rPr>
          <w:color w:val="000000"/>
        </w:rPr>
        <w:t xml:space="preserve"> (Burndy/Souriau Trim Trio) 8-pin circular connector mounted in a locked box on the Hoffman enclosure.</w:t>
      </w:r>
    </w:p>
    <w:p w14:paraId="7F63DAA3" w14:textId="77777777" w:rsidR="009350C1" w:rsidRDefault="00000000">
      <w:pPr>
        <w:pStyle w:val="Heading2"/>
      </w:pPr>
      <w:bookmarkStart w:id="260" w:name="_Toc223702702"/>
      <w:r>
        <w:t>9.2 Legacy PPS Design (Problems)</w:t>
      </w:r>
      <w:bookmarkEnd w:id="260"/>
    </w:p>
    <w:p w14:paraId="34C7A33D" w14:textId="77777777" w:rsidR="009350C1" w:rsidRDefault="00000000">
      <w:pPr>
        <w:spacing w:before="60" w:after="80"/>
      </w:pPr>
      <w:r>
        <w:rPr>
          <w:color w:val="000000"/>
        </w:rPr>
        <w:t>In the legacy system, PPS signals are routed through the Hoffman Box:</w:t>
      </w:r>
    </w:p>
    <w:p w14:paraId="69CE3718" w14:textId="77777777" w:rsidR="009350C1" w:rsidRDefault="00000000" w:rsidP="008C0C31">
      <w:pPr>
        <w:pStyle w:val="ListParagraph"/>
        <w:numPr>
          <w:ilvl w:val="0"/>
          <w:numId w:val="6"/>
        </w:numPr>
        <w:spacing w:before="40" w:after="40"/>
      </w:pPr>
      <w:r>
        <w:t>PPS wiring exposure — PPS wires terminate on terminal strips (TS-5, TS-6) inside the HVPS controller, co-located with non-PPS wiring</w:t>
      </w:r>
    </w:p>
    <w:p w14:paraId="27248F0D" w14:textId="77777777" w:rsidR="009350C1" w:rsidRDefault="00000000" w:rsidP="008C0C31">
      <w:pPr>
        <w:pStyle w:val="ListParagraph"/>
        <w:numPr>
          <w:ilvl w:val="0"/>
          <w:numId w:val="6"/>
        </w:numPr>
        <w:spacing w:before="40" w:after="40"/>
      </w:pPr>
      <w:r>
        <w:t>PLC in safety chain — The Ross grounding switch is controlled by the SLC-500 PLC (Slot-2 IO8 OUT3, 120 VAC). If the PLC fails in a stuck-on state, the Ross switch coil stays energized (unsafe)</w:t>
      </w:r>
    </w:p>
    <w:p w14:paraId="4090BED0" w14:textId="77777777" w:rsidR="009350C1" w:rsidRDefault="00000000" w:rsidP="008C0C31">
      <w:pPr>
        <w:pStyle w:val="ListParagraph"/>
        <w:numPr>
          <w:ilvl w:val="0"/>
          <w:numId w:val="6"/>
        </w:numPr>
        <w:spacing w:before="40" w:after="40"/>
      </w:pPr>
      <w:r>
        <w:t>K4 relay via PLC — Although the K4 relay coil uses PPS 1 voltage for its power rail (providing a hardware fail-safe), the enable path runs through PLC OX8 OUT2</w:t>
      </w:r>
    </w:p>
    <w:p w14:paraId="0BF50A48" w14:textId="77777777" w:rsidR="009350C1" w:rsidRDefault="00000000">
      <w:pPr>
        <w:pStyle w:val="Heading2"/>
      </w:pPr>
      <w:bookmarkStart w:id="261" w:name="_Toc223702703"/>
      <w:r>
        <w:t>9.3 Upgraded PPS Design</w:t>
      </w:r>
      <w:bookmarkEnd w:id="261"/>
    </w:p>
    <w:p w14:paraId="52982207" w14:textId="77777777" w:rsidR="009350C1" w:rsidRDefault="00000000">
      <w:pPr>
        <w:spacing w:before="60" w:after="80"/>
      </w:pPr>
      <w:r>
        <w:rPr>
          <w:color w:val="000000"/>
        </w:rPr>
        <w:t>The upgraded design adopts the standard PPS interface solution already approved and in use by the PPS group for the 6575 modulator and gallery systems. It uses a dedicated PPS interface box.</w:t>
      </w:r>
    </w:p>
    <w:p w14:paraId="315E5763" w14:textId="77777777" w:rsidR="009350C1" w:rsidRDefault="00000000">
      <w:pPr>
        <w:spacing w:before="60" w:after="80"/>
      </w:pPr>
      <w:r>
        <w:rPr>
          <w:b/>
          <w:bCs/>
          <w:color w:val="000000"/>
        </w:rPr>
        <w:t>PPS Interface Box Characteristics</w:t>
      </w:r>
      <w:r>
        <w:rPr>
          <w:color w:val="000000"/>
        </w:rPr>
        <w:t xml:space="preserve"> (per Ben Morris, March 5, 2026):</w:t>
      </w:r>
    </w:p>
    <w:p w14:paraId="0B4B3993" w14:textId="77777777" w:rsidR="009350C1" w:rsidRDefault="00000000">
      <w:pPr>
        <w:pStyle w:val="ListParagraph"/>
        <w:numPr>
          <w:ilvl w:val="0"/>
          <w:numId w:val="3"/>
        </w:numPr>
        <w:spacing w:before="40" w:after="40"/>
      </w:pPr>
      <w:r>
        <w:t>Small Bud enclosure (≈6″ × 5″ × 4")</w:t>
      </w:r>
    </w:p>
    <w:p w14:paraId="5FEC7040" w14:textId="77777777" w:rsidR="009350C1" w:rsidRDefault="00000000">
      <w:pPr>
        <w:pStyle w:val="ListParagraph"/>
        <w:numPr>
          <w:ilvl w:val="0"/>
          <w:numId w:val="3"/>
        </w:numPr>
        <w:spacing w:before="40" w:after="40"/>
      </w:pPr>
      <w:r>
        <w:lastRenderedPageBreak/>
        <w:t>Contains 4 relays, status LEDs (Permit A/B granted &amp; enabled), and inhibit push-buttons</w:t>
      </w:r>
    </w:p>
    <w:p w14:paraId="0C9B3BC4" w14:textId="77777777" w:rsidR="009350C1" w:rsidRDefault="00000000">
      <w:pPr>
        <w:pStyle w:val="ListParagraph"/>
        <w:numPr>
          <w:ilvl w:val="0"/>
          <w:numId w:val="3"/>
        </w:numPr>
        <w:spacing w:before="40" w:after="40"/>
      </w:pPr>
      <w:r>
        <w:t>Single board with one connector that the PPS group can lock with their collar</w:t>
      </w:r>
    </w:p>
    <w:p w14:paraId="3A5092FD" w14:textId="77777777" w:rsidR="009350C1" w:rsidRDefault="00000000">
      <w:pPr>
        <w:pStyle w:val="ListParagraph"/>
        <w:numPr>
          <w:ilvl w:val="0"/>
          <w:numId w:val="3"/>
        </w:numPr>
        <w:spacing w:before="40" w:after="40"/>
      </w:pPr>
      <w:r>
        <w:t>Provides two independent permit channels + two readback channels (dry contacts)</w:t>
      </w:r>
    </w:p>
    <w:p w14:paraId="4023C402" w14:textId="77777777" w:rsidR="009350C1" w:rsidRDefault="00000000">
      <w:pPr>
        <w:pStyle w:val="ListParagraph"/>
        <w:numPr>
          <w:ilvl w:val="0"/>
          <w:numId w:val="3"/>
        </w:numPr>
        <w:spacing w:before="40" w:after="40"/>
      </w:pPr>
      <w:r>
        <w:t>Completely isolated from the HVPS internals</w:t>
      </w:r>
    </w:p>
    <w:p w14:paraId="3723613C" w14:textId="77777777" w:rsidR="009350C1" w:rsidRDefault="00000000">
      <w:pPr>
        <w:pStyle w:val="ListParagraph"/>
        <w:numPr>
          <w:ilvl w:val="0"/>
          <w:numId w:val="3"/>
        </w:numPr>
        <w:spacing w:before="40" w:after="40"/>
      </w:pPr>
      <w:r>
        <w:t>Labeled "PPS Interface – RSWCF required to open" (standard PPS practice)</w:t>
      </w:r>
    </w:p>
    <w:p w14:paraId="635612D6" w14:textId="77777777" w:rsidR="009350C1" w:rsidRDefault="00000000">
      <w:pPr>
        <w:spacing w:before="60" w:after="80"/>
      </w:pPr>
      <w:r>
        <w:rPr>
          <w:b/>
          <w:bCs/>
          <w:color w:val="000000"/>
        </w:rPr>
        <w:t>PPS Signal Flow</w:t>
      </w:r>
      <w:r>
        <w:rPr>
          <w:color w:val="000000"/>
        </w:rPr>
        <w:t>:</w:t>
      </w:r>
    </w:p>
    <w:p w14:paraId="781D85FD" w14:textId="77777777" w:rsidR="009350C1" w:rsidRDefault="00000000">
      <w:pPr>
        <w:pStyle w:val="ListParagraph"/>
        <w:numPr>
          <w:ilvl w:val="0"/>
          <w:numId w:val="3"/>
        </w:numPr>
        <w:spacing w:before="40" w:after="40"/>
      </w:pPr>
      <w:r>
        <w:rPr>
          <w:b/>
          <w:bCs/>
          <w:color w:val="000000"/>
        </w:rPr>
        <w:t>Chain 1 (Contactor)</w:t>
      </w:r>
      <w:r>
        <w:rPr>
          <w:color w:val="000000"/>
        </w:rPr>
        <w:t xml:space="preserve">: PPS Enable 1 → </w:t>
      </w:r>
      <w:r>
        <w:rPr>
          <w:b/>
          <w:bCs/>
          <w:color w:val="000000"/>
        </w:rPr>
        <w:t>PPS Interface Box</w:t>
      </w:r>
      <w:r>
        <w:rPr>
          <w:color w:val="000000"/>
        </w:rPr>
        <w:t xml:space="preserve"> → K4 relay direct drive → MX → L1 holding coil. S5 NC auxiliary contact readback via </w:t>
      </w:r>
      <w:r>
        <w:rPr>
          <w:b/>
          <w:bCs/>
          <w:color w:val="000000"/>
        </w:rPr>
        <w:t>PPS Interface Box</w:t>
      </w:r>
      <w:r>
        <w:rPr>
          <w:color w:val="000000"/>
        </w:rPr>
        <w:t xml:space="preserve"> to PPS.</w:t>
      </w:r>
    </w:p>
    <w:p w14:paraId="1FAA2A7B" w14:textId="77777777" w:rsidR="009350C1" w:rsidRDefault="00000000">
      <w:pPr>
        <w:pStyle w:val="ListParagraph"/>
        <w:numPr>
          <w:ilvl w:val="0"/>
          <w:numId w:val="3"/>
        </w:numPr>
        <w:spacing w:before="40" w:after="40"/>
      </w:pPr>
      <w:r>
        <w:rPr>
          <w:b/>
          <w:bCs/>
          <w:color w:val="000000"/>
        </w:rPr>
        <w:t>Chain 2 (Ross Switch)</w:t>
      </w:r>
      <w:r>
        <w:rPr>
          <w:color w:val="000000"/>
        </w:rPr>
        <w:t xml:space="preserve">: PPS Enable 2 → </w:t>
      </w:r>
      <w:r>
        <w:rPr>
          <w:b/>
          <w:bCs/>
          <w:color w:val="000000"/>
        </w:rPr>
        <w:t>PPS Interface Box</w:t>
      </w:r>
      <w:r>
        <w:rPr>
          <w:color w:val="000000"/>
        </w:rPr>
        <w:t xml:space="preserve"> → Ross switch direct drive. Ross NC auxiliary contact readback via </w:t>
      </w:r>
      <w:r>
        <w:rPr>
          <w:b/>
          <w:bCs/>
          <w:color w:val="000000"/>
        </w:rPr>
        <w:t>PPS Interface Box</w:t>
      </w:r>
      <w:r>
        <w:rPr>
          <w:color w:val="000000"/>
        </w:rPr>
        <w:t xml:space="preserve"> to PPS.</w:t>
      </w:r>
    </w:p>
    <w:p w14:paraId="5E2C75FE" w14:textId="77777777" w:rsidR="009350C1" w:rsidRDefault="00000000">
      <w:pPr>
        <w:spacing w:before="60" w:after="80"/>
      </w:pPr>
      <w:r>
        <w:rPr>
          <w:b/>
          <w:bCs/>
          <w:color w:val="000000"/>
        </w:rPr>
        <w:t>Additional Safety Relays</w:t>
      </w:r>
      <w:r>
        <w:rPr>
          <w:color w:val="000000"/>
        </w:rPr>
        <w:t>: Because the inhibit and safety-discharge wiring cannot be physically separated inside the existing HVPS and termination tank, a second relay is added in series with the inhibit/safety-discharge lines (one relay per channel). These relays are labeled "PPS Controlled – RSWCF required before work" with PPS-provided cable tags.</w:t>
      </w:r>
    </w:p>
    <w:p w14:paraId="6AB76BC9" w14:textId="77777777" w:rsidR="009350C1" w:rsidRDefault="00000000">
      <w:pPr>
        <w:spacing w:before="60" w:after="80"/>
      </w:pPr>
      <w:r>
        <w:rPr>
          <w:b/>
          <w:bCs/>
          <w:color w:val="000000"/>
        </w:rPr>
        <w:t>Key improvements</w:t>
      </w:r>
      <w:r>
        <w:rPr>
          <w:color w:val="000000"/>
        </w:rPr>
        <w:t>:</w:t>
      </w:r>
    </w:p>
    <w:p w14:paraId="19AEE80C" w14:textId="77777777" w:rsidR="009350C1" w:rsidRDefault="00000000">
      <w:pPr>
        <w:pStyle w:val="ListParagraph"/>
        <w:numPr>
          <w:ilvl w:val="0"/>
          <w:numId w:val="3"/>
        </w:numPr>
        <w:spacing w:before="40" w:after="40"/>
      </w:pPr>
      <w:r>
        <w:t>No PLC dependency for safety functions</w:t>
      </w:r>
    </w:p>
    <w:p w14:paraId="6608C8A8" w14:textId="77777777" w:rsidR="009350C1" w:rsidRDefault="00000000">
      <w:pPr>
        <w:pStyle w:val="ListParagraph"/>
        <w:numPr>
          <w:ilvl w:val="0"/>
          <w:numId w:val="3"/>
        </w:numPr>
        <w:spacing w:before="40" w:after="40"/>
      </w:pPr>
      <w:r>
        <w:t>Uses proven PPS-approved design (identical to gallery systems)</w:t>
      </w:r>
    </w:p>
    <w:p w14:paraId="7A06CCFD" w14:textId="77777777" w:rsidR="009350C1" w:rsidRDefault="00000000">
      <w:pPr>
        <w:pStyle w:val="ListParagraph"/>
        <w:numPr>
          <w:ilvl w:val="0"/>
          <w:numId w:val="3"/>
        </w:numPr>
        <w:spacing w:before="40" w:after="40"/>
      </w:pPr>
      <w:r>
        <w:t>Electrical isolation of all PPS signals</w:t>
      </w:r>
    </w:p>
    <w:p w14:paraId="71F2FEB1" w14:textId="77777777" w:rsidR="009350C1" w:rsidRDefault="00000000">
      <w:pPr>
        <w:pStyle w:val="ListParagraph"/>
        <w:numPr>
          <w:ilvl w:val="0"/>
          <w:numId w:val="3"/>
        </w:numPr>
        <w:spacing w:before="40" w:after="40"/>
      </w:pPr>
      <w:r>
        <w:t>PPS wiring completely isolated from non-PPS equipment</w:t>
      </w:r>
    </w:p>
    <w:p w14:paraId="1221C503" w14:textId="77777777" w:rsidR="009350C1" w:rsidRDefault="00000000">
      <w:pPr>
        <w:pStyle w:val="ListParagraph"/>
        <w:numPr>
          <w:ilvl w:val="0"/>
          <w:numId w:val="3"/>
        </w:numPr>
        <w:spacing w:before="40" w:after="40"/>
      </w:pPr>
      <w:r>
        <w:t>Clear visual feedback and independent inhibit capability</w:t>
      </w:r>
    </w:p>
    <w:p w14:paraId="348FCF8B" w14:textId="77777777" w:rsidR="009350C1" w:rsidRDefault="00000000">
      <w:pPr>
        <w:pStyle w:val="ListParagraph"/>
        <w:numPr>
          <w:ilvl w:val="0"/>
          <w:numId w:val="3"/>
        </w:numPr>
        <w:spacing w:before="40" w:after="40"/>
      </w:pPr>
      <w:r>
        <w:t>Meets all current PPS requirements (two independent channels, lockable interface, visible verification)</w:t>
      </w:r>
    </w:p>
    <w:p w14:paraId="0C19DDF8" w14:textId="77777777" w:rsidR="009350C1" w:rsidRDefault="00000000">
      <w:pPr>
        <w:pStyle w:val="ListParagraph"/>
        <w:numPr>
          <w:ilvl w:val="0"/>
          <w:numId w:val="3"/>
        </w:numPr>
        <w:spacing w:before="40" w:after="40"/>
      </w:pPr>
      <w:r>
        <w:t>Eliminates the "unique RF situation" that the PPS group dislikes</w:t>
      </w:r>
    </w:p>
    <w:p w14:paraId="576517BC"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Source: </w:t>
      </w:r>
      <w:r>
        <w:rPr>
          <w:rFonts w:ascii="Courier New" w:eastAsia="Courier New" w:hAnsi="Courier New" w:cs="Courier New"/>
          <w:color w:val="1F497D"/>
          <w:sz w:val="16"/>
          <w:szCs w:val="16"/>
        </w:rPr>
        <w:t>pps/pps_Ben.md</w:t>
      </w:r>
      <w:r>
        <w:rPr>
          <w:i/>
          <w:iCs/>
          <w:color w:val="1F497D"/>
          <w:sz w:val="18"/>
          <w:szCs w:val="18"/>
        </w:rPr>
        <w:t xml:space="preserve"> (March 5 2026 meeting), </w:t>
      </w:r>
      <w:r>
        <w:rPr>
          <w:rFonts w:ascii="Courier New" w:eastAsia="Courier New" w:hAnsi="Courier New" w:cs="Courier New"/>
          <w:color w:val="1F497D"/>
          <w:sz w:val="16"/>
          <w:szCs w:val="16"/>
        </w:rPr>
        <w:t>pps/MSG from Jim Sebek to Faya about PPS.md</w:t>
      </w:r>
    </w:p>
    <w:p w14:paraId="5C4C5A51" w14:textId="77777777" w:rsidR="009350C1" w:rsidRDefault="00000000">
      <w:pPr>
        <w:pStyle w:val="Heading2"/>
      </w:pPr>
      <w:bookmarkStart w:id="262" w:name="_Toc223702704"/>
      <w:r>
        <w:t>9.4 PPS Regulatory Considerations</w:t>
      </w:r>
      <w:bookmarkEnd w:id="262"/>
    </w:p>
    <w:p w14:paraId="7831B927" w14:textId="77777777" w:rsidR="009350C1" w:rsidRDefault="00000000">
      <w:pPr>
        <w:spacing w:before="60" w:after="80"/>
      </w:pPr>
      <w:r>
        <w:rPr>
          <w:color w:val="000000"/>
        </w:rPr>
        <w:t>Any modification to PPS wiring, control logic, or readback paths requires:</w:t>
      </w:r>
    </w:p>
    <w:p w14:paraId="2699044E" w14:textId="77777777" w:rsidR="009350C1" w:rsidRDefault="00000000">
      <w:pPr>
        <w:pStyle w:val="ListParagraph"/>
        <w:numPr>
          <w:ilvl w:val="0"/>
          <w:numId w:val="3"/>
        </w:numPr>
        <w:spacing w:before="40" w:after="40"/>
      </w:pPr>
      <w:r>
        <w:t>Review and approval by SLAC AD Safety Division</w:t>
      </w:r>
    </w:p>
    <w:p w14:paraId="5746F6FB" w14:textId="77777777" w:rsidR="009350C1" w:rsidRDefault="00000000">
      <w:pPr>
        <w:pStyle w:val="ListParagraph"/>
        <w:numPr>
          <w:ilvl w:val="0"/>
          <w:numId w:val="3"/>
        </w:numPr>
        <w:spacing w:before="40" w:after="40"/>
      </w:pPr>
      <w:r>
        <w:t>Formal change control documentation</w:t>
      </w:r>
    </w:p>
    <w:p w14:paraId="587DE26F" w14:textId="77777777" w:rsidR="009350C1" w:rsidRDefault="00000000">
      <w:pPr>
        <w:pStyle w:val="ListParagraph"/>
        <w:numPr>
          <w:ilvl w:val="0"/>
          <w:numId w:val="3"/>
        </w:numPr>
        <w:spacing w:before="40" w:after="40"/>
      </w:pPr>
      <w:r>
        <w:t>Radiation safety verification testing</w:t>
      </w:r>
    </w:p>
    <w:p w14:paraId="7064A1B3" w14:textId="77777777" w:rsidR="009350C1" w:rsidRDefault="00000000">
      <w:pPr>
        <w:pStyle w:val="ListParagraph"/>
        <w:numPr>
          <w:ilvl w:val="0"/>
          <w:numId w:val="3"/>
        </w:numPr>
        <w:spacing w:before="40" w:after="40"/>
      </w:pPr>
      <w:r>
        <w:t>Possibly a radiation safety work control form</w:t>
      </w:r>
    </w:p>
    <w:p w14:paraId="5F9C4703" w14:textId="77777777" w:rsidR="009350C1" w:rsidRDefault="00000000">
      <w:pPr>
        <w:spacing w:before="60" w:after="80"/>
      </w:pPr>
      <w:r>
        <w:rPr>
          <w:color w:val="000000"/>
        </w:rPr>
        <w:t>This adds significant administrative scope beyond the engineering work and requires early engagement with the PPS/protection group.</w:t>
      </w:r>
    </w:p>
    <w:p w14:paraId="095D2904" w14:textId="77777777" w:rsidR="009350C1" w:rsidRDefault="00000000">
      <w:pPr>
        <w:pStyle w:val="Heading1"/>
      </w:pPr>
      <w:bookmarkStart w:id="263" w:name="s10"/>
      <w:bookmarkStart w:id="264" w:name="_Toc223702705"/>
      <w:r>
        <w:t>10. Subsystem 6: Tuner Control System</w:t>
      </w:r>
      <w:bookmarkEnd w:id="263"/>
      <w:bookmarkEnd w:id="264"/>
    </w:p>
    <w:p w14:paraId="55FB39A5" w14:textId="77777777" w:rsidR="009350C1" w:rsidRDefault="00000000">
      <w:pPr>
        <w:pStyle w:val="Heading2"/>
      </w:pPr>
      <w:bookmarkStart w:id="265" w:name="_Toc223702706"/>
      <w:r>
        <w:t>10.1 Physical Mechanism</w:t>
      </w:r>
      <w:bookmarkEnd w:id="265"/>
    </w:p>
    <w:p w14:paraId="21DF5BD0" w14:textId="77777777" w:rsidR="009350C1" w:rsidRDefault="00000000">
      <w:pPr>
        <w:spacing w:before="60" w:after="80"/>
      </w:pPr>
      <w:r>
        <w:rPr>
          <w:color w:val="000000"/>
        </w:rPr>
        <w:t>Each of the 4 RF cavities has a mechanical tuner that adjusts the cavity resonant frequency by moving a plunger into or out of the cavity volume. The tuner is driven by a stepper motor (Superior Electric M093-FC11 or equivalent) through a gear reduction mechanism.</w:t>
      </w:r>
    </w:p>
    <w:p w14:paraId="10D2117C" w14:textId="77777777" w:rsidR="009350C1" w:rsidRDefault="00000000">
      <w:pPr>
        <w:spacing w:before="60" w:after="80"/>
      </w:pPr>
      <w:r>
        <w:rPr>
          <w:b/>
          <w:bCs/>
          <w:color w:val="000000"/>
        </w:rPr>
        <w:t>Tuner parameters</w:t>
      </w:r>
      <w:r>
        <w:rPr>
          <w:color w:val="000000"/>
        </w:rPr>
        <w:t xml:space="preserve"> (from legacy documentation):</w:t>
      </w:r>
    </w:p>
    <w:p w14:paraId="65F56A22" w14:textId="77777777" w:rsidR="009350C1" w:rsidRDefault="00000000">
      <w:pPr>
        <w:pStyle w:val="ListParagraph"/>
        <w:numPr>
          <w:ilvl w:val="0"/>
          <w:numId w:val="3"/>
        </w:numPr>
        <w:spacing w:before="40" w:after="40"/>
      </w:pPr>
      <w:r>
        <w:t>Gear ratio: 80:1 (worm gear)</w:t>
      </w:r>
    </w:p>
    <w:p w14:paraId="12F57B03" w14:textId="77777777" w:rsidR="009350C1" w:rsidRDefault="00000000">
      <w:pPr>
        <w:pStyle w:val="ListParagraph"/>
        <w:numPr>
          <w:ilvl w:val="0"/>
          <w:numId w:val="3"/>
        </w:numPr>
        <w:spacing w:before="40" w:after="40"/>
      </w:pPr>
      <w:r>
        <w:t>Lead screw pitch: 10 turns/inch</w:t>
      </w:r>
    </w:p>
    <w:p w14:paraId="6E7CE1B4" w14:textId="77777777" w:rsidR="009350C1" w:rsidRDefault="00000000">
      <w:pPr>
        <w:pStyle w:val="ListParagraph"/>
        <w:numPr>
          <w:ilvl w:val="0"/>
          <w:numId w:val="3"/>
        </w:numPr>
        <w:spacing w:before="40" w:after="40"/>
      </w:pPr>
      <w:r>
        <w:t>Microstep resolution: 0.002–0.003 mm per microstep (legacy)</w:t>
      </w:r>
    </w:p>
    <w:p w14:paraId="47EB9866" w14:textId="77777777" w:rsidR="009350C1" w:rsidRDefault="00000000">
      <w:pPr>
        <w:pStyle w:val="ListParagraph"/>
        <w:numPr>
          <w:ilvl w:val="0"/>
          <w:numId w:val="3"/>
        </w:numPr>
        <w:spacing w:before="40" w:after="40"/>
      </w:pPr>
      <w:r>
        <w:t>Linear potentiometer: Provides absolute position indication (not used in closed-loop control)</w:t>
      </w:r>
    </w:p>
    <w:p w14:paraId="34424B03" w14:textId="77777777" w:rsidR="009350C1" w:rsidRDefault="00000000">
      <w:pPr>
        <w:pStyle w:val="ListParagraph"/>
        <w:numPr>
          <w:ilvl w:val="0"/>
          <w:numId w:val="3"/>
        </w:numPr>
        <w:spacing w:before="40" w:after="40"/>
      </w:pPr>
      <w:r>
        <w:t>Travel range: ~12 mm total mechanical range</w:t>
      </w:r>
    </w:p>
    <w:p w14:paraId="6E447047" w14:textId="77777777" w:rsidR="009350C1" w:rsidRDefault="00000000">
      <w:pPr>
        <w:pStyle w:val="ListParagraph"/>
        <w:numPr>
          <w:ilvl w:val="0"/>
          <w:numId w:val="3"/>
        </w:numPr>
        <w:spacing w:before="40" w:after="40"/>
      </w:pPr>
      <w:r>
        <w:t>ON home positions: ~10.1–10.7 mm (cavity-dependent)</w:t>
      </w:r>
    </w:p>
    <w:p w14:paraId="52944ADA" w14:textId="77777777" w:rsidR="009350C1" w:rsidRDefault="00000000">
      <w:pPr>
        <w:pStyle w:val="ListParagraph"/>
        <w:numPr>
          <w:ilvl w:val="0"/>
          <w:numId w:val="3"/>
        </w:numPr>
        <w:spacing w:before="40" w:after="40"/>
      </w:pPr>
      <w:r>
        <w:t>Park positions: retracted position for safe storage</w:t>
      </w:r>
    </w:p>
    <w:p w14:paraId="1E087F2A" w14:textId="77777777" w:rsidR="009350C1" w:rsidRDefault="00000000">
      <w:pPr>
        <w:pStyle w:val="Heading2"/>
      </w:pPr>
      <w:bookmarkStart w:id="266" w:name="_Toc223702707"/>
      <w:r>
        <w:t>10.2 Legacy Controller</w:t>
      </w:r>
      <w:bookmarkEnd w:id="266"/>
    </w:p>
    <w:p w14:paraId="47032C4C" w14:textId="77777777" w:rsidR="009350C1" w:rsidRDefault="00000000">
      <w:pPr>
        <w:pStyle w:val="ListParagraph"/>
        <w:numPr>
          <w:ilvl w:val="0"/>
          <w:numId w:val="3"/>
        </w:numPr>
        <w:spacing w:before="40" w:after="40"/>
      </w:pPr>
      <w:r>
        <w:rPr>
          <w:b/>
          <w:bCs/>
          <w:color w:val="000000"/>
        </w:rPr>
        <w:lastRenderedPageBreak/>
        <w:t>Motor controller</w:t>
      </w:r>
      <w:r>
        <w:rPr>
          <w:color w:val="000000"/>
        </w:rPr>
        <w:t>: Allen-Bradley 1746-HSTP1 (high-speed stepper module, OBSOLETE)</w:t>
      </w:r>
    </w:p>
    <w:p w14:paraId="5FC748BB" w14:textId="77777777" w:rsidR="009350C1" w:rsidRDefault="00000000">
      <w:pPr>
        <w:pStyle w:val="ListParagraph"/>
        <w:numPr>
          <w:ilvl w:val="0"/>
          <w:numId w:val="3"/>
        </w:numPr>
        <w:spacing w:before="40" w:after="40"/>
      </w:pPr>
      <w:r>
        <w:rPr>
          <w:b/>
          <w:bCs/>
          <w:color w:val="000000"/>
        </w:rPr>
        <w:t>Motor driver</w:t>
      </w:r>
      <w:r>
        <w:rPr>
          <w:color w:val="000000"/>
        </w:rPr>
        <w:t>: Superior Electric SS2000MD4-M Slo-Syn PWM driver (OBSOLETE)</w:t>
      </w:r>
    </w:p>
    <w:p w14:paraId="7B3E2810" w14:textId="77777777" w:rsidR="009350C1" w:rsidRDefault="00000000">
      <w:pPr>
        <w:pStyle w:val="ListParagraph"/>
        <w:numPr>
          <w:ilvl w:val="0"/>
          <w:numId w:val="3"/>
        </w:numPr>
        <w:spacing w:before="40" w:after="40"/>
      </w:pPr>
      <w:r>
        <w:rPr>
          <w:b/>
          <w:bCs/>
          <w:color w:val="000000"/>
        </w:rPr>
        <w:t>Control software</w:t>
      </w:r>
      <w:r>
        <w:rPr>
          <w:color w:val="000000"/>
        </w:rPr>
        <w:t xml:space="preserve">: SNL </w:t>
      </w:r>
      <w:r>
        <w:rPr>
          <w:rFonts w:ascii="Courier New" w:eastAsia="Courier New" w:hAnsi="Courier New" w:cs="Courier New"/>
          <w:color w:val="000000"/>
          <w:sz w:val="18"/>
          <w:szCs w:val="18"/>
        </w:rPr>
        <w:t>rf_tuner_loop.st</w:t>
      </w:r>
      <w:r>
        <w:rPr>
          <w:color w:val="000000"/>
        </w:rPr>
        <w:t xml:space="preserve"> — phase-based feedback with home reset, motion monitoring, and load angle offset computation</w:t>
      </w:r>
    </w:p>
    <w:p w14:paraId="1A93F0DD" w14:textId="77777777" w:rsidR="009350C1" w:rsidRDefault="00000000">
      <w:pPr>
        <w:pStyle w:val="ListParagraph"/>
        <w:numPr>
          <w:ilvl w:val="0"/>
          <w:numId w:val="3"/>
        </w:numPr>
        <w:spacing w:before="40" w:after="40"/>
      </w:pPr>
      <w:r>
        <w:rPr>
          <w:b/>
          <w:bCs/>
          <w:color w:val="000000"/>
        </w:rPr>
        <w:t>Phase source</w:t>
      </w:r>
      <w:r>
        <w:rPr>
          <w:color w:val="000000"/>
        </w:rPr>
        <w:t>: Legacy analog RFP module</w:t>
      </w:r>
    </w:p>
    <w:p w14:paraId="388C1C49" w14:textId="77777777" w:rsidR="009350C1" w:rsidRDefault="00000000">
      <w:pPr>
        <w:pStyle w:val="Heading2"/>
      </w:pPr>
      <w:bookmarkStart w:id="267" w:name="_Toc223702708"/>
      <w:r>
        <w:t>10.3 Upgraded Controller</w:t>
      </w:r>
      <w:bookmarkEnd w:id="267"/>
    </w:p>
    <w:p w14:paraId="7225F9BA" w14:textId="77777777" w:rsidR="009350C1" w:rsidRDefault="00000000">
      <w:pPr>
        <w:spacing w:before="60" w:after="80"/>
      </w:pPr>
      <w:r>
        <w:rPr>
          <w:color w:val="000000"/>
        </w:rPr>
        <w:t xml:space="preserve">The tuner motor controller is being replaced with a modern motion controller. The leading candidate is the </w:t>
      </w:r>
      <w:r>
        <w:rPr>
          <w:b/>
          <w:bCs/>
          <w:color w:val="000000"/>
        </w:rPr>
        <w:t>Galil DMC-4143</w:t>
      </w:r>
      <w:r>
        <w:rPr>
          <w:color w:val="000000"/>
        </w:rPr>
        <w:t xml:space="preserve"> (4-axis), which is supported by the LLRF9's built-in tuner control features and EPICS motor records. Other candidates under investigation include the Domenico/Dunning design and Danh's design.</w:t>
      </w:r>
    </w:p>
    <w:p w14:paraId="35EA5346" w14:textId="77777777" w:rsidR="009350C1" w:rsidRDefault="00000000">
      <w:pPr>
        <w:spacing w:before="60" w:after="80"/>
      </w:pPr>
      <w:r>
        <w:rPr>
          <w:b/>
          <w:bCs/>
          <w:color w:val="000000"/>
        </w:rPr>
        <w:t>Upgraded tuner control loop</w:t>
      </w:r>
      <w:r>
        <w:rPr>
          <w:color w:val="000000"/>
        </w:rPr>
        <w:t>:</w:t>
      </w:r>
    </w:p>
    <w:p w14:paraId="79898443" w14:textId="77777777" w:rsidR="009350C1" w:rsidRDefault="00000000" w:rsidP="00D60140">
      <w:pPr>
        <w:pStyle w:val="ListParagraph"/>
        <w:numPr>
          <w:ilvl w:val="0"/>
          <w:numId w:val="7"/>
        </w:numPr>
        <w:spacing w:before="40" w:after="40"/>
      </w:pPr>
      <w:r>
        <w:t>LLRF9 measures cavity probe phase relative to station reference (10 Hz, sub-degree resolution)</w:t>
      </w:r>
    </w:p>
    <w:p w14:paraId="2BA3E465" w14:textId="77777777" w:rsidR="009350C1" w:rsidRDefault="00000000" w:rsidP="00D60140">
      <w:pPr>
        <w:pStyle w:val="ListParagraph"/>
        <w:numPr>
          <w:ilvl w:val="0"/>
          <w:numId w:val="7"/>
        </w:numPr>
        <w:spacing w:before="40" w:after="40"/>
      </w:pPr>
      <w:r>
        <w:t>Python coordinator processes phase data and computes motor commands</w:t>
      </w:r>
    </w:p>
    <w:p w14:paraId="497DB974" w14:textId="77777777" w:rsidR="009350C1" w:rsidRDefault="00000000" w:rsidP="00D60140">
      <w:pPr>
        <w:pStyle w:val="ListParagraph"/>
        <w:numPr>
          <w:ilvl w:val="0"/>
          <w:numId w:val="7"/>
        </w:numPr>
        <w:spacing w:before="40" w:after="40"/>
      </w:pPr>
      <w:r>
        <w:t>Motor commands sent via EPICS motor records to motion controller</w:t>
      </w:r>
    </w:p>
    <w:p w14:paraId="77406AE8" w14:textId="77777777" w:rsidR="009350C1" w:rsidRDefault="00000000" w:rsidP="00D60140">
      <w:pPr>
        <w:pStyle w:val="ListParagraph"/>
        <w:numPr>
          <w:ilvl w:val="0"/>
          <w:numId w:val="7"/>
        </w:numPr>
        <w:spacing w:before="40" w:after="40"/>
      </w:pPr>
      <w:r>
        <w:t>Motion controller drives stepper motors</w:t>
      </w:r>
    </w:p>
    <w:p w14:paraId="7D524954" w14:textId="77777777" w:rsidR="009350C1" w:rsidRDefault="00000000">
      <w:pPr>
        <w:spacing w:before="60" w:after="80"/>
      </w:pPr>
      <w:r>
        <w:rPr>
          <w:b/>
          <w:bCs/>
          <w:color w:val="000000"/>
        </w:rPr>
        <w:t>LLRF9 tuner support</w:t>
      </w:r>
      <w:r>
        <w:rPr>
          <w:color w:val="000000"/>
        </w:rPr>
        <w:t>: The LLRF9 includes built-in tuner control PVs (per cavity):</w:t>
      </w:r>
    </w:p>
    <w:p w14:paraId="58D40FE1" w14:textId="77777777" w:rsidR="009350C1" w:rsidRDefault="00000000">
      <w:pPr>
        <w:pStyle w:val="ListParagraph"/>
        <w:numPr>
          <w:ilvl w:val="0"/>
          <w:numId w:val="3"/>
        </w:numPr>
        <w:spacing w:before="40" w:after="40"/>
      </w:pPr>
      <w:r>
        <w:rPr>
          <w:rFonts w:ascii="Courier New" w:eastAsia="Courier New" w:hAnsi="Courier New" w:cs="Courier New"/>
          <w:color w:val="000000"/>
          <w:sz w:val="18"/>
          <w:szCs w:val="18"/>
        </w:rPr>
        <w:t>LLRF:TUNER:Cn:GAIN_P</w:t>
      </w:r>
      <w:r>
        <w:rPr>
          <w:color w:val="000000"/>
        </w:rPr>
        <w:t xml:space="preserve"> — proportional gain</w:t>
      </w:r>
    </w:p>
    <w:p w14:paraId="5A720806" w14:textId="77777777" w:rsidR="009350C1" w:rsidRDefault="00000000">
      <w:pPr>
        <w:pStyle w:val="ListParagraph"/>
        <w:numPr>
          <w:ilvl w:val="0"/>
          <w:numId w:val="3"/>
        </w:numPr>
        <w:spacing w:before="40" w:after="40"/>
      </w:pPr>
      <w:r>
        <w:rPr>
          <w:rFonts w:ascii="Courier New" w:eastAsia="Courier New" w:hAnsi="Courier New" w:cs="Courier New"/>
          <w:color w:val="000000"/>
          <w:sz w:val="18"/>
          <w:szCs w:val="18"/>
        </w:rPr>
        <w:t>LLRF:TUNER:Cn:GAIN_I</w:t>
      </w:r>
      <w:r>
        <w:rPr>
          <w:color w:val="000000"/>
        </w:rPr>
        <w:t xml:space="preserve"> — integral gain</w:t>
      </w:r>
    </w:p>
    <w:p w14:paraId="63AAAD7D" w14:textId="77777777" w:rsidR="009350C1" w:rsidRDefault="00000000">
      <w:pPr>
        <w:pStyle w:val="ListParagraph"/>
        <w:numPr>
          <w:ilvl w:val="0"/>
          <w:numId w:val="3"/>
        </w:numPr>
        <w:spacing w:before="40" w:after="40"/>
      </w:pPr>
      <w:r>
        <w:rPr>
          <w:rFonts w:ascii="Courier New" w:eastAsia="Courier New" w:hAnsi="Courier New" w:cs="Courier New"/>
          <w:color w:val="000000"/>
          <w:sz w:val="18"/>
          <w:szCs w:val="18"/>
        </w:rPr>
        <w:t>LLRF:TUNER:Cn:OFFSET</w:t>
      </w:r>
      <w:r>
        <w:rPr>
          <w:color w:val="000000"/>
        </w:rPr>
        <w:t xml:space="preserve"> — detuning phase offset</w:t>
      </w:r>
    </w:p>
    <w:p w14:paraId="25CE700D" w14:textId="77777777" w:rsidR="009350C1" w:rsidRDefault="00000000">
      <w:pPr>
        <w:pStyle w:val="ListParagraph"/>
        <w:numPr>
          <w:ilvl w:val="0"/>
          <w:numId w:val="3"/>
        </w:numPr>
        <w:spacing w:before="40" w:after="40"/>
      </w:pPr>
      <w:r>
        <w:rPr>
          <w:rFonts w:ascii="Courier New" w:eastAsia="Courier New" w:hAnsi="Courier New" w:cs="Courier New"/>
          <w:color w:val="000000"/>
          <w:sz w:val="18"/>
          <w:szCs w:val="18"/>
        </w:rPr>
        <w:t>LLRF:TUNER:Cn:CLOSE</w:t>
      </w:r>
      <w:r>
        <w:rPr>
          <w:color w:val="000000"/>
        </w:rPr>
        <w:t xml:space="preserve"> — loop state (open/closed)</w:t>
      </w:r>
    </w:p>
    <w:p w14:paraId="7BAD5BD1" w14:textId="77777777" w:rsidR="009350C1" w:rsidRDefault="00000000">
      <w:pPr>
        <w:pStyle w:val="ListParagraph"/>
        <w:numPr>
          <w:ilvl w:val="0"/>
          <w:numId w:val="3"/>
        </w:numPr>
        <w:spacing w:before="40" w:after="40"/>
      </w:pPr>
      <w:r>
        <w:rPr>
          <w:rFonts w:ascii="Courier New" w:eastAsia="Courier New" w:hAnsi="Courier New" w:cs="Courier New"/>
          <w:color w:val="000000"/>
          <w:sz w:val="18"/>
          <w:szCs w:val="18"/>
        </w:rPr>
        <w:t>LLRF:TUNER:Cn:MINFWD</w:t>
      </w:r>
      <w:r>
        <w:rPr>
          <w:color w:val="000000"/>
        </w:rPr>
        <w:t xml:space="preserve"> — minimum forward power threshold</w:t>
      </w:r>
    </w:p>
    <w:p w14:paraId="44A84A80" w14:textId="77777777" w:rsidR="009350C1" w:rsidRDefault="00000000">
      <w:pPr>
        <w:pStyle w:val="Heading2"/>
      </w:pPr>
      <w:bookmarkStart w:id="268" w:name="_Toc223702709"/>
      <w:r>
        <w:t>10.4 Load Angle Offset Loop</w:t>
      </w:r>
      <w:bookmarkEnd w:id="268"/>
    </w:p>
    <w:p w14:paraId="073EE7CC" w14:textId="77777777" w:rsidR="009350C1" w:rsidRDefault="00000000">
      <w:pPr>
        <w:spacing w:before="60" w:after="80"/>
      </w:pPr>
      <w:r>
        <w:rPr>
          <w:color w:val="000000"/>
        </w:rPr>
        <w:t xml:space="preserve">The load angle offset loop is a supervisory function that balances gap voltage across all 4 cavities by adjusting the individual tuner phase setpoints. In the legacy system this was embedded in </w:t>
      </w:r>
      <w:r>
        <w:rPr>
          <w:rFonts w:ascii="Courier New" w:eastAsia="Courier New" w:hAnsi="Courier New" w:cs="Courier New"/>
          <w:color w:val="000000"/>
          <w:sz w:val="18"/>
          <w:szCs w:val="18"/>
        </w:rPr>
        <w:t>rf_tuner_loop.st</w:t>
      </w:r>
      <w:r>
        <w:rPr>
          <w:color w:val="000000"/>
        </w:rPr>
        <w:t xml:space="preserve">; in the upgrade it becomes a separate Python module (e.g., </w:t>
      </w:r>
      <w:r>
        <w:rPr>
          <w:rFonts w:ascii="Courier New" w:eastAsia="Courier New" w:hAnsi="Courier New" w:cs="Courier New"/>
          <w:color w:val="000000"/>
          <w:sz w:val="18"/>
          <w:szCs w:val="18"/>
        </w:rPr>
        <w:t>load_angle_controller.py</w:t>
      </w:r>
      <w:r>
        <w:rPr>
          <w:color w:val="000000"/>
        </w:rPr>
        <w:t>) that:</w:t>
      </w:r>
    </w:p>
    <w:p w14:paraId="134F21AD" w14:textId="77777777" w:rsidR="009350C1" w:rsidRDefault="00000000" w:rsidP="00D60140">
      <w:pPr>
        <w:pStyle w:val="ListParagraph"/>
        <w:numPr>
          <w:ilvl w:val="0"/>
          <w:numId w:val="8"/>
        </w:numPr>
        <w:spacing w:before="40" w:after="40"/>
      </w:pPr>
      <w:r>
        <w:t>Reads all 4 cavity probe amplitudes from LLRF9</w:t>
      </w:r>
    </w:p>
    <w:p w14:paraId="5DCBB5E6" w14:textId="77777777" w:rsidR="009350C1" w:rsidRDefault="00000000" w:rsidP="00D60140">
      <w:pPr>
        <w:pStyle w:val="ListParagraph"/>
        <w:numPr>
          <w:ilvl w:val="0"/>
          <w:numId w:val="8"/>
        </w:numPr>
        <w:spacing w:before="40" w:after="40"/>
      </w:pPr>
      <w:r>
        <w:t>Computes amplitude imbalance</w:t>
      </w:r>
    </w:p>
    <w:p w14:paraId="6B0E2067" w14:textId="77777777" w:rsidR="009350C1" w:rsidRDefault="00000000" w:rsidP="00D60140">
      <w:pPr>
        <w:pStyle w:val="ListParagraph"/>
        <w:numPr>
          <w:ilvl w:val="0"/>
          <w:numId w:val="8"/>
        </w:numPr>
        <w:spacing w:before="40" w:after="40"/>
      </w:pPr>
      <w:r>
        <w:t>Adjusts individual tuner phase offset PVs to redistribute power</w:t>
      </w:r>
    </w:p>
    <w:p w14:paraId="17FE062F" w14:textId="77777777" w:rsidR="009350C1" w:rsidRDefault="00000000">
      <w:pPr>
        <w:pStyle w:val="Heading2"/>
      </w:pPr>
      <w:bookmarkStart w:id="269" w:name="_Toc223702710"/>
      <w:r>
        <w:t>10.5 Tuner Interfaces</w:t>
      </w:r>
      <w:bookmarkEnd w:id="269"/>
    </w:p>
    <w:p w14:paraId="073FE8CF" w14:textId="77777777" w:rsidR="009350C1" w:rsidRDefault="00000000">
      <w:pPr>
        <w:pStyle w:val="ListParagraph"/>
        <w:numPr>
          <w:ilvl w:val="0"/>
          <w:numId w:val="3"/>
        </w:numPr>
        <w:spacing w:before="40" w:after="40"/>
      </w:pPr>
      <w:r>
        <w:t>LLRF9 Unit 1: Provides 10 Hz phase measurements for all 4 cavities (BRD1: Cav 1,2; BRD2: Cav 3,4)</w:t>
      </w:r>
    </w:p>
    <w:p w14:paraId="39D2F55D" w14:textId="77777777" w:rsidR="009350C1" w:rsidRDefault="00000000">
      <w:pPr>
        <w:pStyle w:val="ListParagraph"/>
        <w:numPr>
          <w:ilvl w:val="0"/>
          <w:numId w:val="3"/>
        </w:numPr>
        <w:spacing w:before="40" w:after="40"/>
      </w:pPr>
      <w:r>
        <w:t>Motion Controller: EPICS motor records via Ethernet</w:t>
      </w:r>
    </w:p>
    <w:p w14:paraId="6D1BB20C" w14:textId="77777777" w:rsidR="009350C1" w:rsidRDefault="00000000">
      <w:pPr>
        <w:pStyle w:val="ListParagraph"/>
        <w:numPr>
          <w:ilvl w:val="0"/>
          <w:numId w:val="3"/>
        </w:numPr>
        <w:spacing w:before="40" w:after="40"/>
      </w:pPr>
      <w:r>
        <w:t>Stepper Motors: Power and encoder cables to tunnel (existing field cabling)</w:t>
      </w:r>
    </w:p>
    <w:p w14:paraId="5A8A5837" w14:textId="77777777" w:rsidR="009350C1" w:rsidRDefault="00000000">
      <w:pPr>
        <w:pStyle w:val="ListParagraph"/>
        <w:numPr>
          <w:ilvl w:val="0"/>
          <w:numId w:val="3"/>
        </w:numPr>
        <w:spacing w:before="40" w:after="40"/>
      </w:pPr>
      <w:r>
        <w:t>Python Coordinator: Tuner manager module processes phase data, commands motor moves, manages load angle</w:t>
      </w:r>
    </w:p>
    <w:p w14:paraId="08671884" w14:textId="77777777" w:rsidR="009350C1" w:rsidRDefault="00000000">
      <w:pPr>
        <w:pStyle w:val="Heading2"/>
      </w:pPr>
      <w:bookmarkStart w:id="270" w:name="_Toc223702711"/>
      <w:r>
        <w:t>10.6 Risk Note</w:t>
      </w:r>
      <w:bookmarkEnd w:id="270"/>
    </w:p>
    <w:p w14:paraId="76242DF5" w14:textId="77777777" w:rsidR="009350C1" w:rsidRDefault="00000000">
      <w:pPr>
        <w:pBdr>
          <w:left w:val="single" w:sz="8" w:space="8" w:color="2E75B6"/>
        </w:pBdr>
        <w:shd w:val="clear" w:color="auto" w:fill="EEF5FB"/>
        <w:spacing w:before="80" w:after="80"/>
        <w:ind w:left="360"/>
      </w:pPr>
      <w:r>
        <w:rPr>
          <w:i/>
          <w:iCs/>
          <w:color w:val="1F497D"/>
          <w:sz w:val="18"/>
          <w:szCs w:val="18"/>
        </w:rPr>
        <w:t>The tuner motor controller is identified as the hardest-to-prove subsystem. Previous attempts with candidate controllers have had reliability issues. The mitigation plan is to test the chosen controller on the SPEAR3 booster tuners first before committing to storage ring installation.</w:t>
      </w:r>
    </w:p>
    <w:p w14:paraId="6503FE12" w14:textId="77777777" w:rsidR="009350C1" w:rsidRDefault="00000000">
      <w:pPr>
        <w:pStyle w:val="Heading1"/>
      </w:pPr>
      <w:bookmarkStart w:id="271" w:name="s11"/>
      <w:bookmarkStart w:id="272" w:name="_Toc223702712"/>
      <w:r>
        <w:t>11. Subsystem 7: Waveform Buffer System</w:t>
      </w:r>
      <w:bookmarkEnd w:id="271"/>
      <w:bookmarkEnd w:id="272"/>
    </w:p>
    <w:p w14:paraId="6536F24C"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llrf/architecture/WaveformBuffersforLLRFUpgrade.docx</w:t>
      </w:r>
    </w:p>
    <w:p w14:paraId="07FA2DD2" w14:textId="77777777" w:rsidR="009350C1" w:rsidRDefault="00000000">
      <w:pPr>
        <w:pStyle w:val="Heading2"/>
      </w:pPr>
      <w:bookmarkStart w:id="273" w:name="_Toc223702713"/>
      <w:r>
        <w:t>11.1 Purpose</w:t>
      </w:r>
      <w:bookmarkEnd w:id="273"/>
    </w:p>
    <w:p w14:paraId="23BC8D75" w14:textId="77777777" w:rsidR="009350C1" w:rsidRDefault="00000000">
      <w:pPr>
        <w:spacing w:before="60" w:after="80"/>
      </w:pPr>
      <w:r>
        <w:rPr>
          <w:color w:val="000000"/>
        </w:rPr>
        <w:t>The Waveform Buffer System is a new signal conditioning and monitoring chassis that extends the LLRF9's RF monitoring capabilities and adds dedicated HVPS signal monitoring. It serves three functions:</w:t>
      </w:r>
    </w:p>
    <w:p w14:paraId="138B95E0" w14:textId="77777777" w:rsidR="009350C1" w:rsidRDefault="00000000" w:rsidP="00D60140">
      <w:pPr>
        <w:pStyle w:val="ListParagraph"/>
        <w:numPr>
          <w:ilvl w:val="0"/>
          <w:numId w:val="9"/>
        </w:numPr>
        <w:spacing w:before="40" w:after="40"/>
      </w:pPr>
      <w:r>
        <w:lastRenderedPageBreak/>
        <w:t>Extended RF signal monitoring — 8 RF channels with circular waveform buffers for pre-fault capture; monitors the 6 RF signals not assigned to the two LLRF9 units</w:t>
      </w:r>
    </w:p>
    <w:p w14:paraId="6D017A14" w14:textId="77777777" w:rsidR="009350C1" w:rsidRDefault="00000000" w:rsidP="00D60140">
      <w:pPr>
        <w:pStyle w:val="ListParagraph"/>
        <w:numPr>
          <w:ilvl w:val="0"/>
          <w:numId w:val="9"/>
        </w:numPr>
        <w:spacing w:before="40" w:after="40"/>
      </w:pPr>
      <w:r>
        <w:t>HVPS signal monitoring — 4 channels (voltage, current, 2 inductor voltages) with circular buffers</w:t>
      </w:r>
    </w:p>
    <w:p w14:paraId="6CB54AF2" w14:textId="77777777" w:rsidR="009350C1" w:rsidRDefault="00000000" w:rsidP="00D60140">
      <w:pPr>
        <w:pStyle w:val="ListParagraph"/>
        <w:numPr>
          <w:ilvl w:val="0"/>
          <w:numId w:val="9"/>
        </w:numPr>
        <w:spacing w:before="40" w:after="40"/>
      </w:pPr>
      <w:r>
        <w:t>Enhanced klystron collector power protection — computes DC power minus RF power (vs. legacy forward power proxy) and triggers a hardware trip if collector power exceeds the limit</w:t>
      </w:r>
    </w:p>
    <w:p w14:paraId="02092585" w14:textId="77777777" w:rsidR="009350C1" w:rsidRDefault="00000000">
      <w:pPr>
        <w:pStyle w:val="Heading2"/>
      </w:pPr>
      <w:bookmarkStart w:id="274" w:name="_Toc223702714"/>
      <w:r>
        <w:t>11.2 Channel Configuration</w:t>
      </w:r>
      <w:bookmarkEnd w:id="274"/>
    </w:p>
    <w:p w14:paraId="33F11FAE" w14:textId="77777777" w:rsidR="009350C1" w:rsidRDefault="00000000">
      <w:pPr>
        <w:spacing w:before="60" w:after="80"/>
      </w:pPr>
      <w:r>
        <w:rPr>
          <w:color w:val="000000"/>
        </w:rPr>
        <w:t>RF Channels (8):</w:t>
      </w:r>
    </w:p>
    <w:p w14:paraId="4459312D" w14:textId="77777777" w:rsidR="009350C1" w:rsidRDefault="00000000">
      <w:pPr>
        <w:spacing w:before="60" w:after="80"/>
      </w:pPr>
      <w:r>
        <w:rPr>
          <w:color w:val="000000"/>
        </w:rPr>
        <w:t>The two LLRF9 units together cover 18 of the 24 monitored RF signals (see Section 5.3). The 6 remaining signals are routed to the Waveform Buffer RF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781"/>
        <w:gridCol w:w="2797"/>
        <w:gridCol w:w="4831"/>
      </w:tblGrid>
      <w:tr w:rsidR="009350C1" w14:paraId="49F2EEA9"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CC06976" w14:textId="77777777" w:rsidR="009350C1" w:rsidRDefault="00000000">
            <w:r>
              <w:rPr>
                <w:b/>
                <w:bCs/>
                <w:color w:val="FFFFFF"/>
                <w:sz w:val="18"/>
                <w:szCs w:val="18"/>
              </w:rPr>
              <w:t>Channel</w:t>
            </w:r>
          </w:p>
        </w:tc>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C9A8CBC" w14:textId="77777777" w:rsidR="009350C1" w:rsidRDefault="00000000">
            <w:r>
              <w:rPr>
                <w:b/>
                <w:bCs/>
                <w:color w:val="FFFFFF"/>
                <w:sz w:val="18"/>
                <w:szCs w:val="18"/>
              </w:rPr>
              <w:t>Signal #</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0160355" w14:textId="77777777" w:rsidR="009350C1" w:rsidRDefault="00000000">
            <w:r>
              <w:rPr>
                <w:b/>
                <w:bCs/>
                <w:color w:val="FFFFFF"/>
                <w:sz w:val="18"/>
                <w:szCs w:val="18"/>
              </w:rPr>
              <w:t>Signal</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78A913E" w14:textId="77777777" w:rsidR="009350C1" w:rsidRDefault="00000000">
            <w:r>
              <w:rPr>
                <w:b/>
                <w:bCs/>
                <w:color w:val="FFFFFF"/>
                <w:sz w:val="18"/>
                <w:szCs w:val="18"/>
              </w:rPr>
              <w:t>Purpose</w:t>
            </w:r>
          </w:p>
        </w:tc>
      </w:tr>
      <w:tr w:rsidR="009350C1" w14:paraId="59A761AD"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BAA988" w14:textId="77777777" w:rsidR="009350C1" w:rsidRDefault="00000000">
            <w:r>
              <w:rPr>
                <w:color w:val="000000"/>
                <w:sz w:val="18"/>
                <w:szCs w:val="18"/>
              </w:rPr>
              <w:t>1</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067B9C" w14:textId="77777777" w:rsidR="009350C1" w:rsidRDefault="00000000">
            <w:r>
              <w:rPr>
                <w:color w:val="000000"/>
                <w:sz w:val="18"/>
                <w:szCs w:val="18"/>
              </w:rPr>
              <w:t>3</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6C0C1CC" w14:textId="77777777" w:rsidR="009350C1" w:rsidRDefault="00000000">
            <w:commentRangeStart w:id="275"/>
            <w:r>
              <w:rPr>
                <w:color w:val="000000"/>
                <w:sz w:val="18"/>
                <w:szCs w:val="18"/>
              </w:rPr>
              <w:t>Circulator Load Forward Power</w:t>
            </w:r>
            <w:commentRangeEnd w:id="275"/>
            <w:r w:rsidR="00DD7859">
              <w:rPr>
                <w:rStyle w:val="CommentReference"/>
              </w:rPr>
              <w:commentReference w:id="275"/>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BD79CCE" w14:textId="77777777" w:rsidR="009350C1" w:rsidRDefault="00000000">
            <w:r>
              <w:rPr>
                <w:color w:val="000000"/>
                <w:sz w:val="18"/>
                <w:szCs w:val="18"/>
              </w:rPr>
              <w:t>Monitors power dissipated in circulator load; cross-check of circulator isolation</w:t>
            </w:r>
          </w:p>
        </w:tc>
      </w:tr>
      <w:tr w:rsidR="009350C1" w14:paraId="55DEC0FB"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55B17B2" w14:textId="77777777" w:rsidR="009350C1" w:rsidRDefault="00000000">
            <w:r>
              <w:rPr>
                <w:color w:val="000000"/>
                <w:sz w:val="18"/>
                <w:szCs w:val="18"/>
              </w:rPr>
              <w:t>2</w:t>
            </w:r>
          </w:p>
        </w:tc>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2A8C615" w14:textId="77777777" w:rsidR="009350C1" w:rsidRDefault="00000000">
            <w:r>
              <w:rPr>
                <w:color w:val="000000"/>
                <w:sz w:val="18"/>
                <w:szCs w:val="18"/>
              </w:rPr>
              <w:t>4</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FC3D2DE" w14:textId="77777777" w:rsidR="009350C1" w:rsidRDefault="00000000">
            <w:r>
              <w:rPr>
                <w:color w:val="000000"/>
                <w:sz w:val="18"/>
                <w:szCs w:val="18"/>
              </w:rPr>
              <w:t>Circulator Load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67D742D" w14:textId="77777777" w:rsidR="009350C1" w:rsidRDefault="00000000">
            <w:r>
              <w:rPr>
                <w:color w:val="000000"/>
                <w:sz w:val="18"/>
                <w:szCs w:val="18"/>
              </w:rPr>
              <w:t>Indicates circulator load match quality</w:t>
            </w:r>
          </w:p>
        </w:tc>
      </w:tr>
      <w:tr w:rsidR="009350C1" w14:paraId="20F42775"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D9E46D5" w14:textId="77777777" w:rsidR="009350C1" w:rsidRDefault="00000000">
            <w:r>
              <w:rPr>
                <w:color w:val="000000"/>
                <w:sz w:val="18"/>
                <w:szCs w:val="18"/>
              </w:rPr>
              <w:t>3</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C103791" w14:textId="77777777" w:rsidR="009350C1" w:rsidRDefault="00000000">
            <w:r>
              <w:rPr>
                <w:color w:val="000000"/>
                <w:sz w:val="18"/>
                <w:szCs w:val="18"/>
              </w:rPr>
              <w:t>6</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307584" w14:textId="77777777" w:rsidR="009350C1" w:rsidRDefault="00000000">
            <w:r>
              <w:rPr>
                <w:color w:val="000000"/>
                <w:sz w:val="18"/>
                <w:szCs w:val="18"/>
              </w:rPr>
              <w:t>Station Reference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191981" w14:textId="77777777" w:rsidR="009350C1" w:rsidRDefault="00000000">
            <w:r>
              <w:rPr>
                <w:color w:val="000000"/>
                <w:sz w:val="18"/>
                <w:szCs w:val="18"/>
              </w:rPr>
              <w:t>Monitors 476 MHz reference level; loss of reference triggers fault</w:t>
            </w:r>
          </w:p>
        </w:tc>
      </w:tr>
      <w:tr w:rsidR="009350C1" w14:paraId="5AF64AEA"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19A72D1" w14:textId="77777777" w:rsidR="009350C1" w:rsidRDefault="00000000">
            <w:r>
              <w:rPr>
                <w:color w:val="000000"/>
                <w:sz w:val="18"/>
                <w:szCs w:val="18"/>
              </w:rPr>
              <w:t>4</w:t>
            </w:r>
          </w:p>
        </w:tc>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D33A86C" w14:textId="77777777" w:rsidR="009350C1" w:rsidRDefault="00000000">
            <w:r>
              <w:rPr>
                <w:color w:val="000000"/>
                <w:sz w:val="18"/>
                <w:szCs w:val="18"/>
              </w:rPr>
              <w:t>8</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1D111AD" w14:textId="77777777" w:rsidR="009350C1" w:rsidRDefault="00000000">
            <w:r>
              <w:rPr>
                <w:color w:val="000000"/>
                <w:sz w:val="18"/>
                <w:szCs w:val="18"/>
              </w:rPr>
              <w:t>Waveguide Load 1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C9FD68A" w14:textId="77777777" w:rsidR="009350C1" w:rsidRDefault="00000000">
            <w:r>
              <w:rPr>
                <w:color w:val="000000"/>
                <w:sz w:val="18"/>
                <w:szCs w:val="18"/>
              </w:rPr>
              <w:t>Monitors WG Load 1 match quality</w:t>
            </w:r>
          </w:p>
        </w:tc>
      </w:tr>
      <w:tr w:rsidR="009350C1" w14:paraId="6158D859"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A4EA98" w14:textId="77777777" w:rsidR="009350C1" w:rsidRDefault="00000000">
            <w:r>
              <w:rPr>
                <w:color w:val="000000"/>
                <w:sz w:val="18"/>
                <w:szCs w:val="18"/>
              </w:rPr>
              <w:t>5</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2C89F2A" w14:textId="77777777" w:rsidR="009350C1" w:rsidRDefault="00000000">
            <w:r>
              <w:rPr>
                <w:color w:val="000000"/>
                <w:sz w:val="18"/>
                <w:szCs w:val="18"/>
              </w:rPr>
              <w:t>16</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8ECED9" w14:textId="77777777" w:rsidR="009350C1" w:rsidRDefault="00000000">
            <w:r>
              <w:rPr>
                <w:color w:val="000000"/>
                <w:sz w:val="18"/>
                <w:szCs w:val="18"/>
              </w:rPr>
              <w:t>Waveguide Load 2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2A22456" w14:textId="77777777" w:rsidR="009350C1" w:rsidRDefault="00000000">
            <w:r>
              <w:rPr>
                <w:color w:val="000000"/>
                <w:sz w:val="18"/>
                <w:szCs w:val="18"/>
              </w:rPr>
              <w:t>Monitors WG Load 2 match quality</w:t>
            </w:r>
          </w:p>
        </w:tc>
      </w:tr>
      <w:tr w:rsidR="009350C1" w14:paraId="16264B60"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870B7C2" w14:textId="77777777" w:rsidR="009350C1" w:rsidRDefault="00000000">
            <w:r>
              <w:rPr>
                <w:color w:val="000000"/>
                <w:sz w:val="18"/>
                <w:szCs w:val="18"/>
              </w:rPr>
              <w:t>6</w:t>
            </w:r>
          </w:p>
        </w:tc>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4656C3" w14:textId="77777777" w:rsidR="009350C1" w:rsidRDefault="00000000">
            <w:r>
              <w:rPr>
                <w:color w:val="000000"/>
                <w:sz w:val="18"/>
                <w:szCs w:val="18"/>
              </w:rPr>
              <w:t>24</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07B1CAE" w14:textId="77777777" w:rsidR="009350C1" w:rsidRDefault="00000000">
            <w:r>
              <w:rPr>
                <w:color w:val="000000"/>
                <w:sz w:val="18"/>
                <w:szCs w:val="18"/>
              </w:rPr>
              <w:t>Waveguide Load 3 Reflected Power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080EA2" w14:textId="77777777" w:rsidR="009350C1" w:rsidRDefault="00000000">
            <w:r>
              <w:rPr>
                <w:color w:val="000000"/>
                <w:sz w:val="18"/>
                <w:szCs w:val="18"/>
              </w:rPr>
              <w:t>Monitors WG Load 3 match quality</w:t>
            </w:r>
          </w:p>
        </w:tc>
      </w:tr>
      <w:tr w:rsidR="009350C1" w14:paraId="21158C6B"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626525A" w14:textId="77777777" w:rsidR="009350C1" w:rsidRDefault="00000000">
            <w:r>
              <w:rPr>
                <w:color w:val="000000"/>
                <w:sz w:val="18"/>
                <w:szCs w:val="18"/>
              </w:rPr>
              <w:t>7–8</w:t>
            </w:r>
          </w:p>
        </w:tc>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732348B" w14:textId="77777777" w:rsidR="009350C1" w:rsidRDefault="00000000">
            <w:r>
              <w:rPr>
                <w:color w:val="000000"/>
                <w:sz w:val="18"/>
                <w:szCs w:val="18"/>
              </w:rPr>
              <w:t>—</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C1676E8" w14:textId="77777777" w:rsidR="009350C1" w:rsidRDefault="00000000">
            <w:commentRangeStart w:id="276"/>
            <w:r>
              <w:rPr>
                <w:color w:val="000000"/>
                <w:sz w:val="18"/>
                <w:szCs w:val="18"/>
              </w:rPr>
              <w:t>(Spare)</w:t>
            </w:r>
            <w:commentRangeEnd w:id="276"/>
            <w:r w:rsidR="004C08EC">
              <w:rPr>
                <w:rStyle w:val="CommentReference"/>
              </w:rPr>
              <w:commentReference w:id="276"/>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DCAE40" w14:textId="77777777" w:rsidR="009350C1" w:rsidRDefault="00000000">
            <w:r>
              <w:rPr>
                <w:color w:val="000000"/>
                <w:sz w:val="18"/>
                <w:szCs w:val="18"/>
              </w:rPr>
              <w:t>Reserved for future use</w:t>
            </w:r>
          </w:p>
        </w:tc>
      </w:tr>
    </w:tbl>
    <w:p w14:paraId="52B89D11" w14:textId="77777777" w:rsidR="009350C1" w:rsidRDefault="009350C1">
      <w:pPr>
        <w:spacing w:before="60"/>
      </w:pPr>
    </w:p>
    <w:p w14:paraId="0F6E77DC" w14:textId="77777777" w:rsidR="009350C1" w:rsidRDefault="00000000">
      <w:pPr>
        <w:spacing w:before="60" w:after="80"/>
      </w:pPr>
      <w:r>
        <w:rPr>
          <w:color w:val="000000"/>
        </w:rPr>
        <w:t>HVPS Channels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219"/>
        <w:gridCol w:w="2125"/>
        <w:gridCol w:w="4065"/>
      </w:tblGrid>
      <w:tr w:rsidR="009350C1" w14:paraId="17FA82AC" w14:textId="77777777">
        <w:trPr>
          <w:tblHeader/>
        </w:trPr>
        <w:tc>
          <w:tcPr>
            <w:tcW w:w="7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BF8EEDE" w14:textId="77777777" w:rsidR="009350C1" w:rsidRDefault="00000000">
            <w:r>
              <w:rPr>
                <w:b/>
                <w:bCs/>
                <w:color w:val="FFFFFF"/>
                <w:sz w:val="18"/>
                <w:szCs w:val="18"/>
              </w:rPr>
              <w:t>Channel</w:t>
            </w:r>
          </w:p>
        </w:tc>
        <w:tc>
          <w:tcPr>
            <w:tcW w:w="22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7F07A1D" w14:textId="77777777" w:rsidR="009350C1" w:rsidRDefault="00000000">
            <w:r>
              <w:rPr>
                <w:b/>
                <w:bCs/>
                <w:color w:val="FFFFFF"/>
                <w:sz w:val="18"/>
                <w:szCs w:val="18"/>
              </w:rPr>
              <w:t>Signal</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F897E9B" w14:textId="77777777" w:rsidR="009350C1" w:rsidRDefault="00000000">
            <w:r>
              <w:rPr>
                <w:b/>
                <w:bCs/>
                <w:color w:val="FFFFFF"/>
                <w:sz w:val="18"/>
                <w:szCs w:val="18"/>
              </w:rPr>
              <w:t>Conditioning</w:t>
            </w:r>
          </w:p>
        </w:tc>
        <w:tc>
          <w:tcPr>
            <w:tcW w:w="42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8CAD280" w14:textId="77777777" w:rsidR="009350C1" w:rsidRDefault="00000000">
            <w:r>
              <w:rPr>
                <w:b/>
                <w:bCs/>
                <w:color w:val="FFFFFF"/>
                <w:sz w:val="18"/>
                <w:szCs w:val="18"/>
              </w:rPr>
              <w:t>Purpose</w:t>
            </w:r>
          </w:p>
        </w:tc>
      </w:tr>
      <w:tr w:rsidR="009350C1" w14:paraId="5E183228"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073B1DE" w14:textId="77777777" w:rsidR="009350C1" w:rsidRDefault="00000000">
            <w:r>
              <w:rPr>
                <w:color w:val="000000"/>
                <w:sz w:val="18"/>
                <w:szCs w:val="18"/>
              </w:rPr>
              <w:t>1</w:t>
            </w:r>
          </w:p>
        </w:tc>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7B39A8" w14:textId="77777777" w:rsidR="009350C1" w:rsidRDefault="00000000">
            <w:r>
              <w:rPr>
                <w:color w:val="000000"/>
                <w:sz w:val="18"/>
                <w:szCs w:val="18"/>
              </w:rPr>
              <w:t>HVPS Voltage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5FE216" w14:textId="77777777" w:rsidR="009350C1" w:rsidRDefault="00000000">
            <w:r>
              <w:rPr>
                <w:color w:val="000000"/>
                <w:sz w:val="18"/>
                <w:szCs w:val="18"/>
              </w:rPr>
              <w:t>Voltage divider</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C713557" w14:textId="77777777" w:rsidR="009350C1" w:rsidRDefault="00000000">
            <w:r>
              <w:rPr>
                <w:color w:val="000000"/>
                <w:sz w:val="18"/>
                <w:szCs w:val="18"/>
              </w:rPr>
              <w:t>Regulation monitoring</w:t>
            </w:r>
          </w:p>
        </w:tc>
      </w:tr>
      <w:tr w:rsidR="009350C1" w14:paraId="2D0F3E6D"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149036B" w14:textId="77777777" w:rsidR="009350C1" w:rsidRDefault="00000000">
            <w:r>
              <w:rPr>
                <w:color w:val="000000"/>
                <w:sz w:val="18"/>
                <w:szCs w:val="18"/>
              </w:rPr>
              <w:t>2</w:t>
            </w:r>
          </w:p>
        </w:tc>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915065F" w14:textId="77777777" w:rsidR="009350C1" w:rsidRDefault="00000000">
            <w:r>
              <w:rPr>
                <w:color w:val="000000"/>
                <w:sz w:val="18"/>
                <w:szCs w:val="18"/>
              </w:rPr>
              <w:t>HVPS Current</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6A256EF" w14:textId="77777777" w:rsidR="009350C1" w:rsidRDefault="00000000">
            <w:r>
              <w:rPr>
                <w:color w:val="000000"/>
                <w:sz w:val="18"/>
                <w:szCs w:val="18"/>
              </w:rPr>
              <w:t>Current transformer</w:t>
            </w:r>
          </w:p>
        </w:tc>
        <w:tc>
          <w:tcPr>
            <w:tcW w:w="4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EDE24B" w14:textId="77777777" w:rsidR="009350C1" w:rsidRDefault="00000000">
            <w:r>
              <w:rPr>
                <w:color w:val="000000"/>
                <w:sz w:val="18"/>
                <w:szCs w:val="18"/>
              </w:rPr>
              <w:t>Load monitoring</w:t>
            </w:r>
          </w:p>
        </w:tc>
      </w:tr>
      <w:tr w:rsidR="009350C1" w14:paraId="068713B9" w14:textId="77777777">
        <w:tc>
          <w:tcPr>
            <w:tcW w:w="7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CDA93A5" w14:textId="77777777" w:rsidR="009350C1" w:rsidRDefault="00000000">
            <w:r>
              <w:rPr>
                <w:color w:val="000000"/>
                <w:sz w:val="18"/>
                <w:szCs w:val="18"/>
              </w:rPr>
              <w:t>3</w:t>
            </w:r>
          </w:p>
        </w:tc>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85EF5B0" w14:textId="77777777" w:rsidR="009350C1" w:rsidRDefault="00000000">
            <w:r>
              <w:rPr>
                <w:color w:val="000000"/>
                <w:sz w:val="18"/>
                <w:szCs w:val="18"/>
              </w:rPr>
              <w:t>Inductor 1 Voltage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E04251F" w14:textId="77777777" w:rsidR="009350C1" w:rsidRDefault="00000000">
            <w:r>
              <w:rPr>
                <w:color w:val="000000"/>
                <w:sz w:val="18"/>
                <w:szCs w:val="18"/>
              </w:rPr>
              <w:t>Voltage divider</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10FB57" w14:textId="77777777" w:rsidR="009350C1" w:rsidRDefault="00000000">
            <w:r>
              <w:rPr>
                <w:color w:val="000000"/>
                <w:sz w:val="18"/>
                <w:szCs w:val="18"/>
              </w:rPr>
              <w:t>Firing circuit health</w:t>
            </w:r>
          </w:p>
        </w:tc>
      </w:tr>
      <w:tr w:rsidR="009350C1" w14:paraId="643D11D2" w14:textId="77777777">
        <w:tc>
          <w:tcPr>
            <w:tcW w:w="7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0C4EE4" w14:textId="77777777" w:rsidR="009350C1" w:rsidRDefault="00000000">
            <w:r>
              <w:rPr>
                <w:color w:val="000000"/>
                <w:sz w:val="18"/>
                <w:szCs w:val="18"/>
              </w:rPr>
              <w:t>4</w:t>
            </w:r>
          </w:p>
        </w:tc>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3B3A85" w14:textId="77777777" w:rsidR="009350C1" w:rsidRDefault="00000000">
            <w:r>
              <w:rPr>
                <w:color w:val="000000"/>
                <w:sz w:val="18"/>
                <w:szCs w:val="18"/>
              </w:rPr>
              <w:t>Inductor 2 Voltage</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140FB46" w14:textId="77777777" w:rsidR="009350C1" w:rsidRDefault="00000000">
            <w:r>
              <w:rPr>
                <w:color w:val="000000"/>
                <w:sz w:val="18"/>
                <w:szCs w:val="18"/>
              </w:rPr>
              <w:t>Voltage divider</w:t>
            </w:r>
          </w:p>
        </w:tc>
        <w:tc>
          <w:tcPr>
            <w:tcW w:w="42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4F4891D" w14:textId="77777777" w:rsidR="009350C1" w:rsidRDefault="00000000">
            <w:r>
              <w:rPr>
                <w:color w:val="000000"/>
                <w:sz w:val="18"/>
                <w:szCs w:val="18"/>
              </w:rPr>
              <w:t>Firing circuit health</w:t>
            </w:r>
          </w:p>
        </w:tc>
      </w:tr>
    </w:tbl>
    <w:p w14:paraId="15E1A1E6" w14:textId="77777777" w:rsidR="009350C1" w:rsidRDefault="00000000">
      <w:pPr>
        <w:pStyle w:val="Heading2"/>
      </w:pPr>
      <w:bookmarkStart w:id="277" w:name="_Toc223702715"/>
      <w:r>
        <w:t>11.3 Key Features</w:t>
      </w:r>
      <w:bookmarkEnd w:id="277"/>
    </w:p>
    <w:p w14:paraId="0C0CAAA8" w14:textId="77777777" w:rsidR="009350C1" w:rsidRDefault="00000000">
      <w:pPr>
        <w:pStyle w:val="ListParagraph"/>
        <w:numPr>
          <w:ilvl w:val="0"/>
          <w:numId w:val="3"/>
        </w:numPr>
        <w:spacing w:before="40" w:after="40"/>
      </w:pPr>
      <w:r>
        <w:t>Circular buffers: Continuous acquisition at kHz rate; freeze on fault trigger for pre/post-fault capture (~100 ms pre-fault data)</w:t>
      </w:r>
    </w:p>
    <w:p w14:paraId="5CFBA80D" w14:textId="77777777" w:rsidR="009350C1" w:rsidRDefault="00000000">
      <w:pPr>
        <w:pStyle w:val="ListParagraph"/>
        <w:numPr>
          <w:ilvl w:val="0"/>
          <w:numId w:val="3"/>
        </w:numPr>
        <w:spacing w:before="40" w:after="40"/>
      </w:pPr>
      <w:r>
        <w:t>Analog comparator trips: Hardware-based threshold detection on each channel; comparator outputs feed Interface Chassis</w:t>
      </w:r>
    </w:p>
    <w:p w14:paraId="3D6ADD54" w14:textId="77777777" w:rsidR="009350C1" w:rsidRDefault="00000000">
      <w:pPr>
        <w:spacing w:before="60" w:after="80"/>
      </w:pPr>
      <w:r>
        <w:rPr>
          <w:b/>
          <w:bCs/>
          <w:color w:val="000000"/>
        </w:rPr>
        <w:t>Enhanced collector power protection algorithm</w:t>
      </w:r>
      <w:r>
        <w:rPr>
          <w:color w:val="000000"/>
        </w:rPr>
        <w:t xml:space="preserve"> (improvement over legacy forward power proxy):</w:t>
      </w:r>
    </w:p>
    <w:p w14:paraId="47B9BADA" w14:textId="77777777" w:rsidR="009350C1" w:rsidRDefault="00000000">
      <w:pPr>
        <w:pBdr>
          <w:left w:val="single" w:sz="6" w:space="6" w:color="2E75B6"/>
        </w:pBdr>
        <w:shd w:val="clear" w:color="auto" w:fill="F8F8F8"/>
        <w:spacing w:before="40" w:after="40"/>
        <w:ind w:left="360"/>
      </w:pPr>
      <w:r>
        <w:rPr>
          <w:rFonts w:ascii="Courier New" w:eastAsia="Courier New" w:hAnsi="Courier New" w:cs="Courier New"/>
          <w:color w:val="595959"/>
          <w:sz w:val="16"/>
          <w:szCs w:val="16"/>
        </w:rPr>
        <w:t>DC_Power = HVPS_Voltage × HVPS_Current</w:t>
      </w:r>
    </w:p>
    <w:p w14:paraId="3B422725" w14:textId="77777777" w:rsidR="009350C1" w:rsidRDefault="00000000">
      <w:pPr>
        <w:pBdr>
          <w:left w:val="single" w:sz="6" w:space="6" w:color="2E75B6"/>
        </w:pBdr>
        <w:shd w:val="clear" w:color="auto" w:fill="F8F8F8"/>
        <w:spacing w:before="40" w:after="40"/>
        <w:ind w:left="360"/>
      </w:pPr>
      <w:r>
        <w:rPr>
          <w:rFonts w:ascii="Courier New" w:eastAsia="Courier New" w:hAnsi="Courier New" w:cs="Courier New"/>
          <w:color w:val="595959"/>
          <w:sz w:val="16"/>
          <w:szCs w:val="16"/>
        </w:rPr>
        <w:t>RF_Power = Klystron_Forward_Power</w:t>
      </w:r>
    </w:p>
    <w:p w14:paraId="73E48A22" w14:textId="77777777" w:rsidR="009350C1" w:rsidRDefault="00000000">
      <w:pPr>
        <w:pBdr>
          <w:left w:val="single" w:sz="6" w:space="6" w:color="2E75B6"/>
        </w:pBdr>
        <w:shd w:val="clear" w:color="auto" w:fill="F8F8F8"/>
        <w:spacing w:before="40" w:after="40"/>
        <w:ind w:left="360"/>
      </w:pPr>
      <w:r>
        <w:rPr>
          <w:rFonts w:ascii="Courier New" w:eastAsia="Courier New" w:hAnsi="Courier New" w:cs="Courier New"/>
          <w:color w:val="595959"/>
          <w:sz w:val="16"/>
          <w:szCs w:val="16"/>
        </w:rPr>
        <w:t>Collector_Power = DC_Power - RF_Power</w:t>
      </w:r>
    </w:p>
    <w:p w14:paraId="2194366F" w14:textId="77777777" w:rsidR="009350C1" w:rsidRDefault="00000000">
      <w:pPr>
        <w:pBdr>
          <w:left w:val="single" w:sz="6" w:space="6" w:color="2E75B6"/>
        </w:pBdr>
        <w:shd w:val="clear" w:color="auto" w:fill="F8F8F8"/>
        <w:spacing w:before="40" w:after="40"/>
        <w:ind w:left="360"/>
      </w:pPr>
      <w:r>
        <w:rPr>
          <w:rFonts w:ascii="Courier New" w:eastAsia="Courier New" w:hAnsi="Courier New" w:cs="Courier New"/>
          <w:color w:val="595959"/>
          <w:sz w:val="16"/>
          <w:szCs w:val="16"/>
        </w:rPr>
        <w:t>IF Collector_Power &gt; Collector_Limit THEN Trip</w:t>
      </w:r>
    </w:p>
    <w:p w14:paraId="4DF9125F" w14:textId="77777777" w:rsidR="009350C1" w:rsidRDefault="00000000">
      <w:pPr>
        <w:spacing w:before="60" w:after="80"/>
      </w:pPr>
      <w:r>
        <w:rPr>
          <w:color w:val="000000"/>
        </w:rPr>
        <w:t>This provides direct collector power calculation vs. the legacy system's forward power proxy method.</w:t>
      </w:r>
    </w:p>
    <w:p w14:paraId="67429C61" w14:textId="77777777" w:rsidR="009350C1" w:rsidRDefault="00000000">
      <w:pPr>
        <w:pStyle w:val="ListParagraph"/>
        <w:numPr>
          <w:ilvl w:val="0"/>
          <w:numId w:val="3"/>
        </w:numPr>
        <w:spacing w:before="40" w:after="40"/>
      </w:pPr>
      <w:r>
        <w:t>EPICS interface: Waveform readout, threshold configuration, trip status</w:t>
      </w:r>
    </w:p>
    <w:p w14:paraId="0176153A" w14:textId="77777777" w:rsidR="009350C1" w:rsidRDefault="00000000">
      <w:pPr>
        <w:pStyle w:val="Heading2"/>
      </w:pPr>
      <w:bookmarkStart w:id="278" w:name="_Toc223702716"/>
      <w:r>
        <w:t>11.4 Interfaces</w:t>
      </w:r>
      <w:bookmarkEnd w:id="278"/>
    </w:p>
    <w:p w14:paraId="2A18F956" w14:textId="77777777" w:rsidR="009350C1" w:rsidRDefault="00000000">
      <w:pPr>
        <w:pStyle w:val="ListParagraph"/>
        <w:numPr>
          <w:ilvl w:val="0"/>
          <w:numId w:val="3"/>
        </w:numPr>
        <w:spacing w:before="40" w:after="40"/>
      </w:pPr>
      <w:r>
        <w:t>RF signal inputs: RF detectors on cavity forward/reflected couplers (signal conditioned)</w:t>
      </w:r>
    </w:p>
    <w:p w14:paraId="1B22129D" w14:textId="77777777" w:rsidR="009350C1" w:rsidRDefault="00000000">
      <w:pPr>
        <w:pStyle w:val="ListParagraph"/>
        <w:numPr>
          <w:ilvl w:val="0"/>
          <w:numId w:val="3"/>
        </w:numPr>
        <w:spacing w:before="40" w:after="40"/>
      </w:pPr>
      <w:r>
        <w:t>HVPS signal inputs: Voltage dividers and current transformers from HVPS</w:t>
      </w:r>
    </w:p>
    <w:p w14:paraId="0530E31F" w14:textId="77777777" w:rsidR="009350C1" w:rsidRDefault="00000000">
      <w:pPr>
        <w:pStyle w:val="ListParagraph"/>
        <w:numPr>
          <w:ilvl w:val="0"/>
          <w:numId w:val="3"/>
        </w:numPr>
        <w:spacing w:before="40" w:after="40"/>
      </w:pPr>
      <w:r>
        <w:lastRenderedPageBreak/>
        <w:t>Interface Chassis: Comparator trip outputs (digital) feed into Interface Chassis permit logic</w:t>
      </w:r>
    </w:p>
    <w:p w14:paraId="3F85E26F" w14:textId="77777777" w:rsidR="009350C1" w:rsidRDefault="00000000">
      <w:pPr>
        <w:pStyle w:val="ListParagraph"/>
        <w:numPr>
          <w:ilvl w:val="0"/>
          <w:numId w:val="3"/>
        </w:numPr>
        <w:spacing w:before="40" w:after="40"/>
      </w:pPr>
      <w:r>
        <w:t>Python Coordinator (EPICS): Waveform readout, configuration, collector power trend monitoring</w:t>
      </w:r>
    </w:p>
    <w:p w14:paraId="0E4C8712" w14:textId="77777777" w:rsidR="009350C1" w:rsidRDefault="00000000">
      <w:pPr>
        <w:pStyle w:val="Heading1"/>
      </w:pPr>
      <w:bookmarkStart w:id="279" w:name="s12"/>
      <w:bookmarkStart w:id="280" w:name="_Toc223702717"/>
      <w:r>
        <w:t>12. Subsystem 8: Arc Detection System</w:t>
      </w:r>
      <w:bookmarkEnd w:id="279"/>
      <w:bookmarkEnd w:id="280"/>
    </w:p>
    <w:p w14:paraId="28E664F4" w14:textId="77777777" w:rsidR="009350C1" w:rsidRDefault="00000000">
      <w:pPr>
        <w:pStyle w:val="Heading2"/>
      </w:pPr>
      <w:bookmarkStart w:id="281" w:name="_Toc223702718"/>
      <w:r>
        <w:t>12.1 Purpose</w:t>
      </w:r>
      <w:bookmarkEnd w:id="281"/>
    </w:p>
    <w:p w14:paraId="29BBACF3" w14:textId="77777777" w:rsidR="009350C1" w:rsidRDefault="00000000">
      <w:pPr>
        <w:spacing w:before="60" w:after="80"/>
      </w:pPr>
      <w:r>
        <w:rPr>
          <w:color w:val="000000"/>
        </w:rPr>
        <w:t>The arc detection system is a new subsystem that provides optical monitoring of the RF cavity windows and klystron for electrical arcing. The legacy system had a non-functional arc detection capability that is being replaced entirely.</w:t>
      </w:r>
    </w:p>
    <w:p w14:paraId="1FE6A49F" w14:textId="77777777" w:rsidR="009350C1" w:rsidRDefault="00000000">
      <w:pPr>
        <w:pStyle w:val="Heading2"/>
      </w:pPr>
      <w:bookmarkStart w:id="282" w:name="_Toc223702719"/>
      <w:r>
        <w:t>12.2 Technology</w:t>
      </w:r>
      <w:bookmarkEnd w:id="282"/>
    </w:p>
    <w:p w14:paraId="6E462008" w14:textId="77777777" w:rsidR="009350C1" w:rsidRDefault="00000000">
      <w:pPr>
        <w:spacing w:before="60" w:after="80"/>
      </w:pPr>
      <w:r>
        <w:rPr>
          <w:b/>
          <w:bCs/>
          <w:color w:val="000000"/>
        </w:rPr>
        <w:t>Microstep-MIS Waveguide Arc Detectors</w:t>
      </w:r>
      <w:r>
        <w:rPr>
          <w:color w:val="000000"/>
        </w:rPr>
        <w:t>: Optical sensors that detect the light flash produced by an electrical arc inside a waveguide or cavity viewport. These are commercial off-the-shelf devices providing:</w:t>
      </w:r>
    </w:p>
    <w:p w14:paraId="1347BC8F" w14:textId="77777777" w:rsidR="009350C1" w:rsidRDefault="00000000">
      <w:pPr>
        <w:pStyle w:val="ListParagraph"/>
        <w:numPr>
          <w:ilvl w:val="0"/>
          <w:numId w:val="3"/>
        </w:numPr>
        <w:spacing w:before="40" w:after="40"/>
      </w:pPr>
      <w:r>
        <w:t>Optical fiber sensors mounted at cavity window viewports and klystron window</w:t>
      </w:r>
    </w:p>
    <w:p w14:paraId="421971EC" w14:textId="77777777" w:rsidR="009350C1" w:rsidRDefault="00000000">
      <w:pPr>
        <w:pStyle w:val="ListParagraph"/>
        <w:numPr>
          <w:ilvl w:val="0"/>
          <w:numId w:val="3"/>
        </w:numPr>
        <w:spacing w:before="40" w:after="40"/>
      </w:pPr>
      <w:r>
        <w:t>Controller unit with dry-contact relay outputs per channel</w:t>
      </w:r>
    </w:p>
    <w:p w14:paraId="65343882" w14:textId="77777777" w:rsidR="009350C1" w:rsidRDefault="00000000">
      <w:pPr>
        <w:pStyle w:val="ListParagraph"/>
        <w:numPr>
          <w:ilvl w:val="0"/>
          <w:numId w:val="3"/>
        </w:numPr>
        <w:spacing w:before="40" w:after="40"/>
      </w:pPr>
      <w:r>
        <w:t>Response time on the order of microseconds</w:t>
      </w:r>
    </w:p>
    <w:p w14:paraId="1F68C1E6" w14:textId="77777777" w:rsidR="009350C1" w:rsidRDefault="00000000">
      <w:pPr>
        <w:pStyle w:val="ListParagraph"/>
        <w:numPr>
          <w:ilvl w:val="0"/>
          <w:numId w:val="3"/>
        </w:numPr>
        <w:spacing w:before="40" w:after="40"/>
      </w:pPr>
      <w:r>
        <w:t>Configurable sensitivity thresholds</w:t>
      </w:r>
    </w:p>
    <w:p w14:paraId="10E352E6" w14:textId="77777777" w:rsidR="009350C1" w:rsidRDefault="00000000">
      <w:pPr>
        <w:pStyle w:val="Heading2"/>
      </w:pPr>
      <w:bookmarkStart w:id="283" w:name="_Toc223702720"/>
      <w:r>
        <w:t>12.3 Installation</w:t>
      </w:r>
      <w:bookmarkEnd w:id="283"/>
    </w:p>
    <w:p w14:paraId="7BEFF9D3" w14:textId="77777777" w:rsidR="009350C1" w:rsidRDefault="00000000">
      <w:pPr>
        <w:spacing w:before="60" w:after="80"/>
      </w:pPr>
      <w:r>
        <w:rPr>
          <w:color w:val="000000"/>
        </w:rPr>
        <w:t>There are 5 sensors total:</w:t>
      </w:r>
    </w:p>
    <w:p w14:paraId="404FFD4D" w14:textId="77777777" w:rsidR="009350C1" w:rsidRDefault="00000000">
      <w:pPr>
        <w:pStyle w:val="ListParagraph"/>
        <w:numPr>
          <w:ilvl w:val="0"/>
          <w:numId w:val="3"/>
        </w:numPr>
        <w:spacing w:before="40" w:after="40"/>
      </w:pPr>
      <w:r>
        <w:t>4 sensors mounted on cavity window viewports (one per cavity: Cav A, B, C, D)</w:t>
      </w:r>
    </w:p>
    <w:p w14:paraId="57B5514E" w14:textId="4526732F" w:rsidR="009350C1" w:rsidRDefault="00000000">
      <w:pPr>
        <w:pStyle w:val="ListParagraph"/>
        <w:numPr>
          <w:ilvl w:val="0"/>
          <w:numId w:val="3"/>
        </w:numPr>
        <w:spacing w:before="40" w:after="40"/>
      </w:pPr>
      <w:r>
        <w:t>1 sensor mounted on the klystron window</w:t>
      </w:r>
      <w:ins w:id="284" w:author="Sebek, Jim" w:date="2026-03-13T16:24:00Z" w16du:dateUtc="2026-03-13T23:24:00Z">
        <w:r w:rsidR="004C08EC">
          <w:t xml:space="preserve"> and one monitoring the circulator</w:t>
        </w:r>
      </w:ins>
    </w:p>
    <w:p w14:paraId="61FD1179" w14:textId="77777777" w:rsidR="009350C1" w:rsidRDefault="00000000">
      <w:pPr>
        <w:spacing w:before="60" w:after="80"/>
      </w:pPr>
      <w:r>
        <w:rPr>
          <w:color w:val="000000"/>
        </w:rPr>
        <w:t xml:space="preserve">Mechanical mounting requires custom adapters for the existing CF flange viewports (see </w:t>
      </w:r>
      <w:r>
        <w:rPr>
          <w:rFonts w:ascii="Courier New" w:eastAsia="Courier New" w:hAnsi="Courier New" w:cs="Courier New"/>
          <w:color w:val="000000"/>
          <w:sz w:val="18"/>
          <w:szCs w:val="18"/>
        </w:rPr>
        <w:t>llrf/arcDetector/Mechanical/Reference/</w:t>
      </w:r>
      <w:r>
        <w:rPr>
          <w:color w:val="000000"/>
        </w:rPr>
        <w:t xml:space="preserve"> for viewport specifications). Sensor fibers run to the Microstep-MIS controller unit located in B132.</w:t>
      </w:r>
    </w:p>
    <w:p w14:paraId="44943DA0" w14:textId="77777777" w:rsidR="009350C1" w:rsidRDefault="00000000">
      <w:pPr>
        <w:pStyle w:val="Heading2"/>
      </w:pPr>
      <w:bookmarkStart w:id="285" w:name="_Toc223702721"/>
      <w:r>
        <w:t>12.4 Signal Path and Design</w:t>
      </w:r>
      <w:bookmarkEnd w:id="285"/>
    </w:p>
    <w:p w14:paraId="060D07D5" w14:textId="77777777" w:rsidR="009350C1" w:rsidRDefault="00000000">
      <w:pPr>
        <w:spacing w:before="60" w:after="80"/>
      </w:pPr>
      <w:r>
        <w:rPr>
          <w:color w:val="000000"/>
        </w:rPr>
        <w:t>The Arc Detection Chassis routes both paths to the Interface Chassis — the fast trip permit on one wire, and the 5-bit fired-detector identification on five separate status lines. This centralizes all arc signal handling in the Interface Chassis, consistent with its role as the hub for all protection signals.</w:t>
      </w:r>
    </w:p>
    <w:p w14:paraId="3CF22EA7" w14:textId="4AEA5CDA" w:rsidR="009350C1" w:rsidRDefault="00D60140">
      <w:pPr>
        <w:spacing w:before="80" w:after="40"/>
        <w:jc w:val="center"/>
      </w:pPr>
      <w:r w:rsidRPr="003C1CA4">
        <w:rPr>
          <w:noProof/>
        </w:rPr>
        <w:drawing>
          <wp:inline distT="0" distB="0" distL="0" distR="0" wp14:anchorId="1BF8F74B" wp14:editId="3933A62E">
            <wp:extent cx="4295502" cy="2009724"/>
            <wp:effectExtent l="0" t="0" r="0" b="0"/>
            <wp:docPr id="5837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0753" name=""/>
                    <pic:cNvPicPr/>
                  </pic:nvPicPr>
                  <pic:blipFill>
                    <a:blip r:embed="rId14"/>
                    <a:stretch>
                      <a:fillRect/>
                    </a:stretch>
                  </pic:blipFill>
                  <pic:spPr>
                    <a:xfrm>
                      <a:off x="0" y="0"/>
                      <a:ext cx="4315531" cy="2019095"/>
                    </a:xfrm>
                    <a:prstGeom prst="rect">
                      <a:avLst/>
                    </a:prstGeom>
                  </pic:spPr>
                </pic:pic>
              </a:graphicData>
            </a:graphic>
          </wp:inline>
        </w:drawing>
      </w:r>
    </w:p>
    <w:p w14:paraId="31F47FF4" w14:textId="77777777" w:rsidR="009350C1" w:rsidRDefault="00000000">
      <w:pPr>
        <w:spacing w:after="100"/>
        <w:jc w:val="center"/>
      </w:pPr>
      <w:r>
        <w:rPr>
          <w:i/>
          <w:iCs/>
          <w:color w:val="595959"/>
          <w:sz w:val="18"/>
          <w:szCs w:val="18"/>
        </w:rPr>
        <w:t>Figure 4 — Arc Detection Signal Path</w:t>
      </w:r>
    </w:p>
    <w:p w14:paraId="0BDD91D4" w14:textId="77777777" w:rsidR="009350C1" w:rsidRDefault="00000000">
      <w:pPr>
        <w:pStyle w:val="ListParagraph"/>
        <w:numPr>
          <w:ilvl w:val="0"/>
          <w:numId w:val="3"/>
        </w:numPr>
        <w:spacing w:before="40" w:after="40"/>
      </w:pPr>
      <w:r>
        <w:rPr>
          <w:b/>
          <w:bCs/>
          <w:color w:val="000000"/>
        </w:rPr>
        <w:t>Fast trip path</w:t>
      </w:r>
      <w:r>
        <w:rPr>
          <w:color w:val="000000"/>
        </w:rPr>
        <w:t>: The 5 relay outputs are OR-ed in the Arc Detection Chassis into a single active-high permit signal. Any arc event immediately de-asserts it, entering the Interface Chassis AND-gate alongside all other permits. This path is purely hardware with no encoding latency.</w:t>
      </w:r>
    </w:p>
    <w:p w14:paraId="4E3031DB" w14:textId="77777777" w:rsidR="009350C1" w:rsidRDefault="00000000">
      <w:pPr>
        <w:pStyle w:val="ListParagraph"/>
        <w:numPr>
          <w:ilvl w:val="0"/>
          <w:numId w:val="3"/>
        </w:numPr>
        <w:spacing w:before="40" w:after="40"/>
      </w:pPr>
      <w:r>
        <w:rPr>
          <w:b/>
          <w:bCs/>
          <w:color w:val="000000"/>
        </w:rPr>
        <w:t>Diagnostic identification path</w:t>
      </w:r>
      <w:r>
        <w:rPr>
          <w:color w:val="000000"/>
        </w:rPr>
        <w:t>: The same 5 relay outputs simultaneously set individual bits in a 5-bit latching register inside the Arc Detection Chassis. All 5 bits are wired as separate status inputs to the Interface Chassis. The Interface Chassis includes these bits in its fault status word, which the Kly MPS PLC reads to determine which sensor fired. The latch holds state until explicitly reset, preserving identity through the fault response sequence.</w:t>
      </w:r>
    </w:p>
    <w:p w14:paraId="29F56F1C" w14:textId="77777777" w:rsidR="009350C1" w:rsidRDefault="00000000">
      <w:pPr>
        <w:spacing w:before="60" w:after="80"/>
      </w:pPr>
      <w:r>
        <w:rPr>
          <w:color w:val="000000"/>
        </w:rPr>
        <w:lastRenderedPageBreak/>
        <w:t>Routing both paths to the Interface Chassis is cleaner than wiring the diagnostic path directly to the Kly MPS: all arc-related signals are centralized in one place, no extra wiring runs to the MPS PLC are needed, and the Interface Chassis first-fault register can incorporate arc identification alongside all other fault sources.</w:t>
      </w:r>
    </w:p>
    <w:p w14:paraId="47B442C3" w14:textId="77777777" w:rsidR="009350C1" w:rsidRDefault="00000000">
      <w:pPr>
        <w:pStyle w:val="Heading2"/>
      </w:pPr>
      <w:bookmarkStart w:id="286" w:name="_Toc223702722"/>
      <w:r>
        <w:t>12.5 Permit Logic</w:t>
      </w:r>
      <w:bookmarkEnd w:id="286"/>
    </w:p>
    <w:p w14:paraId="69721884" w14:textId="77777777" w:rsidR="009350C1" w:rsidRDefault="00000000">
      <w:pPr>
        <w:pStyle w:val="ListParagraph"/>
        <w:numPr>
          <w:ilvl w:val="0"/>
          <w:numId w:val="3"/>
        </w:numPr>
        <w:spacing w:before="40" w:after="40"/>
      </w:pPr>
      <w:r>
        <w:t>The single arc permit output is active-high (permit present = no arc); any arc event drives it low — consistent with fail-safe convention throughout the Interface Chassis</w:t>
      </w:r>
    </w:p>
    <w:p w14:paraId="59236C73" w14:textId="77777777" w:rsidR="009350C1" w:rsidRDefault="00000000">
      <w:pPr>
        <w:pStyle w:val="ListParagraph"/>
        <w:numPr>
          <w:ilvl w:val="0"/>
          <w:numId w:val="3"/>
        </w:numPr>
        <w:spacing w:before="40" w:after="40"/>
      </w:pPr>
      <w:r>
        <w:t>The Interface Chassis removes the RF permit immediately upon any arc event</w:t>
      </w:r>
    </w:p>
    <w:p w14:paraId="3F045237" w14:textId="77777777" w:rsidR="009350C1" w:rsidRDefault="00000000">
      <w:pPr>
        <w:pStyle w:val="ListParagraph"/>
        <w:numPr>
          <w:ilvl w:val="0"/>
          <w:numId w:val="3"/>
        </w:numPr>
        <w:spacing w:before="40" w:after="40"/>
      </w:pPr>
      <w:r>
        <w:t>The 5 identification bits in the Interface Chassis fault status word indicate which sensor(s) fired; the latch holds until reset</w:t>
      </w:r>
    </w:p>
    <w:p w14:paraId="23D2EB0A" w14:textId="77777777" w:rsidR="009350C1" w:rsidRDefault="00000000">
      <w:pPr>
        <w:pStyle w:val="ListParagraph"/>
        <w:numPr>
          <w:ilvl w:val="0"/>
          <w:numId w:val="3"/>
        </w:numPr>
        <w:spacing w:before="40" w:after="40"/>
      </w:pPr>
      <w:r>
        <w:t>If multiple sensors fire simultaneously, all corresponding bits are set</w:t>
      </w:r>
    </w:p>
    <w:p w14:paraId="6D8F970D" w14:textId="77777777" w:rsidR="009350C1" w:rsidRDefault="00000000">
      <w:pPr>
        <w:pStyle w:val="ListParagraph"/>
        <w:numPr>
          <w:ilvl w:val="0"/>
          <w:numId w:val="3"/>
        </w:numPr>
        <w:spacing w:before="40" w:after="40"/>
      </w:pPr>
      <w:r>
        <w:t>Reset of the latch requires an explicit EPICS command via the Kly MPS after the fault is acknowledged</w:t>
      </w:r>
    </w:p>
    <w:p w14:paraId="38A2C54F" w14:textId="77777777" w:rsidR="009350C1" w:rsidRDefault="00000000">
      <w:pPr>
        <w:pStyle w:val="Heading2"/>
      </w:pPr>
      <w:bookmarkStart w:id="287" w:name="_Toc223702723"/>
      <w:r>
        <w:t>12.6 Interfaces</w:t>
      </w:r>
      <w:bookmarkEnd w:id="287"/>
    </w:p>
    <w:p w14:paraId="57783DA4" w14:textId="77777777" w:rsidR="009350C1" w:rsidRDefault="00000000">
      <w:pPr>
        <w:pStyle w:val="ListParagraph"/>
        <w:numPr>
          <w:ilvl w:val="0"/>
          <w:numId w:val="3"/>
        </w:numPr>
        <w:spacing w:before="40" w:after="40"/>
      </w:pPr>
      <w:r>
        <w:t>Arc Detection Chassis → Interface Chassis: 1 permit signal (OR of all 5 sensors, fail-safe active-high) + 5 latched status bits (one per sensor)</w:t>
      </w:r>
    </w:p>
    <w:p w14:paraId="3AE1A388" w14:textId="77777777" w:rsidR="009350C1" w:rsidRDefault="00000000">
      <w:pPr>
        <w:pStyle w:val="ListParagraph"/>
        <w:numPr>
          <w:ilvl w:val="0"/>
          <w:numId w:val="3"/>
        </w:numPr>
        <w:spacing w:before="40" w:after="40"/>
      </w:pPr>
      <w:r>
        <w:t>Interface Chassis → Kly MPS PLC: Arc permit state and 5-bit fired-detector ID included in the Interface Chassis fault status word</w:t>
      </w:r>
    </w:p>
    <w:p w14:paraId="7D4B61E8" w14:textId="77777777" w:rsidR="009350C1" w:rsidRDefault="00000000">
      <w:pPr>
        <w:pStyle w:val="ListParagraph"/>
        <w:numPr>
          <w:ilvl w:val="0"/>
          <w:numId w:val="3"/>
        </w:numPr>
        <w:spacing w:before="40" w:after="40"/>
      </w:pPr>
      <w:r>
        <w:t>Kly MPS / EPICS: Per-sensor trip status PVs, fired-detector identification, event count, latch reset command</w:t>
      </w:r>
    </w:p>
    <w:p w14:paraId="4FF808C0" w14:textId="77777777" w:rsidR="009350C1" w:rsidRDefault="00000000">
      <w:pPr>
        <w:pStyle w:val="ListParagraph"/>
        <w:numPr>
          <w:ilvl w:val="0"/>
          <w:numId w:val="3"/>
        </w:numPr>
        <w:spacing w:before="40" w:after="40"/>
      </w:pPr>
      <w:r>
        <w:t>Python Coordinator: Reads arc fault status for operator displays and state machine fault handling</w:t>
      </w:r>
    </w:p>
    <w:p w14:paraId="7974972C" w14:textId="77777777" w:rsidR="009350C1" w:rsidRDefault="00000000">
      <w:pPr>
        <w:pStyle w:val="Heading1"/>
      </w:pPr>
      <w:bookmarkStart w:id="288" w:name="s13"/>
      <w:bookmarkStart w:id="289" w:name="_Toc223702724"/>
      <w:r>
        <w:t>13. Subsystem 9: Klystron Cathode Heater</w:t>
      </w:r>
      <w:bookmarkEnd w:id="288"/>
      <w:bookmarkEnd w:id="289"/>
    </w:p>
    <w:p w14:paraId="08D862A2" w14:textId="77777777" w:rsidR="009350C1" w:rsidRDefault="00000000">
      <w:pPr>
        <w:pStyle w:val="Heading2"/>
      </w:pPr>
      <w:bookmarkStart w:id="290" w:name="_Toc223702725"/>
      <w:r>
        <w:t>13.1 Legacy System</w:t>
      </w:r>
      <w:bookmarkEnd w:id="290"/>
    </w:p>
    <w:p w14:paraId="704C86D6" w14:textId="77777777" w:rsidR="009350C1" w:rsidRDefault="00000000">
      <w:pPr>
        <w:spacing w:before="60" w:after="80"/>
      </w:pPr>
      <w:r>
        <w:rPr>
          <w:color w:val="000000"/>
        </w:rPr>
        <w:t>The current klystron heater control system is inherited from the PEP-II era and consists of a motor-driven variac for voltage adjustment, feeding a Kepko 5V/20A power supply (PS-2).</w:t>
      </w:r>
    </w:p>
    <w:p w14:paraId="42DDC377" w14:textId="77777777" w:rsidR="009350C1" w:rsidRDefault="00000000">
      <w:pPr>
        <w:spacing w:before="60" w:after="80"/>
      </w:pPr>
      <w:r>
        <w:rPr>
          <w:b/>
          <w:bCs/>
          <w:color w:val="000000"/>
        </w:rPr>
        <w:t>Current System Architecture</w:t>
      </w:r>
      <w:r>
        <w:rPr>
          <w:color w:val="000000"/>
        </w:rPr>
        <w:t>:</w:t>
      </w:r>
    </w:p>
    <w:p w14:paraId="50A092A8" w14:textId="77777777" w:rsidR="009350C1" w:rsidRDefault="00000000">
      <w:pPr>
        <w:pStyle w:val="ListParagraph"/>
        <w:numPr>
          <w:ilvl w:val="0"/>
          <w:numId w:val="3"/>
        </w:numPr>
        <w:spacing w:before="40" w:after="40"/>
      </w:pPr>
      <w:r>
        <w:rPr>
          <w:b/>
          <w:bCs/>
          <w:color w:val="000000"/>
        </w:rPr>
        <w:t>Input Power</w:t>
      </w:r>
      <w:r>
        <w:rPr>
          <w:color w:val="000000"/>
        </w:rPr>
        <w:t>: 120VAC, Phase C (from Hoffman box wiring)</w:t>
      </w:r>
    </w:p>
    <w:p w14:paraId="3B271C7C" w14:textId="77777777" w:rsidR="009350C1" w:rsidRDefault="00000000">
      <w:pPr>
        <w:pStyle w:val="ListParagraph"/>
        <w:numPr>
          <w:ilvl w:val="0"/>
          <w:numId w:val="3"/>
        </w:numPr>
        <w:spacing w:before="40" w:after="40"/>
      </w:pPr>
      <w:r>
        <w:rPr>
          <w:b/>
          <w:bCs/>
          <w:color w:val="000000"/>
        </w:rPr>
        <w:t>Control Method</w:t>
      </w:r>
      <w:r>
        <w:rPr>
          <w:color w:val="000000"/>
        </w:rPr>
        <w:t>: Motor-driven variac for voltage adjustment</w:t>
      </w:r>
    </w:p>
    <w:p w14:paraId="667C98A3" w14:textId="77777777" w:rsidR="009350C1" w:rsidRDefault="00000000">
      <w:pPr>
        <w:pStyle w:val="ListParagraph"/>
        <w:numPr>
          <w:ilvl w:val="0"/>
          <w:numId w:val="3"/>
        </w:numPr>
        <w:spacing w:before="40" w:after="40"/>
      </w:pPr>
      <w:r>
        <w:rPr>
          <w:b/>
          <w:bCs/>
          <w:color w:val="000000"/>
        </w:rPr>
        <w:t>Power Supply</w:t>
      </w:r>
      <w:r>
        <w:rPr>
          <w:color w:val="000000"/>
        </w:rPr>
        <w:t>: Kepko 5V/20A (PS-2) with transformer isolation for HV safety</w:t>
      </w:r>
    </w:p>
    <w:p w14:paraId="54F88C04" w14:textId="77777777" w:rsidR="009350C1" w:rsidRDefault="00000000">
      <w:pPr>
        <w:pStyle w:val="ListParagraph"/>
        <w:numPr>
          <w:ilvl w:val="0"/>
          <w:numId w:val="3"/>
        </w:numPr>
        <w:spacing w:before="40" w:after="40"/>
      </w:pPr>
      <w:r>
        <w:rPr>
          <w:b/>
          <w:bCs/>
          <w:color w:val="000000"/>
        </w:rPr>
        <w:t>Output</w:t>
      </w:r>
      <w:r>
        <w:rPr>
          <w:color w:val="000000"/>
        </w:rPr>
        <w:t>: 5V/20A maximum (~100W typical operation)</w:t>
      </w:r>
    </w:p>
    <w:p w14:paraId="5E205762" w14:textId="77777777" w:rsidR="009350C1" w:rsidRDefault="00000000">
      <w:pPr>
        <w:pStyle w:val="ListParagraph"/>
        <w:numPr>
          <w:ilvl w:val="0"/>
          <w:numId w:val="3"/>
        </w:numPr>
        <w:spacing w:before="40" w:after="40"/>
      </w:pPr>
      <w:r>
        <w:rPr>
          <w:b/>
          <w:bCs/>
          <w:color w:val="000000"/>
        </w:rPr>
        <w:t>Control Interface</w:t>
      </w:r>
      <w:r>
        <w:rPr>
          <w:color w:val="000000"/>
        </w:rPr>
        <w:t>: Manual or slow automatic adjustment</w:t>
      </w:r>
    </w:p>
    <w:p w14:paraId="19C533F4" w14:textId="77777777" w:rsidR="009350C1" w:rsidRDefault="00000000">
      <w:pPr>
        <w:pStyle w:val="ListParagraph"/>
        <w:numPr>
          <w:ilvl w:val="0"/>
          <w:numId w:val="3"/>
        </w:numPr>
        <w:spacing w:before="40" w:after="40"/>
      </w:pPr>
      <w:r>
        <w:rPr>
          <w:b/>
          <w:bCs/>
          <w:color w:val="000000"/>
        </w:rPr>
        <w:t>EPICS Integration</w:t>
      </w:r>
      <w:r>
        <w:rPr>
          <w:color w:val="000000"/>
        </w:rPr>
        <w:t>: Limited monitoring capabilities</w:t>
      </w:r>
    </w:p>
    <w:p w14:paraId="3D66D9F4" w14:textId="77777777" w:rsidR="009350C1" w:rsidRDefault="00000000">
      <w:pPr>
        <w:spacing w:before="60" w:after="80"/>
      </w:pPr>
      <w:r>
        <w:rPr>
          <w:b/>
          <w:bCs/>
          <w:color w:val="000000"/>
        </w:rPr>
        <w:t>System Limitations</w:t>
      </w:r>
      <w:r>
        <w:rPr>
          <w:color w:val="000000"/>
        </w:rPr>
        <w:t>:</w:t>
      </w:r>
    </w:p>
    <w:p w14:paraId="2DC435F7" w14:textId="77777777" w:rsidR="009350C1" w:rsidRDefault="00000000">
      <w:pPr>
        <w:pStyle w:val="ListParagraph"/>
        <w:numPr>
          <w:ilvl w:val="0"/>
          <w:numId w:val="3"/>
        </w:numPr>
        <w:spacing w:before="40" w:after="40"/>
      </w:pPr>
      <w:r>
        <w:rPr>
          <w:b/>
          <w:bCs/>
          <w:color w:val="000000"/>
        </w:rPr>
        <w:t>Slow Response</w:t>
      </w:r>
      <w:r>
        <w:rPr>
          <w:color w:val="000000"/>
        </w:rPr>
        <w:t>: Motor-driven variac requires seconds to minutes for adjustment</w:t>
      </w:r>
    </w:p>
    <w:p w14:paraId="5B5713C7" w14:textId="77777777" w:rsidR="009350C1" w:rsidRDefault="00000000">
      <w:pPr>
        <w:pStyle w:val="ListParagraph"/>
        <w:numPr>
          <w:ilvl w:val="0"/>
          <w:numId w:val="3"/>
        </w:numPr>
        <w:spacing w:before="40" w:after="40"/>
      </w:pPr>
      <w:r>
        <w:rPr>
          <w:b/>
          <w:bCs/>
          <w:color w:val="000000"/>
        </w:rPr>
        <w:t>Limited Precision</w:t>
      </w:r>
      <w:r>
        <w:rPr>
          <w:color w:val="000000"/>
        </w:rPr>
        <w:t>: Mechanical variac resolution ~1-2% of full scale</w:t>
      </w:r>
    </w:p>
    <w:p w14:paraId="369EAB56" w14:textId="77777777" w:rsidR="009350C1" w:rsidRDefault="00000000">
      <w:pPr>
        <w:pStyle w:val="ListParagraph"/>
        <w:numPr>
          <w:ilvl w:val="0"/>
          <w:numId w:val="3"/>
        </w:numPr>
        <w:spacing w:before="40" w:after="40"/>
      </w:pPr>
      <w:r>
        <w:rPr>
          <w:b/>
          <w:bCs/>
          <w:color w:val="000000"/>
        </w:rPr>
        <w:t>Aging Components</w:t>
      </w:r>
      <w:r>
        <w:rPr>
          <w:color w:val="000000"/>
        </w:rPr>
        <w:t>: 25+ year old system with increasing failure rates</w:t>
      </w:r>
    </w:p>
    <w:p w14:paraId="001FC741" w14:textId="77777777" w:rsidR="009350C1" w:rsidRDefault="00000000">
      <w:pPr>
        <w:pStyle w:val="ListParagraph"/>
        <w:numPr>
          <w:ilvl w:val="0"/>
          <w:numId w:val="3"/>
        </w:numPr>
        <w:spacing w:before="40" w:after="40"/>
      </w:pPr>
      <w:r>
        <w:rPr>
          <w:b/>
          <w:bCs/>
          <w:color w:val="000000"/>
        </w:rPr>
        <w:t>Manual Operation</w:t>
      </w:r>
      <w:r>
        <w:rPr>
          <w:color w:val="000000"/>
        </w:rPr>
        <w:t>: Requires operator intervention for power adjustments</w:t>
      </w:r>
    </w:p>
    <w:p w14:paraId="5E2BC740" w14:textId="77777777" w:rsidR="009350C1" w:rsidRDefault="00000000">
      <w:pPr>
        <w:pStyle w:val="ListParagraph"/>
        <w:numPr>
          <w:ilvl w:val="0"/>
          <w:numId w:val="3"/>
        </w:numPr>
        <w:spacing w:before="40" w:after="40"/>
      </w:pPr>
      <w:r>
        <w:rPr>
          <w:b/>
          <w:bCs/>
          <w:color w:val="000000"/>
        </w:rPr>
        <w:t>Poor EPICS Integration</w:t>
      </w:r>
      <w:r>
        <w:rPr>
          <w:color w:val="000000"/>
        </w:rPr>
        <w:t>: Limited monitoring and control capabilities</w:t>
      </w:r>
    </w:p>
    <w:p w14:paraId="5087DCC2" w14:textId="77777777" w:rsidR="009350C1" w:rsidRDefault="00000000">
      <w:pPr>
        <w:pStyle w:val="ListParagraph"/>
        <w:numPr>
          <w:ilvl w:val="0"/>
          <w:numId w:val="3"/>
        </w:numPr>
        <w:spacing w:before="40" w:after="40"/>
      </w:pPr>
      <w:r>
        <w:rPr>
          <w:b/>
          <w:bCs/>
          <w:color w:val="000000"/>
        </w:rPr>
        <w:t>No Automated Sequences</w:t>
      </w:r>
      <w:r>
        <w:rPr>
          <w:color w:val="000000"/>
        </w:rPr>
        <w:t>: Manual warm-up and cool-down procedures</w:t>
      </w:r>
    </w:p>
    <w:p w14:paraId="072CE608" w14:textId="77777777" w:rsidR="009350C1" w:rsidRDefault="00000000">
      <w:pPr>
        <w:pStyle w:val="ListParagraph"/>
        <w:numPr>
          <w:ilvl w:val="0"/>
          <w:numId w:val="3"/>
        </w:numPr>
        <w:spacing w:before="40" w:after="40"/>
      </w:pPr>
      <w:r>
        <w:rPr>
          <w:b/>
          <w:bCs/>
          <w:color w:val="000000"/>
        </w:rPr>
        <w:t>Minimal Diagnostics</w:t>
      </w:r>
      <w:r>
        <w:rPr>
          <w:color w:val="000000"/>
        </w:rPr>
        <w:t>: No real-time power, voltage, or current monitoring</w:t>
      </w:r>
    </w:p>
    <w:p w14:paraId="6081756E" w14:textId="77777777" w:rsidR="009350C1" w:rsidRDefault="00000000">
      <w:pPr>
        <w:pStyle w:val="ListParagraph"/>
        <w:numPr>
          <w:ilvl w:val="0"/>
          <w:numId w:val="3"/>
        </w:numPr>
        <w:spacing w:before="40" w:after="40"/>
      </w:pPr>
      <w:r>
        <w:rPr>
          <w:b/>
          <w:bCs/>
          <w:color w:val="000000"/>
        </w:rPr>
        <w:t>Maintenance Issues</w:t>
      </w:r>
      <w:r>
        <w:rPr>
          <w:color w:val="000000"/>
        </w:rPr>
        <w:t>: Mechanical wear, obsolete parts, calibration drift</w:t>
      </w:r>
    </w:p>
    <w:p w14:paraId="6182E376" w14:textId="77777777" w:rsidR="009350C1" w:rsidRDefault="00000000">
      <w:pPr>
        <w:pStyle w:val="Heading2"/>
      </w:pPr>
      <w:bookmarkStart w:id="291" w:name="_Toc223702726"/>
      <w:r>
        <w:t>13.2 Upgraded System — SCR-Based Control</w:t>
      </w:r>
      <w:bookmarkEnd w:id="291"/>
    </w:p>
    <w:p w14:paraId="755D1249" w14:textId="77777777" w:rsidR="009350C1" w:rsidRDefault="00000000">
      <w:pPr>
        <w:spacing w:before="60" w:after="80"/>
      </w:pPr>
      <w:commentRangeStart w:id="292"/>
      <w:r>
        <w:rPr>
          <w:color w:val="000000"/>
        </w:rPr>
        <w:t>The upgrade replaces the variac/motor system with a solid-state SCR controller:</w:t>
      </w:r>
      <w:commentRangeEnd w:id="292"/>
      <w:r w:rsidR="00702DA2">
        <w:rPr>
          <w:rStyle w:val="CommentReference"/>
        </w:rPr>
        <w:commentReference w:id="292"/>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120"/>
        <w:gridCol w:w="3360"/>
      </w:tblGrid>
      <w:tr w:rsidR="009350C1" w14:paraId="6DA05BC2"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E93745B" w14:textId="77777777" w:rsidR="009350C1" w:rsidRDefault="00000000">
            <w:r>
              <w:rPr>
                <w:b/>
                <w:bCs/>
                <w:color w:val="FFFFFF"/>
                <w:sz w:val="18"/>
                <w:szCs w:val="18"/>
              </w:rPr>
              <w:t>Parameter</w:t>
            </w:r>
          </w:p>
        </w:tc>
        <w:tc>
          <w:tcPr>
            <w:tcW w:w="31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9E38805" w14:textId="77777777" w:rsidR="009350C1" w:rsidRDefault="00000000">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8E6142A" w14:textId="77777777" w:rsidR="009350C1" w:rsidRDefault="00000000">
            <w:r>
              <w:rPr>
                <w:b/>
                <w:bCs/>
                <w:color w:val="FFFFFF"/>
                <w:sz w:val="18"/>
                <w:szCs w:val="18"/>
              </w:rPr>
              <w:t>Upgraded</w:t>
            </w:r>
          </w:p>
        </w:tc>
      </w:tr>
      <w:tr w:rsidR="009350C1" w14:paraId="165D6B6E"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BED0CC6" w14:textId="77777777" w:rsidR="009350C1" w:rsidRDefault="00000000">
            <w:r>
              <w:rPr>
                <w:color w:val="000000"/>
                <w:sz w:val="18"/>
                <w:szCs w:val="18"/>
              </w:rPr>
              <w:t>Control method</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00FE5F8" w14:textId="77777777" w:rsidR="009350C1" w:rsidRDefault="00000000">
            <w:r>
              <w:rPr>
                <w:color w:val="000000"/>
                <w:sz w:val="18"/>
                <w:szCs w:val="18"/>
              </w:rPr>
              <w:t>Motor-driven variac</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CF60CFF" w14:textId="77777777" w:rsidR="009350C1" w:rsidRDefault="00000000">
            <w:r>
              <w:rPr>
                <w:color w:val="000000"/>
                <w:sz w:val="18"/>
                <w:szCs w:val="18"/>
              </w:rPr>
              <w:t>SCR zero-crossing switching</w:t>
            </w:r>
          </w:p>
        </w:tc>
      </w:tr>
      <w:tr w:rsidR="009350C1" w14:paraId="58B32D22"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8EF17CE" w14:textId="77777777" w:rsidR="009350C1" w:rsidRDefault="00000000">
            <w:r>
              <w:rPr>
                <w:color w:val="000000"/>
                <w:sz w:val="18"/>
                <w:szCs w:val="18"/>
              </w:rPr>
              <w:t>Response time</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7710032" w14:textId="77777777" w:rsidR="009350C1" w:rsidRDefault="00000000">
            <w:r>
              <w:rPr>
                <w:color w:val="000000"/>
                <w:sz w:val="18"/>
                <w:szCs w:val="18"/>
              </w:rPr>
              <w:t>Seconds–minutes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5214725" w14:textId="77777777" w:rsidR="009350C1" w:rsidRDefault="00000000">
            <w:r>
              <w:rPr>
                <w:color w:val="000000"/>
                <w:sz w:val="18"/>
                <w:szCs w:val="18"/>
              </w:rPr>
              <w:t>&lt;100 ms</w:t>
            </w:r>
          </w:p>
        </w:tc>
      </w:tr>
      <w:tr w:rsidR="009350C1" w14:paraId="79AB3BD9"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D75142" w14:textId="77777777" w:rsidR="009350C1" w:rsidRDefault="00000000">
            <w:r>
              <w:rPr>
                <w:color w:val="000000"/>
                <w:sz w:val="18"/>
                <w:szCs w:val="18"/>
              </w:rPr>
              <w:lastRenderedPageBreak/>
              <w:t>Voltage regulation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B553E00" w14:textId="77777777" w:rsidR="009350C1" w:rsidRDefault="00000000">
            <w:r>
              <w:rPr>
                <w:color w:val="000000"/>
                <w:sz w:val="18"/>
                <w:szCs w:val="18"/>
              </w:rPr>
              <w:t>±1%?</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0384491" w14:textId="77777777" w:rsidR="009350C1" w:rsidRDefault="00000000">
            <w:r>
              <w:rPr>
                <w:color w:val="000000"/>
                <w:sz w:val="18"/>
                <w:szCs w:val="18"/>
              </w:rPr>
              <w:t>±0.1%</w:t>
            </w:r>
          </w:p>
        </w:tc>
      </w:tr>
      <w:tr w:rsidR="009350C1" w14:paraId="1FEFDAFF"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923F77B" w14:textId="77777777" w:rsidR="009350C1" w:rsidRDefault="00000000">
            <w:r>
              <w:rPr>
                <w:color w:val="000000"/>
                <w:sz w:val="18"/>
                <w:szCs w:val="18"/>
              </w:rPr>
              <w:t>Reliability</w:t>
            </w:r>
          </w:p>
        </w:tc>
        <w:tc>
          <w:tcPr>
            <w:tcW w:w="31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3DA0912" w14:textId="77777777" w:rsidR="009350C1" w:rsidRDefault="00000000">
            <w:r>
              <w:rPr>
                <w:color w:val="000000"/>
                <w:sz w:val="18"/>
                <w:szCs w:val="18"/>
              </w:rPr>
              <w:t>Mechanical wear</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E9AB3C8" w14:textId="77777777" w:rsidR="009350C1" w:rsidRDefault="00000000">
            <w:r>
              <w:rPr>
                <w:color w:val="000000"/>
                <w:sz w:val="18"/>
                <w:szCs w:val="18"/>
              </w:rPr>
              <w:t>Solid-state (&gt;50,000 hr MTBF)</w:t>
            </w:r>
          </w:p>
        </w:tc>
      </w:tr>
      <w:tr w:rsidR="009350C1" w14:paraId="0F97CBC4"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FB12C39" w14:textId="77777777" w:rsidR="009350C1" w:rsidRDefault="00000000">
            <w:r>
              <w:rPr>
                <w:color w:val="000000"/>
                <w:sz w:val="18"/>
                <w:szCs w:val="18"/>
              </w:rPr>
              <w:t>EPICS integration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AFA5A67" w14:textId="77777777" w:rsidR="009350C1" w:rsidRDefault="00000000">
            <w:r>
              <w:rPr>
                <w:color w:val="000000"/>
                <w:sz w:val="18"/>
                <w:szCs w:val="18"/>
              </w:rPr>
              <w:t>Limited</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16AF723" w14:textId="77777777" w:rsidR="009350C1" w:rsidRDefault="00000000">
            <w:r>
              <w:rPr>
                <w:color w:val="000000"/>
                <w:sz w:val="18"/>
                <w:szCs w:val="18"/>
              </w:rPr>
              <w:t>Full (automated sequences)</w:t>
            </w:r>
          </w:p>
        </w:tc>
      </w:tr>
    </w:tbl>
    <w:p w14:paraId="4D70CDB5" w14:textId="77777777" w:rsidR="009350C1" w:rsidRDefault="009350C1">
      <w:pPr>
        <w:spacing w:before="60"/>
      </w:pPr>
    </w:p>
    <w:p w14:paraId="7B9078BC" w14:textId="77777777" w:rsidR="009350C1" w:rsidRDefault="00000000">
      <w:pPr>
        <w:spacing w:before="60" w:after="80"/>
      </w:pPr>
      <w:r>
        <w:rPr>
          <w:b/>
          <w:bCs/>
          <w:color w:val="000000"/>
        </w:rPr>
        <w:t>Upgraded system architecture</w:t>
      </w:r>
      <w:r>
        <w:rPr>
          <w:color w:val="000000"/>
        </w:rPr>
        <w:t>:</w:t>
      </w:r>
    </w:p>
    <w:p w14:paraId="7074B849" w14:textId="77777777" w:rsidR="009350C1" w:rsidRDefault="00000000">
      <w:pPr>
        <w:spacing w:before="80" w:after="40"/>
        <w:jc w:val="center"/>
      </w:pPr>
      <w:r>
        <w:rPr>
          <w:noProof/>
        </w:rPr>
        <w:drawing>
          <wp:inline distT="0" distB="0" distL="0" distR="0" wp14:anchorId="5805DC0F" wp14:editId="73D81E76">
            <wp:extent cx="5524500" cy="495300"/>
            <wp:effectExtent l="0" t="0" r="0" b="0"/>
            <wp:docPr id="1271928689" name="Figure 5 — Heater Controller Architecture" descr="Figure 5 — Heater Controller Architecture" title="Figure 5 — Heater Controll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495300"/>
                    </a:xfrm>
                    <a:prstGeom prst="rect">
                      <a:avLst/>
                    </a:prstGeom>
                  </pic:spPr>
                </pic:pic>
              </a:graphicData>
            </a:graphic>
          </wp:inline>
        </w:drawing>
      </w:r>
    </w:p>
    <w:p w14:paraId="48CEA940" w14:textId="77777777" w:rsidR="009350C1" w:rsidRDefault="00000000">
      <w:pPr>
        <w:spacing w:after="100"/>
        <w:jc w:val="center"/>
      </w:pPr>
      <w:r>
        <w:rPr>
          <w:i/>
          <w:iCs/>
          <w:color w:val="595959"/>
          <w:sz w:val="18"/>
          <w:szCs w:val="18"/>
        </w:rPr>
        <w:t>Figure 5 — Heater Controller Architecture</w:t>
      </w:r>
    </w:p>
    <w:p w14:paraId="3B3FE945" w14:textId="77777777" w:rsidR="009350C1" w:rsidRDefault="00000000">
      <w:pPr>
        <w:spacing w:before="60" w:after="80"/>
      </w:pPr>
      <w:r>
        <w:rPr>
          <w:b/>
          <w:bCs/>
          <w:color w:val="000000"/>
        </w:rPr>
        <w:t>Key design features</w:t>
      </w:r>
      <w:r>
        <w:rPr>
          <w:color w:val="000000"/>
        </w:rPr>
        <w:t>:</w:t>
      </w:r>
    </w:p>
    <w:p w14:paraId="1DE4E0EC" w14:textId="77777777" w:rsidR="009350C1" w:rsidRDefault="00000000">
      <w:pPr>
        <w:pStyle w:val="ListParagraph"/>
        <w:numPr>
          <w:ilvl w:val="0"/>
          <w:numId w:val="3"/>
        </w:numPr>
        <w:spacing w:before="40" w:after="40"/>
      </w:pPr>
      <w:r>
        <w:t>Zero-crossing SCR switching minimizes harmonic generation</w:t>
      </w:r>
    </w:p>
    <w:p w14:paraId="709583F1" w14:textId="77777777" w:rsidR="009350C1" w:rsidRDefault="00000000">
      <w:pPr>
        <w:pStyle w:val="ListParagraph"/>
        <w:numPr>
          <w:ilvl w:val="0"/>
          <w:numId w:val="3"/>
        </w:numPr>
        <w:spacing w:before="40" w:after="40"/>
      </w:pPr>
      <w:r>
        <w:t>LC low-pass filter (fc ≈ 159 Hz) attenuates switching harmonics</w:t>
      </w:r>
    </w:p>
    <w:p w14:paraId="32F395F5" w14:textId="77777777" w:rsidR="009350C1" w:rsidRDefault="00000000">
      <w:pPr>
        <w:pStyle w:val="ListParagraph"/>
        <w:numPr>
          <w:ilvl w:val="0"/>
          <w:numId w:val="3"/>
        </w:numPr>
        <w:spacing w:before="40" w:after="40"/>
      </w:pPr>
      <w:r>
        <w:t>True RMS voltage/current monitoring (AD637 RMS-to-DC converters)</w:t>
      </w:r>
    </w:p>
    <w:p w14:paraId="45CCB6F0" w14:textId="77777777" w:rsidR="009350C1" w:rsidRDefault="00000000">
      <w:pPr>
        <w:pStyle w:val="ListParagraph"/>
        <w:numPr>
          <w:ilvl w:val="0"/>
          <w:numId w:val="3"/>
        </w:numPr>
        <w:spacing w:before="40" w:after="40"/>
      </w:pPr>
      <w:r>
        <w:t>Automated warm-up, standby, and cool-down sequences</w:t>
      </w:r>
    </w:p>
    <w:p w14:paraId="5992F458" w14:textId="77777777" w:rsidR="009350C1" w:rsidRDefault="00000000">
      <w:pPr>
        <w:pStyle w:val="Heading2"/>
      </w:pPr>
      <w:bookmarkStart w:id="293" w:name="_Toc223702727"/>
      <w:r>
        <w:t>13.3 Interfaces</w:t>
      </w:r>
      <w:bookmarkEnd w:id="293"/>
    </w:p>
    <w:p w14:paraId="75B4C808" w14:textId="77777777" w:rsidR="009350C1" w:rsidRDefault="00000000">
      <w:pPr>
        <w:pStyle w:val="ListParagraph"/>
        <w:numPr>
          <w:ilvl w:val="0"/>
          <w:numId w:val="3"/>
        </w:numPr>
        <w:spacing w:before="40" w:after="40"/>
      </w:pPr>
      <w:commentRangeStart w:id="294"/>
      <w:r>
        <w:rPr>
          <w:b/>
          <w:bCs/>
          <w:color w:val="000000"/>
        </w:rPr>
        <w:t>Python Coordinator</w:t>
      </w:r>
      <w:r>
        <w:rPr>
          <w:color w:val="000000"/>
        </w:rPr>
        <w:t xml:space="preserve"> (EPICS): Setpoint control, RMS readbacks, status, automated sequences</w:t>
      </w:r>
    </w:p>
    <w:p w14:paraId="336AC29C" w14:textId="77777777" w:rsidR="009350C1" w:rsidRDefault="00000000">
      <w:pPr>
        <w:pStyle w:val="ListParagraph"/>
        <w:numPr>
          <w:ilvl w:val="0"/>
          <w:numId w:val="3"/>
        </w:numPr>
        <w:spacing w:before="40" w:after="40"/>
      </w:pPr>
      <w:r>
        <w:rPr>
          <w:b/>
          <w:bCs/>
          <w:color w:val="000000"/>
        </w:rPr>
        <w:t>HVPS coordination</w:t>
      </w:r>
      <w:r>
        <w:rPr>
          <w:color w:val="000000"/>
        </w:rPr>
        <w:t>: Heater must be at operating temperature before HVPS enable; HVPS must be off before heater cooldown</w:t>
      </w:r>
    </w:p>
    <w:p w14:paraId="21B89D23" w14:textId="77777777" w:rsidR="009350C1" w:rsidRDefault="00000000">
      <w:pPr>
        <w:pStyle w:val="ListParagraph"/>
        <w:numPr>
          <w:ilvl w:val="0"/>
          <w:numId w:val="3"/>
        </w:numPr>
        <w:spacing w:before="40" w:after="40"/>
      </w:pPr>
      <w:r>
        <w:rPr>
          <w:b/>
          <w:bCs/>
          <w:color w:val="000000"/>
        </w:rPr>
        <w:t>MPS</w:t>
      </w:r>
      <w:r>
        <w:rPr>
          <w:color w:val="000000"/>
        </w:rPr>
        <w:t>: Heater "ready" status required for RF permit</w:t>
      </w:r>
      <w:commentRangeEnd w:id="294"/>
      <w:r w:rsidR="00702DA2">
        <w:rPr>
          <w:rStyle w:val="CommentReference"/>
        </w:rPr>
        <w:commentReference w:id="294"/>
      </w:r>
    </w:p>
    <w:p w14:paraId="4270FF9D" w14:textId="77777777" w:rsidR="009350C1" w:rsidRDefault="00000000">
      <w:pPr>
        <w:pStyle w:val="Heading1"/>
      </w:pPr>
      <w:bookmarkStart w:id="295" w:name="s14"/>
      <w:bookmarkStart w:id="296" w:name="_Toc223702728"/>
      <w:r>
        <w:t>14. Subsystem 10: Control Software</w:t>
      </w:r>
      <w:bookmarkEnd w:id="295"/>
      <w:bookmarkEnd w:id="296"/>
    </w:p>
    <w:p w14:paraId="040AF0D9" w14:textId="77777777" w:rsidR="009350C1" w:rsidRDefault="00000000">
      <w:pPr>
        <w:pBdr>
          <w:left w:val="single" w:sz="8" w:space="8" w:color="2E75B6"/>
        </w:pBdr>
        <w:shd w:val="clear" w:color="auto" w:fill="EEF5FB"/>
        <w:spacing w:before="80" w:after="80"/>
        <w:ind w:left="360"/>
      </w:pPr>
      <w:r>
        <w:rPr>
          <w:i/>
          <w:iCs/>
          <w:color w:val="1F497D"/>
          <w:sz w:val="18"/>
          <w:szCs w:val="18"/>
        </w:rPr>
        <w:t xml:space="preserve">Detailed reference: </w:t>
      </w:r>
      <w:r>
        <w:rPr>
          <w:rFonts w:ascii="Courier New" w:eastAsia="Courier New" w:hAnsi="Courier New" w:cs="Courier New"/>
          <w:color w:val="1F497D"/>
          <w:sz w:val="16"/>
          <w:szCs w:val="16"/>
        </w:rPr>
        <w:t>llrf/epicsSequences/legacyLLRF</w:t>
      </w:r>
      <w:r>
        <w:rPr>
          <w:i/>
          <w:iCs/>
          <w:color w:val="1F497D"/>
          <w:sz w:val="18"/>
          <w:szCs w:val="18"/>
        </w:rPr>
        <w:t xml:space="preserve">, </w:t>
      </w:r>
      <w:r>
        <w:rPr>
          <w:rFonts w:ascii="Courier New" w:eastAsia="Courier New" w:hAnsi="Courier New" w:cs="Courier New"/>
          <w:color w:val="1F497D"/>
          <w:sz w:val="16"/>
          <w:szCs w:val="16"/>
        </w:rPr>
        <w:t>Docs_JS/LLRFOperation_jims.docx</w:t>
      </w:r>
    </w:p>
    <w:p w14:paraId="32C65AE6" w14:textId="77777777" w:rsidR="009350C1" w:rsidRDefault="00000000">
      <w:pPr>
        <w:pStyle w:val="Heading2"/>
      </w:pPr>
      <w:bookmarkStart w:id="297" w:name="_Toc223702729"/>
      <w:r>
        <w:t>14.1 Legacy Software</w:t>
      </w:r>
      <w:bookmarkEnd w:id="297"/>
    </w:p>
    <w:p w14:paraId="7E99E784" w14:textId="77777777" w:rsidR="009350C1" w:rsidRDefault="00000000">
      <w:pPr>
        <w:spacing w:before="60" w:after="80"/>
      </w:pPr>
      <w:r>
        <w:rPr>
          <w:color w:val="000000"/>
        </w:rPr>
        <w:t>The legacy control software consists of SNL (State Notation Language) programs running on VxWorks RTOS in the VXI crate processor: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080"/>
        <w:gridCol w:w="5640"/>
      </w:tblGrid>
      <w:tr w:rsidR="009350C1" w14:paraId="4565758A" w14:textId="77777777">
        <w:trPr>
          <w:tblHeader/>
        </w:trPr>
        <w:tc>
          <w:tcPr>
            <w:tcW w:w="2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153BB78" w14:textId="77777777" w:rsidR="009350C1" w:rsidRDefault="00000000">
            <w:r>
              <w:rPr>
                <w:b/>
                <w:bCs/>
                <w:color w:val="FFFFFF"/>
                <w:sz w:val="18"/>
                <w:szCs w:val="18"/>
              </w:rPr>
              <w:t>Program</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44BE900" w14:textId="77777777" w:rsidR="009350C1" w:rsidRDefault="00000000">
            <w:r>
              <w:rPr>
                <w:b/>
                <w:bCs/>
                <w:color w:val="FFFFFF"/>
                <w:sz w:val="18"/>
                <w:szCs w:val="18"/>
              </w:rPr>
              <w:t>Lines</w:t>
            </w:r>
          </w:p>
        </w:tc>
        <w:tc>
          <w:tcPr>
            <w:tcW w:w="5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F3668F5" w14:textId="77777777" w:rsidR="009350C1" w:rsidRDefault="00000000">
            <w:r>
              <w:rPr>
                <w:b/>
                <w:bCs/>
                <w:color w:val="FFFFFF"/>
                <w:sz w:val="18"/>
                <w:szCs w:val="18"/>
              </w:rPr>
              <w:t>Function</w:t>
            </w:r>
          </w:p>
        </w:tc>
      </w:tr>
      <w:tr w:rsidR="009350C1" w14:paraId="4072F55E"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5B169B" w14:textId="77777777" w:rsidR="009350C1" w:rsidRDefault="00000000">
            <w:r>
              <w:rPr>
                <w:color w:val="000000"/>
                <w:sz w:val="18"/>
                <w:szCs w:val="18"/>
              </w:rPr>
              <w:t>rf_states.st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17F3298" w14:textId="77777777" w:rsidR="009350C1" w:rsidRDefault="00000000">
            <w:r>
              <w:rPr>
                <w:color w:val="000000"/>
                <w:sz w:val="18"/>
                <w:szCs w:val="18"/>
              </w:rPr>
              <w:t>2,227</w:t>
            </w:r>
          </w:p>
        </w:tc>
        <w:tc>
          <w:tcPr>
            <w:tcW w:w="5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7C4B57B" w14:textId="77777777" w:rsidR="009350C1" w:rsidRDefault="00000000">
            <w:r>
              <w:rPr>
                <w:color w:val="000000"/>
                <w:sz w:val="18"/>
                <w:szCs w:val="18"/>
              </w:rPr>
              <w:t>Master state machine (OFF/PARK/TUNE/ON_CW), turn-on, fault handling</w:t>
            </w:r>
          </w:p>
        </w:tc>
      </w:tr>
      <w:tr w:rsidR="009350C1" w14:paraId="13D1B0D7"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53BEE25" w14:textId="77777777" w:rsidR="009350C1" w:rsidRDefault="00000000">
            <w:r>
              <w:rPr>
                <w:color w:val="000000"/>
                <w:sz w:val="18"/>
                <w:szCs w:val="18"/>
              </w:rPr>
              <w:t>rf_dac_loop.st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72BB07F" w14:textId="77777777" w:rsidR="009350C1" w:rsidRDefault="00000000">
            <w:r>
              <w:rPr>
                <w:color w:val="000000"/>
                <w:sz w:val="18"/>
                <w:szCs w:val="18"/>
              </w:rPr>
              <w:t>290</w:t>
            </w:r>
          </w:p>
        </w:tc>
        <w:tc>
          <w:tcPr>
            <w:tcW w:w="5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21ED4AD" w14:textId="77777777" w:rsidR="009350C1" w:rsidRDefault="00000000">
            <w:r>
              <w:rPr>
                <w:color w:val="000000"/>
                <w:sz w:val="18"/>
                <w:szCs w:val="18"/>
              </w:rPr>
              <w:t>DAC control loop (gap voltage regulation)</w:t>
            </w:r>
          </w:p>
        </w:tc>
      </w:tr>
      <w:tr w:rsidR="009350C1" w14:paraId="76655A14"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E79E039" w14:textId="77777777" w:rsidR="009350C1" w:rsidRDefault="00000000">
            <w:r>
              <w:rPr>
                <w:color w:val="000000"/>
                <w:sz w:val="18"/>
                <w:szCs w:val="18"/>
              </w:rPr>
              <w:t>rf_hvps_loop.st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49BECC8" w14:textId="77777777" w:rsidR="009350C1" w:rsidRDefault="00000000">
            <w:r>
              <w:rPr>
                <w:color w:val="000000"/>
                <w:sz w:val="18"/>
                <w:szCs w:val="18"/>
              </w:rPr>
              <w:t>343</w:t>
            </w:r>
          </w:p>
        </w:tc>
        <w:tc>
          <w:tcPr>
            <w:tcW w:w="5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CD79B14" w14:textId="77777777" w:rsidR="009350C1" w:rsidRDefault="00000000">
            <w:r>
              <w:rPr>
                <w:color w:val="000000"/>
                <w:sz w:val="18"/>
                <w:szCs w:val="18"/>
              </w:rPr>
              <w:t>HVPS control loop (drive power regulation)</w:t>
            </w:r>
          </w:p>
        </w:tc>
      </w:tr>
      <w:tr w:rsidR="009350C1" w14:paraId="4EDD1728"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93DAF5F" w14:textId="77777777" w:rsidR="009350C1" w:rsidRDefault="00000000">
            <w:r>
              <w:rPr>
                <w:color w:val="000000"/>
                <w:sz w:val="18"/>
                <w:szCs w:val="18"/>
              </w:rPr>
              <w:t>rf_tuner_loop.st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E7D9DF6" w14:textId="77777777" w:rsidR="009350C1" w:rsidRDefault="00000000">
            <w:r>
              <w:rPr>
                <w:color w:val="000000"/>
                <w:sz w:val="18"/>
                <w:szCs w:val="18"/>
              </w:rPr>
              <w:t>555</w:t>
            </w:r>
          </w:p>
        </w:tc>
        <w:tc>
          <w:tcPr>
            <w:tcW w:w="5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421C706" w14:textId="77777777" w:rsidR="009350C1" w:rsidRDefault="00000000">
            <w:r>
              <w:rPr>
                <w:color w:val="000000"/>
                <w:sz w:val="18"/>
                <w:szCs w:val="18"/>
              </w:rPr>
              <w:t>Tuner control (×4 cavities, phase-based, load angle)</w:t>
            </w:r>
          </w:p>
        </w:tc>
      </w:tr>
      <w:tr w:rsidR="009350C1" w14:paraId="026DEAC4" w14:textId="77777777">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2CE3B9E" w14:textId="77777777" w:rsidR="009350C1" w:rsidRDefault="00000000">
            <w:r>
              <w:rPr>
                <w:color w:val="000000"/>
                <w:sz w:val="18"/>
                <w:szCs w:val="18"/>
              </w:rPr>
              <w:t>rf_calib.st</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CD1C6F6" w14:textId="77777777" w:rsidR="009350C1" w:rsidRDefault="00000000">
            <w:r>
              <w:rPr>
                <w:color w:val="000000"/>
                <w:sz w:val="18"/>
                <w:szCs w:val="18"/>
              </w:rPr>
              <w:t>2,800+</w:t>
            </w:r>
          </w:p>
        </w:tc>
        <w:tc>
          <w:tcPr>
            <w:tcW w:w="5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6CA856F" w14:textId="77777777" w:rsidR="009350C1" w:rsidRDefault="00000000">
            <w:r>
              <w:rPr>
                <w:color w:val="000000"/>
                <w:sz w:val="18"/>
                <w:szCs w:val="18"/>
              </w:rPr>
              <w:t>Calibration (analog offset nulling, coefficient calibration, ~20 min)</w:t>
            </w:r>
          </w:p>
        </w:tc>
      </w:tr>
      <w:tr w:rsidR="009350C1" w14:paraId="31637B0A" w14:textId="77777777">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DD402D8" w14:textId="77777777" w:rsidR="009350C1" w:rsidRDefault="00000000">
            <w:r>
              <w:rPr>
                <w:color w:val="000000"/>
                <w:sz w:val="18"/>
                <w:szCs w:val="18"/>
              </w:rPr>
              <w:t>rf_msgs.st</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97E07AA" w14:textId="77777777" w:rsidR="009350C1" w:rsidRDefault="00000000">
            <w:r>
              <w:rPr>
                <w:color w:val="000000"/>
                <w:sz w:val="18"/>
                <w:szCs w:val="18"/>
              </w:rPr>
              <w:t>352</w:t>
            </w:r>
          </w:p>
        </w:tc>
        <w:tc>
          <w:tcPr>
            <w:tcW w:w="5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F8E484" w14:textId="77777777" w:rsidR="009350C1" w:rsidRDefault="00000000">
            <w:r>
              <w:rPr>
                <w:color w:val="000000"/>
                <w:sz w:val="18"/>
                <w:szCs w:val="18"/>
              </w:rPr>
              <w:t>Message logging, HVPS faults, TAXI error detection</w:t>
            </w:r>
          </w:p>
        </w:tc>
      </w:tr>
    </w:tbl>
    <w:p w14:paraId="5073F55D" w14:textId="77777777" w:rsidR="009350C1" w:rsidRDefault="00000000">
      <w:pPr>
        <w:pStyle w:val="Heading2"/>
      </w:pPr>
      <w:bookmarkStart w:id="298" w:name="_Toc223702730"/>
      <w:r>
        <w:t>14.2 Upgraded Software — Python/EPICS Coordinator</w:t>
      </w:r>
      <w:bookmarkEnd w:id="298"/>
    </w:p>
    <w:p w14:paraId="0B98DC9C" w14:textId="77777777" w:rsidR="009350C1" w:rsidRDefault="00000000">
      <w:pPr>
        <w:spacing w:before="60" w:after="80"/>
      </w:pPr>
      <w:commentRangeStart w:id="299"/>
      <w:r>
        <w:rPr>
          <w:color w:val="000000"/>
        </w:rPr>
        <w:t>The upgrade replaces all SNL code with a Python/PyEPICS coordinator application that operates as a supervisory control layer at ~1 Hz. It is NOT in the fast safety path</w:t>
      </w:r>
      <w:commentRangeEnd w:id="299"/>
      <w:r w:rsidR="00A251F7">
        <w:rPr>
          <w:rStyle w:val="CommentReference"/>
        </w:rPr>
        <w:commentReference w:id="299"/>
      </w:r>
      <w:r>
        <w:rPr>
          <w:color w:val="000000"/>
        </w:rPr>
        <w:t>.</w:t>
      </w:r>
    </w:p>
    <w:p w14:paraId="02540EC3" w14:textId="77777777" w:rsidR="009350C1" w:rsidRDefault="00000000">
      <w:pPr>
        <w:pStyle w:val="Heading2"/>
      </w:pPr>
      <w:bookmarkStart w:id="300" w:name="_Toc223702731"/>
      <w:r>
        <w:t>14.3 Key Design Principles</w:t>
      </w:r>
      <w:bookmarkEnd w:id="300"/>
    </w:p>
    <w:p w14:paraId="6DC70A41" w14:textId="77777777" w:rsidR="009350C1" w:rsidRDefault="00000000">
      <w:pPr>
        <w:pStyle w:val="ListParagraph"/>
        <w:numPr>
          <w:ilvl w:val="0"/>
          <w:numId w:val="3"/>
        </w:numPr>
        <w:spacing w:before="40" w:after="40"/>
      </w:pPr>
      <w:r>
        <w:rPr>
          <w:b/>
          <w:bCs/>
          <w:color w:val="000000"/>
        </w:rPr>
        <w:t>Separation of concerns</w:t>
      </w:r>
      <w:r>
        <w:rPr>
          <w:color w:val="000000"/>
        </w:rPr>
        <w:t>: Each module has a single responsibility</w:t>
      </w:r>
    </w:p>
    <w:p w14:paraId="07E16165" w14:textId="77777777" w:rsidR="009350C1" w:rsidRDefault="00000000">
      <w:pPr>
        <w:pStyle w:val="ListParagraph"/>
        <w:numPr>
          <w:ilvl w:val="0"/>
          <w:numId w:val="3"/>
        </w:numPr>
        <w:spacing w:before="40" w:after="40"/>
      </w:pPr>
      <w:r>
        <w:rPr>
          <w:b/>
          <w:bCs/>
          <w:color w:val="000000"/>
        </w:rPr>
        <w:t>Hardware abstraction</w:t>
      </w:r>
      <w:r>
        <w:rPr>
          <w:color w:val="000000"/>
        </w:rPr>
        <w:t>: All hardware interfaces go through the EPICS layer</w:t>
      </w:r>
    </w:p>
    <w:p w14:paraId="6C621AF5" w14:textId="77777777" w:rsidR="009350C1" w:rsidRDefault="00000000">
      <w:pPr>
        <w:pStyle w:val="ListParagraph"/>
        <w:numPr>
          <w:ilvl w:val="0"/>
          <w:numId w:val="3"/>
        </w:numPr>
        <w:spacing w:before="40" w:after="40"/>
      </w:pPr>
      <w:r>
        <w:rPr>
          <w:b/>
          <w:bCs/>
          <w:color w:val="000000"/>
        </w:rPr>
        <w:t>Configuration-driven</w:t>
      </w:r>
      <w:r>
        <w:rPr>
          <w:color w:val="000000"/>
        </w:rPr>
        <w:t>: All operational parameters in configuration files</w:t>
      </w:r>
    </w:p>
    <w:p w14:paraId="0AB11CD9" w14:textId="77777777" w:rsidR="009350C1" w:rsidRDefault="00000000">
      <w:pPr>
        <w:pStyle w:val="ListParagraph"/>
        <w:numPr>
          <w:ilvl w:val="0"/>
          <w:numId w:val="3"/>
        </w:numPr>
        <w:spacing w:before="40" w:after="40"/>
      </w:pPr>
      <w:r>
        <w:rPr>
          <w:b/>
          <w:bCs/>
          <w:color w:val="000000"/>
        </w:rPr>
        <w:t>Fault tolerance</w:t>
      </w:r>
      <w:r>
        <w:rPr>
          <w:color w:val="000000"/>
        </w:rPr>
        <w:t>: Graceful degradation when subsystems are unavailable</w:t>
      </w:r>
    </w:p>
    <w:p w14:paraId="47AC5D6A" w14:textId="77777777" w:rsidR="009350C1" w:rsidRDefault="00000000">
      <w:pPr>
        <w:pStyle w:val="ListParagraph"/>
        <w:numPr>
          <w:ilvl w:val="0"/>
          <w:numId w:val="3"/>
        </w:numPr>
        <w:spacing w:before="40" w:after="40"/>
      </w:pPr>
      <w:r>
        <w:rPr>
          <w:b/>
          <w:bCs/>
          <w:color w:val="000000"/>
        </w:rPr>
        <w:lastRenderedPageBreak/>
        <w:t>Diagnostics</w:t>
      </w:r>
      <w:r>
        <w:rPr>
          <w:color w:val="000000"/>
        </w:rPr>
        <w:t>: Structured event logging, LLRF9 + waveform buffer readout, system performance metrics, and logging</w:t>
      </w:r>
    </w:p>
    <w:p w14:paraId="3A888845" w14:textId="77777777" w:rsidR="009350C1" w:rsidRDefault="00000000">
      <w:pPr>
        <w:pStyle w:val="ListParagraph"/>
        <w:numPr>
          <w:ilvl w:val="0"/>
          <w:numId w:val="3"/>
        </w:numPr>
        <w:spacing w:before="40" w:after="40"/>
      </w:pPr>
      <w:r>
        <w:rPr>
          <w:b/>
          <w:bCs/>
          <w:color w:val="000000"/>
        </w:rPr>
        <w:t>Testability</w:t>
      </w:r>
      <w:r>
        <w:rPr>
          <w:color w:val="000000"/>
        </w:rPr>
        <w:t>: Mock interfaces for all hardware dependencies</w:t>
      </w:r>
    </w:p>
    <w:p w14:paraId="22E093F6" w14:textId="77777777" w:rsidR="009350C1" w:rsidRDefault="00000000">
      <w:pPr>
        <w:pStyle w:val="ListParagraph"/>
        <w:numPr>
          <w:ilvl w:val="0"/>
          <w:numId w:val="3"/>
        </w:numPr>
        <w:spacing w:before="40" w:after="40"/>
      </w:pPr>
      <w:r>
        <w:rPr>
          <w:b/>
          <w:bCs/>
          <w:color w:val="000000"/>
        </w:rPr>
        <w:t>Safety delegation</w:t>
      </w:r>
      <w:r>
        <w:rPr>
          <w:color w:val="000000"/>
        </w:rPr>
        <w:t>: Hardware safety handled by Interface Chassis; Python handles sequencing and coordination only</w:t>
      </w:r>
    </w:p>
    <w:p w14:paraId="1C99167E" w14:textId="77777777" w:rsidR="009350C1" w:rsidRDefault="00000000">
      <w:pPr>
        <w:pStyle w:val="Heading1"/>
      </w:pPr>
      <w:bookmarkStart w:id="301" w:name="s15"/>
      <w:bookmarkStart w:id="302" w:name="_Toc223702732"/>
      <w:r>
        <w:t>15. Control Loop Architecture</w:t>
      </w:r>
      <w:bookmarkEnd w:id="301"/>
      <w:bookmarkEnd w:id="302"/>
    </w:p>
    <w:p w14:paraId="3800963F" w14:textId="77777777" w:rsidR="009350C1" w:rsidRDefault="00000000">
      <w:pPr>
        <w:spacing w:before="60" w:after="80"/>
      </w:pPr>
      <w:r>
        <w:rPr>
          <w:color w:val="000000"/>
        </w:rPr>
        <w:t>This section maps the control loops in the system, identifying which hardware subsystem closes each loop, the loop bandwidth, and the upgrade path.</w:t>
      </w:r>
    </w:p>
    <w:p w14:paraId="0990CAC1" w14:textId="77777777" w:rsidR="009350C1" w:rsidRDefault="00000000">
      <w:pPr>
        <w:pStyle w:val="Heading2"/>
      </w:pPr>
      <w:bookmarkStart w:id="303" w:name="_Toc223702733"/>
      <w:r>
        <w:t>15.1 Fast RF Feedback (Direct Loop)</w:t>
      </w:r>
      <w:bookmarkEnd w:id="3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9350C1" w14:paraId="4781BB83"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2BEF5C1" w14:textId="77777777" w:rsidR="009350C1" w:rsidRDefault="00000000">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2E6A3F6" w14:textId="77777777" w:rsidR="009350C1" w:rsidRDefault="00000000">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52CECB6" w14:textId="77777777" w:rsidR="009350C1" w:rsidRDefault="00000000">
            <w:r>
              <w:rPr>
                <w:b/>
                <w:bCs/>
                <w:color w:val="FFFFFF"/>
                <w:sz w:val="18"/>
                <w:szCs w:val="18"/>
              </w:rPr>
              <w:t>Upgraded</w:t>
            </w:r>
          </w:p>
        </w:tc>
      </w:tr>
      <w:tr w:rsidR="009350C1" w14:paraId="7BEC2DF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7036FAC" w14:textId="77777777" w:rsidR="009350C1" w:rsidRDefault="00000000">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9E00695" w14:textId="77777777" w:rsidR="009350C1" w:rsidRDefault="00000000">
            <w:r>
              <w:rPr>
                <w:color w:val="000000"/>
                <w:sz w:val="18"/>
                <w:szCs w:val="18"/>
              </w:rPr>
              <w:t>Analog I/Q in RFP module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2694796" w14:textId="77777777" w:rsidR="009350C1" w:rsidRDefault="00000000">
            <w:r>
              <w:rPr>
                <w:color w:val="000000"/>
                <w:sz w:val="18"/>
                <w:szCs w:val="18"/>
              </w:rPr>
              <w:t>LLRF9 FPGA: digital proportional + integral</w:t>
            </w:r>
          </w:p>
        </w:tc>
      </w:tr>
      <w:tr w:rsidR="009350C1" w14:paraId="549F8CF0"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EAB5855" w14:textId="77777777" w:rsidR="009350C1" w:rsidRDefault="00000000">
            <w:r>
              <w:rPr>
                <w:color w:val="000000"/>
                <w:sz w:val="18"/>
                <w:szCs w:val="18"/>
              </w:rPr>
              <w:t>Loop delay</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68905D" w14:textId="77777777" w:rsidR="009350C1" w:rsidRDefault="00000000">
            <w:r>
              <w:rPr>
                <w:color w:val="000000"/>
                <w:sz w:val="18"/>
                <w:szCs w:val="18"/>
              </w:rPr>
              <w:t>~kHz bandwidth</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C7737AD" w14:textId="77777777" w:rsidR="009350C1" w:rsidRDefault="00000000">
            <w:r>
              <w:rPr>
                <w:color w:val="000000"/>
                <w:sz w:val="18"/>
                <w:szCs w:val="18"/>
              </w:rPr>
              <w:t>270 ns</w:t>
            </w:r>
          </w:p>
        </w:tc>
      </w:tr>
      <w:tr w:rsidR="009350C1" w14:paraId="515EFB9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EEA9A9" w14:textId="77777777" w:rsidR="009350C1" w:rsidRDefault="00000000">
            <w:r>
              <w:rPr>
                <w:color w:val="000000"/>
                <w:sz w:val="18"/>
                <w:szCs w:val="18"/>
              </w:rPr>
              <w:t>Controlled variable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EF5D08" w14:textId="77777777" w:rsidR="009350C1" w:rsidRDefault="00000000">
            <w:r>
              <w:rPr>
                <w:color w:val="000000"/>
                <w:sz w:val="18"/>
                <w:szCs w:val="18"/>
              </w:rPr>
              <w:t>Cavity field amplitude and phase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ED0F54B" w14:textId="77777777" w:rsidR="009350C1" w:rsidRDefault="00000000">
            <w:r>
              <w:rPr>
                <w:color w:val="000000"/>
                <w:sz w:val="18"/>
                <w:szCs w:val="18"/>
              </w:rPr>
              <w:t>Same (vector sum of Cav 1+2 on BRD1)</w:t>
            </w:r>
          </w:p>
        </w:tc>
      </w:tr>
      <w:tr w:rsidR="009350C1" w14:paraId="18A82271"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3E786CF" w14:textId="77777777" w:rsidR="009350C1" w:rsidRDefault="00000000">
            <w:r>
              <w:rPr>
                <w:color w:val="000000"/>
                <w:sz w:val="18"/>
                <w:szCs w:val="18"/>
              </w:rPr>
              <w:t>Actuator</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42B85B3" w14:textId="77777777" w:rsidR="009350C1" w:rsidRDefault="00000000">
            <w:r>
              <w:rPr>
                <w:color w:val="000000"/>
                <w:sz w:val="18"/>
                <w:szCs w:val="18"/>
              </w:rPr>
              <w:t>DAC driving klystron input</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4B4D6FB" w14:textId="77777777" w:rsidR="009350C1" w:rsidRDefault="00000000">
            <w:r>
              <w:rPr>
                <w:color w:val="000000"/>
                <w:sz w:val="18"/>
                <w:szCs w:val="18"/>
              </w:rPr>
              <w:t>LLRF9 DAC → drive amplifier → klystron</w:t>
            </w:r>
          </w:p>
        </w:tc>
      </w:tr>
      <w:tr w:rsidR="009350C1" w14:paraId="36EC5F16"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53E18EE" w14:textId="77777777" w:rsidR="009350C1" w:rsidRDefault="00000000">
            <w:r>
              <w:rPr>
                <w:color w:val="000000"/>
                <w:sz w:val="18"/>
                <w:szCs w:val="18"/>
              </w:rPr>
              <w:t>Safety</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A4F07B3" w14:textId="77777777" w:rsidR="009350C1" w:rsidRDefault="00000000">
            <w:r>
              <w:rPr>
                <w:color w:val="000000"/>
                <w:sz w:val="18"/>
                <w:szCs w:val="18"/>
              </w:rPr>
              <w:t>Analog limits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E7426F" w14:textId="77777777" w:rsidR="009350C1" w:rsidRDefault="00000000">
            <w:r>
              <w:rPr>
                <w:color w:val="000000"/>
                <w:sz w:val="18"/>
                <w:szCs w:val="18"/>
              </w:rPr>
              <w:t>LLRF9 RF interlocks (overvoltage, 9 per board) + baseband window comparators (8 per unit)</w:t>
            </w:r>
          </w:p>
        </w:tc>
      </w:tr>
    </w:tbl>
    <w:p w14:paraId="2508A2C4" w14:textId="77777777" w:rsidR="009350C1" w:rsidRDefault="009350C1">
      <w:pPr>
        <w:spacing w:before="60"/>
      </w:pPr>
    </w:p>
    <w:p w14:paraId="5758EF86" w14:textId="77777777" w:rsidR="009350C1" w:rsidRDefault="00000000">
      <w:pPr>
        <w:spacing w:before="60" w:after="80"/>
      </w:pPr>
      <w:r>
        <w:rPr>
          <w:color w:val="000000"/>
        </w:rPr>
        <w:t>This is the fastest loop in the system and is entirely closed inside the LLRF9 FPGA. The Python coordinator does NOT participate.</w:t>
      </w:r>
    </w:p>
    <w:p w14:paraId="09E9DBF9" w14:textId="77777777" w:rsidR="009350C1" w:rsidRDefault="00000000">
      <w:pPr>
        <w:pStyle w:val="Heading2"/>
      </w:pPr>
      <w:bookmarkStart w:id="304" w:name="_Toc223702734"/>
      <w:r>
        <w:t>15.2 HVPS Supervisory Loop (~1 Hz)</w:t>
      </w:r>
      <w:bookmarkEnd w:id="3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3780"/>
        <w:gridCol w:w="3601"/>
      </w:tblGrid>
      <w:tr w:rsidR="009350C1" w14:paraId="53F68847" w14:textId="77777777" w:rsidTr="005C509E">
        <w:trPr>
          <w:tblHeader/>
        </w:trPr>
        <w:tc>
          <w:tcPr>
            <w:tcW w:w="1979"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BA88F55" w14:textId="77777777" w:rsidR="009350C1" w:rsidRDefault="00000000">
            <w:r>
              <w:rPr>
                <w:b/>
                <w:bCs/>
                <w:color w:val="FFFFFF"/>
                <w:sz w:val="18"/>
                <w:szCs w:val="18"/>
              </w:rPr>
              <w:t>Aspect</w:t>
            </w:r>
          </w:p>
        </w:tc>
        <w:tc>
          <w:tcPr>
            <w:tcW w:w="37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C8FB2B4" w14:textId="77777777" w:rsidR="009350C1" w:rsidRDefault="00000000">
            <w:r>
              <w:rPr>
                <w:b/>
                <w:bCs/>
                <w:color w:val="FFFFFF"/>
                <w:sz w:val="18"/>
                <w:szCs w:val="18"/>
              </w:rPr>
              <w:t>Legacy</w:t>
            </w:r>
          </w:p>
        </w:tc>
        <w:tc>
          <w:tcPr>
            <w:tcW w:w="360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FC782EC" w14:textId="77777777" w:rsidR="009350C1" w:rsidRDefault="00000000">
            <w:r>
              <w:rPr>
                <w:b/>
                <w:bCs/>
                <w:color w:val="FFFFFF"/>
                <w:sz w:val="18"/>
                <w:szCs w:val="18"/>
              </w:rPr>
              <w:t>Upgraded</w:t>
            </w:r>
          </w:p>
        </w:tc>
      </w:tr>
      <w:tr w:rsidR="009350C1" w14:paraId="7710B5EB" w14:textId="77777777" w:rsidTr="005C509E">
        <w:tc>
          <w:tcPr>
            <w:tcW w:w="197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3D6DF0A" w14:textId="77777777" w:rsidR="009350C1" w:rsidRDefault="00000000">
            <w:r>
              <w:rPr>
                <w:color w:val="000000"/>
                <w:sz w:val="18"/>
                <w:szCs w:val="18"/>
              </w:rPr>
              <w:t>Implementation</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3754E7" w14:textId="77777777" w:rsidR="009350C1" w:rsidRDefault="00000000">
            <w:r>
              <w:rPr>
                <w:color w:val="000000"/>
                <w:sz w:val="18"/>
                <w:szCs w:val="18"/>
              </w:rPr>
              <w:t>SNL rf_hvps_loop.st on VxWorks</w:t>
            </w:r>
          </w:p>
        </w:tc>
        <w:tc>
          <w:tcPr>
            <w:tcW w:w="36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6C10CB1" w14:textId="77777777" w:rsidR="009350C1" w:rsidRDefault="00000000">
            <w:r>
              <w:rPr>
                <w:color w:val="000000"/>
                <w:sz w:val="18"/>
                <w:szCs w:val="18"/>
              </w:rPr>
              <w:t>Python hvps_controller.py + CompactLogix PLC</w:t>
            </w:r>
          </w:p>
        </w:tc>
      </w:tr>
      <w:tr w:rsidR="009350C1" w14:paraId="4F50FA80" w14:textId="77777777" w:rsidTr="005C509E">
        <w:tc>
          <w:tcPr>
            <w:tcW w:w="197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1FED7C" w14:textId="77777777" w:rsidR="009350C1" w:rsidRDefault="00000000">
            <w:r>
              <w:rPr>
                <w:color w:val="000000"/>
                <w:sz w:val="18"/>
                <w:szCs w:val="18"/>
              </w:rPr>
              <w:t>Bandwidth</w:t>
            </w:r>
          </w:p>
        </w:tc>
        <w:tc>
          <w:tcPr>
            <w:tcW w:w="37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E68449" w14:textId="77777777" w:rsidR="009350C1" w:rsidRDefault="00000000">
            <w:r>
              <w:rPr>
                <w:color w:val="000000"/>
                <w:sz w:val="18"/>
                <w:szCs w:val="18"/>
              </w:rPr>
              <w:t>~1 Hz</w:t>
            </w:r>
          </w:p>
        </w:tc>
        <w:tc>
          <w:tcPr>
            <w:tcW w:w="360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6DE758" w14:textId="77777777" w:rsidR="009350C1" w:rsidRDefault="00000000">
            <w:r>
              <w:rPr>
                <w:color w:val="000000"/>
                <w:sz w:val="18"/>
                <w:szCs w:val="18"/>
              </w:rPr>
              <w:t>~1 Hz</w:t>
            </w:r>
          </w:p>
        </w:tc>
      </w:tr>
      <w:tr w:rsidR="009350C1" w14:paraId="585D74AE" w14:textId="77777777" w:rsidTr="005C509E">
        <w:tc>
          <w:tcPr>
            <w:tcW w:w="197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0A6F11D" w14:textId="77777777" w:rsidR="009350C1" w:rsidRDefault="00000000">
            <w:r>
              <w:rPr>
                <w:color w:val="000000"/>
                <w:sz w:val="18"/>
                <w:szCs w:val="18"/>
              </w:rPr>
              <w:t>Measurement</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F7CE5F6" w14:textId="77777777" w:rsidR="009350C1" w:rsidRDefault="00000000">
            <w:r>
              <w:rPr>
                <w:color w:val="000000"/>
                <w:sz w:val="18"/>
                <w:szCs w:val="18"/>
              </w:rPr>
              <w:t>Drive power from analog module</w:t>
            </w:r>
          </w:p>
        </w:tc>
        <w:tc>
          <w:tcPr>
            <w:tcW w:w="36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58EF519" w14:textId="77777777" w:rsidR="009350C1" w:rsidRDefault="00000000">
            <w:r>
              <w:rPr>
                <w:color w:val="000000"/>
                <w:sz w:val="18"/>
                <w:szCs w:val="18"/>
              </w:rPr>
              <w:t>Klystron forward power from LLRF9 Unit 1, BRD3</w:t>
            </w:r>
          </w:p>
        </w:tc>
      </w:tr>
      <w:tr w:rsidR="009350C1" w14:paraId="62EACDFA" w14:textId="77777777" w:rsidTr="005C509E">
        <w:tc>
          <w:tcPr>
            <w:tcW w:w="1979"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45224AF" w14:textId="77777777" w:rsidR="009350C1" w:rsidRDefault="00000000">
            <w:r>
              <w:rPr>
                <w:color w:val="000000"/>
                <w:sz w:val="18"/>
                <w:szCs w:val="18"/>
              </w:rPr>
              <w:t>Setpoint</w:t>
            </w:r>
          </w:p>
        </w:tc>
        <w:tc>
          <w:tcPr>
            <w:tcW w:w="37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E560F83" w14:textId="77777777" w:rsidR="009350C1" w:rsidRDefault="00000000">
            <w:r>
              <w:rPr>
                <w:color w:val="000000"/>
                <w:sz w:val="18"/>
                <w:szCs w:val="18"/>
              </w:rPr>
              <w:t>HVPS voltage via field bus</w:t>
            </w:r>
          </w:p>
        </w:tc>
        <w:tc>
          <w:tcPr>
            <w:tcW w:w="360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69DE86F" w14:textId="77777777" w:rsidR="009350C1" w:rsidRDefault="00000000">
            <w:r>
              <w:rPr>
                <w:color w:val="000000"/>
                <w:sz w:val="18"/>
                <w:szCs w:val="18"/>
              </w:rPr>
              <w:t>HVPS voltage via EPICS to CompactLogix PLC</w:t>
            </w:r>
          </w:p>
        </w:tc>
      </w:tr>
      <w:tr w:rsidR="009350C1" w14:paraId="45799066" w14:textId="77777777" w:rsidTr="005C509E">
        <w:tc>
          <w:tcPr>
            <w:tcW w:w="197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4ECDFFC" w14:textId="77777777" w:rsidR="009350C1" w:rsidRDefault="00000000">
            <w:r>
              <w:rPr>
                <w:color w:val="000000"/>
                <w:sz w:val="18"/>
                <w:szCs w:val="18"/>
              </w:rPr>
              <w:t>Purpose</w:t>
            </w:r>
          </w:p>
        </w:tc>
        <w:tc>
          <w:tcPr>
            <w:tcW w:w="37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E59C386" w14:textId="77777777" w:rsidR="009350C1" w:rsidRDefault="00000000">
            <w:r>
              <w:rPr>
                <w:color w:val="000000"/>
                <w:sz w:val="18"/>
                <w:szCs w:val="18"/>
              </w:rPr>
              <w:t>Maintain drive power within target range by adjusting klystron voltage</w:t>
            </w:r>
          </w:p>
        </w:tc>
        <w:tc>
          <w:tcPr>
            <w:tcW w:w="36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AEEAFD" w14:textId="77777777" w:rsidR="009350C1" w:rsidRDefault="00000000">
            <w:r>
              <w:rPr>
                <w:color w:val="000000"/>
                <w:sz w:val="18"/>
                <w:szCs w:val="18"/>
              </w:rPr>
              <w:t>Same</w:t>
            </w:r>
          </w:p>
        </w:tc>
      </w:tr>
    </w:tbl>
    <w:p w14:paraId="63A58480" w14:textId="77777777" w:rsidR="009350C1" w:rsidRDefault="009350C1">
      <w:pPr>
        <w:spacing w:before="60"/>
      </w:pPr>
    </w:p>
    <w:p w14:paraId="5FD90E78" w14:textId="77777777" w:rsidR="009350C1" w:rsidRDefault="00000000">
      <w:pPr>
        <w:spacing w:before="60" w:after="80"/>
      </w:pPr>
      <w:r>
        <w:rPr>
          <w:color w:val="000000"/>
        </w:rPr>
        <w:t>The PLC handles low-level voltage regulation; the Python coordinator provides supervisory setpoint management.</w:t>
      </w:r>
    </w:p>
    <w:p w14:paraId="250D07FB" w14:textId="77777777" w:rsidR="009350C1" w:rsidRDefault="00000000">
      <w:pPr>
        <w:pStyle w:val="Heading2"/>
      </w:pPr>
      <w:bookmarkStart w:id="305" w:name="_Toc223702735"/>
      <w:r>
        <w:t>15.3 Tuner Control Loops (×4, ~1 Hz)</w:t>
      </w:r>
      <w:bookmarkEnd w:id="3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9350C1" w14:paraId="7D6074A5"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FF801B8" w14:textId="77777777" w:rsidR="009350C1" w:rsidRDefault="00000000">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866F25E" w14:textId="77777777" w:rsidR="009350C1" w:rsidRDefault="00000000">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06CEA2C" w14:textId="77777777" w:rsidR="009350C1" w:rsidRDefault="00000000">
            <w:r>
              <w:rPr>
                <w:b/>
                <w:bCs/>
                <w:color w:val="FFFFFF"/>
                <w:sz w:val="18"/>
                <w:szCs w:val="18"/>
              </w:rPr>
              <w:t>Upgraded</w:t>
            </w:r>
          </w:p>
        </w:tc>
      </w:tr>
      <w:tr w:rsidR="009350C1" w14:paraId="2DBF4DC8" w14:textId="77777777" w:rsidTr="005C509E">
        <w:trPr>
          <w:trHeight w:val="217"/>
        </w:trPr>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867D5E6" w14:textId="77777777" w:rsidR="009350C1" w:rsidRDefault="00000000">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285D16A" w14:textId="77777777" w:rsidR="009350C1" w:rsidRDefault="00000000">
            <w:r>
              <w:rPr>
                <w:color w:val="000000"/>
                <w:sz w:val="18"/>
                <w:szCs w:val="18"/>
              </w:rPr>
              <w:t>SNL rf_tuner_loop.st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2BFA8E6" w14:textId="77777777" w:rsidR="009350C1" w:rsidRDefault="00000000">
            <w:r>
              <w:rPr>
                <w:color w:val="000000"/>
                <w:sz w:val="18"/>
                <w:szCs w:val="18"/>
              </w:rPr>
              <w:t>LLRF9 phase data + Python tuner_manager.py + motor controller</w:t>
            </w:r>
          </w:p>
        </w:tc>
      </w:tr>
      <w:tr w:rsidR="009350C1" w14:paraId="4A418709"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F17BD69" w14:textId="77777777" w:rsidR="009350C1" w:rsidRDefault="00000000">
            <w:r>
              <w:rPr>
                <w:color w:val="000000"/>
                <w:sz w:val="18"/>
                <w:szCs w:val="18"/>
              </w:rPr>
              <w:t>Measurement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CA311F" w14:textId="77777777" w:rsidR="009350C1" w:rsidRDefault="00000000">
            <w:r>
              <w:rPr>
                <w:color w:val="000000"/>
                <w:sz w:val="18"/>
                <w:szCs w:val="18"/>
              </w:rPr>
              <w:t>Cavity probe phase from analog module</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CB5325" w14:textId="77777777" w:rsidR="009350C1" w:rsidRDefault="00000000">
            <w:r>
              <w:rPr>
                <w:color w:val="000000"/>
                <w:sz w:val="18"/>
                <w:szCs w:val="18"/>
              </w:rPr>
              <w:t>Cavity probe phase from LLRF9 (10 Hz, sub-degree)</w:t>
            </w:r>
          </w:p>
        </w:tc>
      </w:tr>
      <w:tr w:rsidR="009350C1" w14:paraId="3C4DE9C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EE640E1" w14:textId="77777777" w:rsidR="009350C1" w:rsidRDefault="00000000">
            <w:r>
              <w:rPr>
                <w:color w:val="000000"/>
                <w:sz w:val="18"/>
                <w:szCs w:val="18"/>
              </w:rPr>
              <w:t>Actuator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253E50E" w14:textId="77777777" w:rsidR="009350C1" w:rsidRDefault="00000000">
            <w:r>
              <w:rPr>
                <w:color w:val="000000"/>
                <w:sz w:val="18"/>
                <w:szCs w:val="18"/>
              </w:rPr>
              <w:t>HSTP1 stepper module + Slo-Syn driver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7874AD1" w14:textId="77777777" w:rsidR="009350C1" w:rsidRDefault="00000000">
            <w:r>
              <w:rPr>
                <w:color w:val="000000"/>
                <w:sz w:val="18"/>
                <w:szCs w:val="18"/>
              </w:rPr>
              <w:t>Modern motion controller + stepper driver</w:t>
            </w:r>
          </w:p>
        </w:tc>
      </w:tr>
      <w:tr w:rsidR="009350C1" w14:paraId="50839698" w14:textId="77777777" w:rsidTr="005C509E">
        <w:trPr>
          <w:trHeight w:val="16"/>
        </w:trPr>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40F27F4" w14:textId="77777777" w:rsidR="009350C1" w:rsidRDefault="00000000">
            <w:r>
              <w:rPr>
                <w:color w:val="000000"/>
                <w:sz w:val="18"/>
                <w:szCs w:val="18"/>
              </w:rPr>
              <w:lastRenderedPageBreak/>
              <w:t>Phase setpoint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47C8440" w14:textId="77777777" w:rsidR="009350C1" w:rsidRDefault="00000000">
            <w:r>
              <w:rPr>
                <w:color w:val="000000"/>
                <w:sz w:val="18"/>
                <w:szCs w:val="18"/>
              </w:rPr>
              <w:t>Fixed per cavity + load angle offset</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EA3F19" w14:textId="77777777" w:rsidR="009350C1" w:rsidRDefault="00000000">
            <w:r>
              <w:rPr>
                <w:color w:val="000000"/>
                <w:sz w:val="18"/>
                <w:szCs w:val="18"/>
              </w:rPr>
              <w:t>LLRF9 tuner PVs (OFFSET, GAIN_P, GAIN_I)</w:t>
            </w:r>
          </w:p>
        </w:tc>
      </w:tr>
    </w:tbl>
    <w:p w14:paraId="6335305D" w14:textId="77777777" w:rsidR="009350C1" w:rsidRDefault="00000000">
      <w:pPr>
        <w:pStyle w:val="Heading2"/>
      </w:pPr>
      <w:bookmarkStart w:id="306" w:name="_Toc223702736"/>
      <w:r>
        <w:t>15.4 Load Angle Offset Loop (~1 Hz)</w:t>
      </w:r>
      <w:bookmarkEnd w:id="3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9350C1" w14:paraId="4AB40942"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A8D5640" w14:textId="77777777" w:rsidR="009350C1" w:rsidRDefault="00000000">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B328F64" w14:textId="77777777" w:rsidR="009350C1" w:rsidRDefault="00000000">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DB3EDBC" w14:textId="77777777" w:rsidR="009350C1" w:rsidRDefault="00000000">
            <w:r>
              <w:rPr>
                <w:b/>
                <w:bCs/>
                <w:color w:val="FFFFFF"/>
                <w:sz w:val="18"/>
                <w:szCs w:val="18"/>
              </w:rPr>
              <w:t>Upgraded</w:t>
            </w:r>
          </w:p>
        </w:tc>
      </w:tr>
      <w:tr w:rsidR="009350C1" w14:paraId="44560765"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7D3F926" w14:textId="77777777" w:rsidR="009350C1" w:rsidRDefault="00000000">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0A0E49" w14:textId="77777777" w:rsidR="009350C1" w:rsidRDefault="00000000">
            <w:r>
              <w:rPr>
                <w:color w:val="000000"/>
                <w:sz w:val="18"/>
                <w:szCs w:val="18"/>
              </w:rPr>
              <w:t>Part of rf_tuner_loop.st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D2B427" w14:textId="77777777" w:rsidR="009350C1" w:rsidRDefault="00000000">
            <w:r>
              <w:rPr>
                <w:color w:val="000000"/>
                <w:sz w:val="18"/>
                <w:szCs w:val="18"/>
              </w:rPr>
              <w:t>Python load_angle_controller.py</w:t>
            </w:r>
          </w:p>
        </w:tc>
      </w:tr>
      <w:tr w:rsidR="009350C1" w14:paraId="72330760"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366959E" w14:textId="77777777" w:rsidR="009350C1" w:rsidRDefault="00000000">
            <w:r>
              <w:rPr>
                <w:color w:val="000000"/>
                <w:sz w:val="18"/>
                <w:szCs w:val="18"/>
              </w:rPr>
              <w:t>Measurement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186A5C5" w14:textId="77777777" w:rsidR="009350C1" w:rsidRDefault="00000000">
            <w:r>
              <w:rPr>
                <w:color w:val="000000"/>
                <w:sz w:val="18"/>
                <w:szCs w:val="18"/>
              </w:rPr>
              <w:t>4 cavity probe amplitudes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592221A" w14:textId="77777777" w:rsidR="009350C1" w:rsidRDefault="00000000">
            <w:r>
              <w:rPr>
                <w:color w:val="000000"/>
                <w:sz w:val="18"/>
                <w:szCs w:val="18"/>
              </w:rPr>
              <w:t>4 cavity probe amplitudes from LLRF9</w:t>
            </w:r>
          </w:p>
        </w:tc>
      </w:tr>
      <w:tr w:rsidR="009350C1" w14:paraId="405AF71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AAEE19A" w14:textId="77777777" w:rsidR="009350C1" w:rsidRDefault="00000000">
            <w:r>
              <w:rPr>
                <w:color w:val="000000"/>
                <w:sz w:val="18"/>
                <w:szCs w:val="18"/>
              </w:rPr>
              <w:t>Actuator</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211AC96" w14:textId="77777777" w:rsidR="009350C1" w:rsidRDefault="00000000">
            <w:r>
              <w:rPr>
                <w:color w:val="000000"/>
                <w:sz w:val="18"/>
                <w:szCs w:val="18"/>
              </w:rPr>
              <w:t>Adjusts individual tuner phase setpoints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B16AF96" w14:textId="77777777" w:rsidR="009350C1" w:rsidRDefault="00000000">
            <w:r>
              <w:rPr>
                <w:color w:val="000000"/>
                <w:sz w:val="18"/>
                <w:szCs w:val="18"/>
              </w:rPr>
              <w:t>Adjusts LLRF9 tuner offset PVs</w:t>
            </w:r>
          </w:p>
        </w:tc>
      </w:tr>
      <w:tr w:rsidR="009350C1" w14:paraId="3AB1E974"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C51E64" w14:textId="77777777" w:rsidR="009350C1" w:rsidRDefault="00000000">
            <w:r>
              <w:rPr>
                <w:color w:val="000000"/>
                <w:sz w:val="18"/>
                <w:szCs w:val="18"/>
              </w:rPr>
              <w:t>Purpose</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12BCCA7" w14:textId="77777777" w:rsidR="009350C1" w:rsidRDefault="00000000">
            <w:r>
              <w:rPr>
                <w:color w:val="000000"/>
                <w:sz w:val="18"/>
                <w:szCs w:val="18"/>
              </w:rPr>
              <w:t>Balance gap voltage across 4 cavities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856F2EA" w14:textId="77777777" w:rsidR="009350C1" w:rsidRDefault="00000000">
            <w:r>
              <w:rPr>
                <w:color w:val="000000"/>
                <w:sz w:val="18"/>
                <w:szCs w:val="18"/>
              </w:rPr>
              <w:t>Same</w:t>
            </w:r>
          </w:p>
        </w:tc>
      </w:tr>
    </w:tbl>
    <w:p w14:paraId="5655D717" w14:textId="77777777" w:rsidR="009350C1" w:rsidRDefault="00000000">
      <w:pPr>
        <w:pStyle w:val="Heading2"/>
      </w:pPr>
      <w:bookmarkStart w:id="307" w:name="_Toc223702737"/>
      <w:r>
        <w:t>15.5 Station State Machine</w:t>
      </w:r>
      <w:bookmarkEnd w:id="3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9350C1" w14:paraId="63E6EBE8"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6295FED" w14:textId="77777777" w:rsidR="009350C1" w:rsidRDefault="00000000">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C51E761" w14:textId="77777777" w:rsidR="009350C1" w:rsidRDefault="00000000">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D265DBD" w14:textId="77777777" w:rsidR="009350C1" w:rsidRDefault="00000000">
            <w:r>
              <w:rPr>
                <w:b/>
                <w:bCs/>
                <w:color w:val="FFFFFF"/>
                <w:sz w:val="18"/>
                <w:szCs w:val="18"/>
              </w:rPr>
              <w:t>Upgraded</w:t>
            </w:r>
          </w:p>
        </w:tc>
      </w:tr>
      <w:tr w:rsidR="009350C1" w14:paraId="3C3D8CF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CF511BA" w14:textId="77777777" w:rsidR="009350C1" w:rsidRDefault="00000000">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0B5DC5E" w14:textId="77777777" w:rsidR="009350C1" w:rsidRDefault="00000000">
            <w:r>
              <w:rPr>
                <w:color w:val="000000"/>
                <w:sz w:val="18"/>
                <w:szCs w:val="18"/>
              </w:rPr>
              <w:t>SNL rf_states.st (2,227 lines)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BD3ED25" w14:textId="77777777" w:rsidR="009350C1" w:rsidRDefault="00000000">
            <w:r>
              <w:rPr>
                <w:color w:val="000000"/>
                <w:sz w:val="18"/>
                <w:szCs w:val="18"/>
              </w:rPr>
              <w:t>Python state_machine.py</w:t>
            </w:r>
          </w:p>
        </w:tc>
      </w:tr>
      <w:tr w:rsidR="009350C1" w14:paraId="4FC89401"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055C88F" w14:textId="77777777" w:rsidR="009350C1" w:rsidRDefault="00000000">
            <w:r>
              <w:rPr>
                <w:color w:val="000000"/>
                <w:sz w:val="18"/>
                <w:szCs w:val="18"/>
              </w:rPr>
              <w:t>States</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5FBCDD9" w14:textId="77777777" w:rsidR="009350C1" w:rsidRDefault="00000000">
            <w:r>
              <w:rPr>
                <w:color w:val="000000"/>
                <w:sz w:val="18"/>
                <w:szCs w:val="18"/>
              </w:rPr>
              <w:t>OFF, STANDBY, PARK, TUNE, ON_CW, ON_FM (unused), FAULT</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814C4A3" w14:textId="3EE8085A" w:rsidR="009350C1" w:rsidRDefault="00000000">
            <w:r>
              <w:rPr>
                <w:color w:val="000000"/>
                <w:sz w:val="18"/>
                <w:szCs w:val="18"/>
              </w:rPr>
              <w:t xml:space="preserve">OFF, </w:t>
            </w:r>
            <w:del w:id="308" w:author="Sebek, Jim" w:date="2026-03-13T16:44:00Z" w16du:dateUtc="2026-03-13T23:44:00Z">
              <w:r w:rsidDel="00A251F7">
                <w:rPr>
                  <w:color w:val="000000"/>
                  <w:sz w:val="18"/>
                  <w:szCs w:val="18"/>
                </w:rPr>
                <w:delText>PARK,</w:delText>
              </w:r>
            </w:del>
            <w:del w:id="309" w:author="Sebek, Jim" w:date="2026-03-13T16:45:00Z" w16du:dateUtc="2026-03-13T23:45:00Z">
              <w:r w:rsidDel="00A251F7">
                <w:rPr>
                  <w:color w:val="000000"/>
                  <w:sz w:val="18"/>
                  <w:szCs w:val="18"/>
                </w:rPr>
                <w:delText xml:space="preserve"> </w:delText>
              </w:r>
            </w:del>
            <w:r>
              <w:rPr>
                <w:color w:val="000000"/>
                <w:sz w:val="18"/>
                <w:szCs w:val="18"/>
              </w:rPr>
              <w:t>TUNE, ON_CW, FAULT</w:t>
            </w:r>
          </w:p>
        </w:tc>
      </w:tr>
      <w:tr w:rsidR="009350C1" w14:paraId="447B8D0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CE2CEB1" w14:textId="77777777" w:rsidR="009350C1" w:rsidRDefault="00000000">
            <w:r>
              <w:rPr>
                <w:color w:val="000000"/>
                <w:sz w:val="18"/>
                <w:szCs w:val="18"/>
              </w:rPr>
              <w:t>Turn-on sequence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203E76" w14:textId="77777777" w:rsidR="009350C1" w:rsidRDefault="00000000">
            <w:r>
              <w:rPr>
                <w:color w:val="000000"/>
                <w:sz w:val="18"/>
                <w:szCs w:val="18"/>
              </w:rPr>
              <w:t>Multi-step with manual fast-on values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408E665" w14:textId="77777777" w:rsidR="009350C1" w:rsidRDefault="00000000">
            <w:r>
              <w:rPr>
                <w:color w:val="000000"/>
                <w:sz w:val="18"/>
                <w:szCs w:val="18"/>
              </w:rPr>
              <w:t>LLRF9 setpoint profiles (512 pts, 70 μs–37 ms/step)</w:t>
            </w:r>
          </w:p>
        </w:tc>
      </w:tr>
      <w:tr w:rsidR="009350C1" w14:paraId="6DA8E2E7"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DD30CF" w14:textId="77777777" w:rsidR="009350C1" w:rsidRDefault="00000000">
            <w:r>
              <w:rPr>
                <w:color w:val="000000"/>
                <w:sz w:val="18"/>
                <w:szCs w:val="18"/>
              </w:rPr>
              <w:t>Safety</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AA6600D" w14:textId="77777777" w:rsidR="009350C1" w:rsidRDefault="00000000">
            <w:r>
              <w:rPr>
                <w:color w:val="000000"/>
                <w:sz w:val="18"/>
                <w:szCs w:val="18"/>
              </w:rPr>
              <w:t>Software-based fault handling</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BBF86F3" w14:textId="77777777" w:rsidR="009350C1" w:rsidRDefault="00000000">
            <w:r>
              <w:rPr>
                <w:color w:val="000000"/>
                <w:sz w:val="18"/>
                <w:szCs w:val="18"/>
              </w:rPr>
              <w:t>Hardware safety delegated to Interface Chassis; software handles sequencing</w:t>
            </w:r>
          </w:p>
        </w:tc>
      </w:tr>
    </w:tbl>
    <w:p w14:paraId="0315B4D4" w14:textId="77777777" w:rsidR="009350C1" w:rsidRDefault="00000000">
      <w:pPr>
        <w:pStyle w:val="Heading2"/>
      </w:pPr>
      <w:bookmarkStart w:id="310" w:name="_Toc223702738"/>
      <w:r>
        <w:t>15.6 Calibration</w:t>
      </w:r>
      <w:bookmarkEnd w:id="3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9350C1" w14:paraId="40A0BD24"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2C6D4B2" w14:textId="77777777" w:rsidR="009350C1" w:rsidRDefault="00000000">
            <w:r>
              <w:rPr>
                <w:b/>
                <w:bCs/>
                <w:color w:val="FFFFFF"/>
                <w:sz w:val="18"/>
                <w:szCs w:val="18"/>
              </w:rPr>
              <w:t>Aspect</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0DAACE6" w14:textId="77777777" w:rsidR="009350C1" w:rsidRDefault="00000000">
            <w:r>
              <w:rPr>
                <w:b/>
                <w:bCs/>
                <w:color w:val="FFFFFF"/>
                <w:sz w:val="18"/>
                <w:szCs w:val="18"/>
              </w:rPr>
              <w:t>Legacy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027C440" w14:textId="77777777" w:rsidR="009350C1" w:rsidRDefault="00000000">
            <w:r>
              <w:rPr>
                <w:b/>
                <w:bCs/>
                <w:color w:val="FFFFFF"/>
                <w:sz w:val="18"/>
                <w:szCs w:val="18"/>
              </w:rPr>
              <w:t>Upgraded</w:t>
            </w:r>
          </w:p>
        </w:tc>
      </w:tr>
      <w:tr w:rsidR="009350C1" w14:paraId="2BFB24A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84EB83" w14:textId="77777777" w:rsidR="009350C1" w:rsidRDefault="00000000">
            <w:r>
              <w:rPr>
                <w:color w:val="000000"/>
                <w:sz w:val="18"/>
                <w:szCs w:val="18"/>
              </w:rPr>
              <w:t>Implementation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34BEDD7" w14:textId="77777777" w:rsidR="009350C1" w:rsidRDefault="00000000">
            <w:r>
              <w:rPr>
                <w:color w:val="000000"/>
                <w:sz w:val="18"/>
                <w:szCs w:val="18"/>
              </w:rPr>
              <w:t>SNL rf_calib.st (2,800+ lines, ~20 min)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2EFFE49" w14:textId="77777777" w:rsidR="009350C1" w:rsidRDefault="00000000">
            <w:r>
              <w:rPr>
                <w:color w:val="000000"/>
                <w:sz w:val="18"/>
                <w:szCs w:val="18"/>
              </w:rPr>
              <w:t>Python rf_calib.py + LLRF9 built-in digital calibration</w:t>
            </w:r>
          </w:p>
        </w:tc>
      </w:tr>
      <w:tr w:rsidR="009350C1" w14:paraId="69A5AAE1"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BA680C" w14:textId="77777777" w:rsidR="009350C1" w:rsidRDefault="00000000">
            <w:r>
              <w:rPr>
                <w:color w:val="000000"/>
                <w:sz w:val="18"/>
                <w:szCs w:val="18"/>
              </w:rPr>
              <w:t>Scope</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36697A" w14:textId="77777777" w:rsidR="009350C1" w:rsidRDefault="00000000">
            <w:r>
              <w:rPr>
                <w:color w:val="000000"/>
                <w:sz w:val="18"/>
                <w:szCs w:val="18"/>
              </w:rPr>
              <w:t>Analog offset nulling, coefficient calibration for RFP module</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0795459" w14:textId="77777777" w:rsidR="009350C1" w:rsidRDefault="00000000">
            <w:r>
              <w:rPr>
                <w:color w:val="000000"/>
                <w:sz w:val="18"/>
                <w:szCs w:val="18"/>
              </w:rPr>
              <w:t>Factory + installation calibration stored in EEPROM</w:t>
            </w:r>
          </w:p>
        </w:tc>
      </w:tr>
      <w:tr w:rsidR="009350C1" w14:paraId="11B1C8DE"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3995DB2" w14:textId="77777777" w:rsidR="009350C1" w:rsidRDefault="00000000">
            <w:r>
              <w:rPr>
                <w:color w:val="000000"/>
                <w:sz w:val="18"/>
                <w:szCs w:val="18"/>
              </w:rPr>
              <w:t>Duration</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DAC34FA" w14:textId="77777777" w:rsidR="009350C1" w:rsidRDefault="00000000">
            <w:r>
              <w:rPr>
                <w:color w:val="000000"/>
                <w:sz w:val="18"/>
                <w:szCs w:val="18"/>
              </w:rPr>
              <w:t>~20 minutes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2794751" w14:textId="77777777" w:rsidR="009350C1" w:rsidRDefault="00000000">
            <w:r>
              <w:rPr>
                <w:color w:val="000000"/>
                <w:sz w:val="18"/>
                <w:szCs w:val="18"/>
              </w:rPr>
              <w:t>Minutes (digital, no analog drift)</w:t>
            </w:r>
          </w:p>
        </w:tc>
      </w:tr>
    </w:tbl>
    <w:p w14:paraId="6C73A957" w14:textId="77777777" w:rsidR="009350C1" w:rsidRDefault="00000000">
      <w:pPr>
        <w:pStyle w:val="Heading2"/>
      </w:pPr>
      <w:bookmarkStart w:id="311" w:name="_Toc223702739"/>
      <w:r>
        <w:t>15.7 Eliminated Loops</w:t>
      </w:r>
      <w:bookmarkEnd w:id="311"/>
    </w:p>
    <w:p w14:paraId="2C344D64" w14:textId="77777777" w:rsidR="009350C1" w:rsidRDefault="00000000">
      <w:pPr>
        <w:spacing w:before="60" w:after="80"/>
      </w:pPr>
      <w:r>
        <w:rPr>
          <w:color w:val="000000"/>
        </w:rPr>
        <w:t>The following legacy loops are eliminated in the upgrade because the LLRF9's digital feedback inherently provides their function:</w:t>
      </w:r>
    </w:p>
    <w:p w14:paraId="6D89C69F" w14:textId="77777777" w:rsidR="009350C1" w:rsidRDefault="00000000">
      <w:pPr>
        <w:pStyle w:val="ListParagraph"/>
        <w:numPr>
          <w:ilvl w:val="0"/>
          <w:numId w:val="3"/>
        </w:numPr>
        <w:spacing w:before="40" w:after="40"/>
      </w:pPr>
      <w:r>
        <w:t>Ripple rejection loop — LLRF9 digital feedback inherently rejects power-line ripple</w:t>
      </w:r>
    </w:p>
    <w:p w14:paraId="5995C509" w14:textId="77777777" w:rsidR="009350C1" w:rsidRDefault="00000000">
      <w:pPr>
        <w:pStyle w:val="ListParagraph"/>
        <w:numPr>
          <w:ilvl w:val="0"/>
          <w:numId w:val="3"/>
        </w:numPr>
        <w:spacing w:before="40" w:after="40"/>
      </w:pPr>
      <w:commentRangeStart w:id="312"/>
      <w:r>
        <w:t>Comb filter loop (CFM) — Multi-bunch stabilization handled by LLRF9 FPGA</w:t>
      </w:r>
    </w:p>
    <w:p w14:paraId="61B4CD19" w14:textId="77777777" w:rsidR="009350C1" w:rsidRDefault="00000000">
      <w:pPr>
        <w:pStyle w:val="ListParagraph"/>
        <w:numPr>
          <w:ilvl w:val="0"/>
          <w:numId w:val="3"/>
        </w:numPr>
        <w:spacing w:before="40" w:after="40"/>
      </w:pPr>
      <w:r>
        <w:t>Gap voltage feedback (</w:t>
      </w:r>
      <w:proofErr w:type="gramStart"/>
      <w:r>
        <w:t>GVF) —</w:t>
      </w:r>
      <w:proofErr w:type="gramEnd"/>
      <w:r>
        <w:t xml:space="preserve"> Cavity field stabilization handled by LLRF9 vector sum feedback</w:t>
      </w:r>
      <w:commentRangeEnd w:id="312"/>
      <w:r w:rsidR="00A251F7">
        <w:rPr>
          <w:rStyle w:val="CommentReference"/>
        </w:rPr>
        <w:commentReference w:id="312"/>
      </w:r>
    </w:p>
    <w:p w14:paraId="702D2852" w14:textId="77777777" w:rsidR="009350C1" w:rsidRDefault="00000000">
      <w:pPr>
        <w:pStyle w:val="ListParagraph"/>
        <w:numPr>
          <w:ilvl w:val="0"/>
          <w:numId w:val="3"/>
        </w:numPr>
        <w:spacing w:before="40" w:after="40"/>
      </w:pPr>
      <w:r>
        <w:t>4-way branching (DAC loop) — Eliminated; LLRF9 controls all via single vector sum</w:t>
      </w:r>
    </w:p>
    <w:p w14:paraId="0F70D5BE" w14:textId="77777777" w:rsidR="009350C1" w:rsidRDefault="00000000">
      <w:pPr>
        <w:pStyle w:val="Heading1"/>
      </w:pPr>
      <w:bookmarkStart w:id="313" w:name="s16"/>
      <w:bookmarkStart w:id="314" w:name="_Toc223702740"/>
      <w:r>
        <w:t>16. Inter-Subsystem Interface Matrix</w:t>
      </w:r>
      <w:bookmarkEnd w:id="313"/>
      <w:bookmarkEnd w:id="314"/>
    </w:p>
    <w:p w14:paraId="76C4888D" w14:textId="77777777" w:rsidR="009350C1" w:rsidRDefault="00000000">
      <w:pPr>
        <w:spacing w:before="60" w:after="80"/>
      </w:pPr>
      <w:r>
        <w:rPr>
          <w:color w:val="000000"/>
        </w:rPr>
        <w:t>This matrix summarizes all physical and logical interfaces between subsystems in the upgraded system.</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1"/>
        <w:gridCol w:w="944"/>
        <w:gridCol w:w="944"/>
        <w:gridCol w:w="1067"/>
        <w:gridCol w:w="944"/>
        <w:gridCol w:w="1077"/>
        <w:gridCol w:w="1006"/>
        <w:gridCol w:w="554"/>
        <w:gridCol w:w="782"/>
        <w:gridCol w:w="824"/>
        <w:gridCol w:w="976"/>
      </w:tblGrid>
      <w:tr w:rsidR="00C47822" w:rsidRPr="00C47822" w14:paraId="353DA5C0" w14:textId="77777777" w:rsidTr="00C47822">
        <w:trPr>
          <w:trHeight w:val="398"/>
          <w:tblHeader/>
        </w:trPr>
        <w:tc>
          <w:tcPr>
            <w:tcW w:w="961"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CB781B4" w14:textId="77777777" w:rsidR="009350C1" w:rsidRPr="00C47822" w:rsidRDefault="00000000">
            <w:pPr>
              <w:rPr>
                <w:sz w:val="16"/>
                <w:szCs w:val="16"/>
              </w:rPr>
            </w:pPr>
            <w:r w:rsidRPr="00C47822">
              <w:rPr>
                <w:b/>
                <w:bCs/>
                <w:color w:val="FFFFFF"/>
                <w:sz w:val="16"/>
                <w:szCs w:val="16"/>
              </w:rPr>
              <w:t>From \ To</w:t>
            </w:r>
          </w:p>
        </w:tc>
        <w:tc>
          <w:tcPr>
            <w:tcW w:w="944"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6F7D997" w14:textId="77777777" w:rsidR="009350C1" w:rsidRPr="00C47822" w:rsidRDefault="00000000">
            <w:pPr>
              <w:rPr>
                <w:sz w:val="16"/>
                <w:szCs w:val="16"/>
              </w:rPr>
            </w:pPr>
            <w:r w:rsidRPr="00C47822">
              <w:rPr>
                <w:b/>
                <w:bCs/>
                <w:color w:val="FFFFFF"/>
                <w:sz w:val="16"/>
                <w:szCs w:val="16"/>
              </w:rPr>
              <w:t>LLRF9 #1</w:t>
            </w:r>
          </w:p>
        </w:tc>
        <w:tc>
          <w:tcPr>
            <w:tcW w:w="944"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D6351CA" w14:textId="77777777" w:rsidR="009350C1" w:rsidRPr="00C47822" w:rsidRDefault="00000000">
            <w:pPr>
              <w:rPr>
                <w:sz w:val="16"/>
                <w:szCs w:val="16"/>
              </w:rPr>
            </w:pPr>
            <w:r w:rsidRPr="00C47822">
              <w:rPr>
                <w:b/>
                <w:bCs/>
                <w:color w:val="FFFFFF"/>
                <w:sz w:val="16"/>
                <w:szCs w:val="16"/>
              </w:rPr>
              <w:t>LLRF9 #2</w:t>
            </w:r>
          </w:p>
        </w:tc>
        <w:tc>
          <w:tcPr>
            <w:tcW w:w="1067"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645ADB6" w14:textId="77777777" w:rsidR="009350C1" w:rsidRPr="00C47822" w:rsidRDefault="00000000">
            <w:pPr>
              <w:rPr>
                <w:sz w:val="16"/>
                <w:szCs w:val="16"/>
              </w:rPr>
            </w:pPr>
            <w:r w:rsidRPr="00C47822">
              <w:rPr>
                <w:b/>
                <w:bCs/>
                <w:color w:val="FFFFFF"/>
                <w:sz w:val="16"/>
                <w:szCs w:val="16"/>
              </w:rPr>
              <w:t>HVPS PLC</w:t>
            </w:r>
          </w:p>
        </w:tc>
        <w:tc>
          <w:tcPr>
            <w:tcW w:w="944"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A261EB9" w14:textId="77777777" w:rsidR="009350C1" w:rsidRPr="00C47822" w:rsidRDefault="00000000">
            <w:pPr>
              <w:rPr>
                <w:sz w:val="16"/>
                <w:szCs w:val="16"/>
              </w:rPr>
            </w:pPr>
            <w:r w:rsidRPr="00C47822">
              <w:rPr>
                <w:b/>
                <w:bCs/>
                <w:color w:val="FFFFFF"/>
                <w:sz w:val="16"/>
                <w:szCs w:val="16"/>
              </w:rPr>
              <w:t>Kly MPS PLC</w:t>
            </w:r>
          </w:p>
        </w:tc>
        <w:tc>
          <w:tcPr>
            <w:tcW w:w="1077"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3755F7F" w14:textId="77777777" w:rsidR="009350C1" w:rsidRPr="00C47822" w:rsidRDefault="00000000">
            <w:pPr>
              <w:rPr>
                <w:sz w:val="16"/>
                <w:szCs w:val="16"/>
              </w:rPr>
            </w:pPr>
            <w:r w:rsidRPr="00C47822">
              <w:rPr>
                <w:b/>
                <w:bCs/>
                <w:color w:val="FFFFFF"/>
                <w:sz w:val="16"/>
                <w:szCs w:val="16"/>
              </w:rPr>
              <w:t>Interface Chassis</w:t>
            </w:r>
          </w:p>
        </w:tc>
        <w:tc>
          <w:tcPr>
            <w:tcW w:w="1006"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8DD5F23" w14:textId="77777777" w:rsidR="009350C1" w:rsidRPr="00C47822" w:rsidRDefault="00000000">
            <w:pPr>
              <w:rPr>
                <w:sz w:val="16"/>
                <w:szCs w:val="16"/>
              </w:rPr>
            </w:pPr>
            <w:r w:rsidRPr="00C47822">
              <w:rPr>
                <w:b/>
                <w:bCs/>
                <w:color w:val="FFFFFF"/>
                <w:sz w:val="16"/>
                <w:szCs w:val="16"/>
              </w:rPr>
              <w:t>Waveform Buffer</w:t>
            </w:r>
          </w:p>
        </w:tc>
        <w:tc>
          <w:tcPr>
            <w:tcW w:w="554"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F976695" w14:textId="310C107A" w:rsidR="009350C1" w:rsidRPr="00C47822" w:rsidRDefault="00000000">
            <w:pPr>
              <w:rPr>
                <w:sz w:val="16"/>
                <w:szCs w:val="16"/>
              </w:rPr>
            </w:pPr>
            <w:r w:rsidRPr="00C47822">
              <w:rPr>
                <w:b/>
                <w:bCs/>
                <w:color w:val="FFFFFF"/>
                <w:sz w:val="16"/>
                <w:szCs w:val="16"/>
              </w:rPr>
              <w:t xml:space="preserve">Arc </w:t>
            </w:r>
          </w:p>
        </w:tc>
        <w:tc>
          <w:tcPr>
            <w:tcW w:w="782"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E4723B1" w14:textId="1FD02732" w:rsidR="009350C1" w:rsidRPr="00C47822" w:rsidRDefault="00000000">
            <w:pPr>
              <w:rPr>
                <w:sz w:val="16"/>
                <w:szCs w:val="16"/>
              </w:rPr>
            </w:pPr>
            <w:r w:rsidRPr="00C47822">
              <w:rPr>
                <w:b/>
                <w:bCs/>
                <w:color w:val="FFFFFF"/>
                <w:sz w:val="16"/>
                <w:szCs w:val="16"/>
              </w:rPr>
              <w:t xml:space="preserve">Motor </w:t>
            </w:r>
          </w:p>
        </w:tc>
        <w:tc>
          <w:tcPr>
            <w:tcW w:w="824"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A3114AA" w14:textId="0F7C5D18" w:rsidR="009350C1" w:rsidRPr="00C47822" w:rsidRDefault="00000000">
            <w:pPr>
              <w:rPr>
                <w:sz w:val="16"/>
                <w:szCs w:val="16"/>
              </w:rPr>
            </w:pPr>
            <w:r w:rsidRPr="00C47822">
              <w:rPr>
                <w:b/>
                <w:bCs/>
                <w:color w:val="FFFFFF"/>
                <w:sz w:val="16"/>
                <w:szCs w:val="16"/>
              </w:rPr>
              <w:t xml:space="preserve">Heater </w:t>
            </w:r>
          </w:p>
        </w:tc>
        <w:tc>
          <w:tcPr>
            <w:tcW w:w="976"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7F2B604" w14:textId="77777777" w:rsidR="009350C1" w:rsidRPr="00C47822" w:rsidRDefault="00000000">
            <w:pPr>
              <w:rPr>
                <w:sz w:val="16"/>
                <w:szCs w:val="16"/>
              </w:rPr>
            </w:pPr>
            <w:r w:rsidRPr="00C47822">
              <w:rPr>
                <w:b/>
                <w:bCs/>
                <w:color w:val="FFFFFF"/>
                <w:sz w:val="16"/>
                <w:szCs w:val="16"/>
              </w:rPr>
              <w:t>Python Coord</w:t>
            </w:r>
          </w:p>
        </w:tc>
      </w:tr>
      <w:tr w:rsidR="00C47822" w:rsidRPr="00C47822" w14:paraId="504C428A" w14:textId="77777777" w:rsidTr="00C47822">
        <w:trPr>
          <w:trHeight w:val="597"/>
        </w:trPr>
        <w:tc>
          <w:tcPr>
            <w:tcW w:w="9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90C789D" w14:textId="77777777" w:rsidR="009350C1" w:rsidRPr="00C47822" w:rsidRDefault="00000000">
            <w:pPr>
              <w:rPr>
                <w:sz w:val="16"/>
                <w:szCs w:val="16"/>
              </w:rPr>
            </w:pPr>
            <w:r w:rsidRPr="00C47822">
              <w:rPr>
                <w:color w:val="000000"/>
                <w:sz w:val="16"/>
                <w:szCs w:val="16"/>
              </w:rPr>
              <w:t>LLRF9 #1</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7BEBEA"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316316C" w14:textId="77777777" w:rsidR="009350C1" w:rsidRPr="00C47822" w:rsidRDefault="00000000">
            <w:pPr>
              <w:rPr>
                <w:sz w:val="16"/>
                <w:szCs w:val="16"/>
              </w:rPr>
            </w:pPr>
            <w:r w:rsidRPr="00C47822">
              <w:rPr>
                <w:color w:val="000000"/>
                <w:sz w:val="16"/>
                <w:szCs w:val="16"/>
              </w:rPr>
              <w:t>Interlock daisy (LEMO)</w:t>
            </w:r>
          </w:p>
        </w:tc>
        <w:tc>
          <w:tcPr>
            <w:tcW w:w="106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572C5AA"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F15E4E5"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5FB12BC" w14:textId="77777777" w:rsidR="009350C1" w:rsidRPr="00C47822" w:rsidRDefault="00000000">
            <w:pPr>
              <w:rPr>
                <w:sz w:val="16"/>
                <w:szCs w:val="16"/>
              </w:rPr>
            </w:pPr>
            <w:r w:rsidRPr="00C47822">
              <w:rPr>
                <w:color w:val="000000"/>
                <w:sz w:val="16"/>
                <w:szCs w:val="16"/>
              </w:rPr>
              <w:t>Status (5V digital)</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0AA590"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F7E7B66"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250DC15"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317FE59"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A858BAD" w14:textId="77777777" w:rsidR="009350C1" w:rsidRPr="00C47822" w:rsidRDefault="00000000">
            <w:pPr>
              <w:rPr>
                <w:sz w:val="16"/>
                <w:szCs w:val="16"/>
              </w:rPr>
            </w:pPr>
            <w:r w:rsidRPr="00C47822">
              <w:rPr>
                <w:color w:val="000000"/>
                <w:sz w:val="16"/>
                <w:szCs w:val="16"/>
              </w:rPr>
              <w:t>EPICS (Ethernet)</w:t>
            </w:r>
          </w:p>
        </w:tc>
      </w:tr>
      <w:tr w:rsidR="00C47822" w:rsidRPr="00C47822" w14:paraId="6A95822F" w14:textId="77777777" w:rsidTr="00C47822">
        <w:trPr>
          <w:trHeight w:val="597"/>
        </w:trPr>
        <w:tc>
          <w:tcPr>
            <w:tcW w:w="9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8A1880B" w14:textId="77777777" w:rsidR="009350C1" w:rsidRPr="00C47822" w:rsidRDefault="00000000">
            <w:pPr>
              <w:rPr>
                <w:sz w:val="16"/>
                <w:szCs w:val="16"/>
              </w:rPr>
            </w:pPr>
            <w:r w:rsidRPr="00C47822">
              <w:rPr>
                <w:color w:val="000000"/>
                <w:sz w:val="16"/>
                <w:szCs w:val="16"/>
              </w:rPr>
              <w:t>LLRF9 #2</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ECD4A8" w14:textId="77777777" w:rsidR="009350C1" w:rsidRPr="00C47822" w:rsidRDefault="00000000">
            <w:pPr>
              <w:rPr>
                <w:sz w:val="16"/>
                <w:szCs w:val="16"/>
              </w:rPr>
            </w:pPr>
            <w:r w:rsidRPr="00C47822">
              <w:rPr>
                <w:color w:val="000000"/>
                <w:sz w:val="16"/>
                <w:szCs w:val="16"/>
              </w:rPr>
              <w:t>Interlock daisy (LEMO)</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A6EF86"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63FADE3"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3FEBEDF"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EED4FF2" w14:textId="77777777" w:rsidR="009350C1" w:rsidRPr="00C47822" w:rsidRDefault="00000000">
            <w:pPr>
              <w:rPr>
                <w:sz w:val="16"/>
                <w:szCs w:val="16"/>
              </w:rPr>
            </w:pPr>
            <w:r w:rsidRPr="00C47822">
              <w:rPr>
                <w:color w:val="000000"/>
                <w:sz w:val="16"/>
                <w:szCs w:val="16"/>
              </w:rPr>
              <w:t>Status (5V digital)</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120D613"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3C1649A"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D3D4FA6"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42555C3"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581E76" w14:textId="77777777" w:rsidR="009350C1" w:rsidRPr="00C47822" w:rsidRDefault="00000000">
            <w:pPr>
              <w:rPr>
                <w:sz w:val="16"/>
                <w:szCs w:val="16"/>
              </w:rPr>
            </w:pPr>
            <w:r w:rsidRPr="00C47822">
              <w:rPr>
                <w:color w:val="000000"/>
                <w:sz w:val="16"/>
                <w:szCs w:val="16"/>
              </w:rPr>
              <w:t>EPICS (Ethernet)</w:t>
            </w:r>
          </w:p>
        </w:tc>
      </w:tr>
      <w:tr w:rsidR="00C47822" w:rsidRPr="00C47822" w14:paraId="3013EB1E" w14:textId="77777777" w:rsidTr="00C47822">
        <w:trPr>
          <w:trHeight w:val="793"/>
        </w:trPr>
        <w:tc>
          <w:tcPr>
            <w:tcW w:w="9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B045CE" w14:textId="77777777" w:rsidR="009350C1" w:rsidRPr="00C47822" w:rsidRDefault="00000000">
            <w:pPr>
              <w:rPr>
                <w:sz w:val="16"/>
                <w:szCs w:val="16"/>
              </w:rPr>
            </w:pPr>
            <w:r w:rsidRPr="00C47822">
              <w:rPr>
                <w:color w:val="000000"/>
                <w:sz w:val="16"/>
                <w:szCs w:val="16"/>
              </w:rPr>
              <w:lastRenderedPageBreak/>
              <w:t>HVPS PLC</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72A58E"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E4641DB"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8593F68"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2E25240"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F7A1015" w14:textId="77777777" w:rsidR="009350C1" w:rsidRPr="00C47822" w:rsidRDefault="00000000">
            <w:pPr>
              <w:rPr>
                <w:sz w:val="16"/>
                <w:szCs w:val="16"/>
              </w:rPr>
            </w:pPr>
            <w:r w:rsidRPr="00C47822">
              <w:rPr>
                <w:color w:val="000000"/>
                <w:sz w:val="16"/>
                <w:szCs w:val="16"/>
              </w:rPr>
              <w:t>STATUS (fiber), SCR EN (fiber), CROWBAR (fiber)</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8C7BD43"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1B496B2"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805FEF5"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912E41C"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4C5B741" w14:textId="77777777" w:rsidR="009350C1" w:rsidRPr="00C47822" w:rsidRDefault="00000000">
            <w:pPr>
              <w:rPr>
                <w:sz w:val="16"/>
                <w:szCs w:val="16"/>
              </w:rPr>
            </w:pPr>
            <w:r w:rsidRPr="00C47822">
              <w:rPr>
                <w:color w:val="000000"/>
                <w:sz w:val="16"/>
                <w:szCs w:val="16"/>
              </w:rPr>
              <w:t>EPICS (Ethernet)</w:t>
            </w:r>
          </w:p>
        </w:tc>
      </w:tr>
      <w:tr w:rsidR="00C47822" w:rsidRPr="00C47822" w14:paraId="017CB565" w14:textId="77777777" w:rsidTr="00C47822">
        <w:trPr>
          <w:trHeight w:val="597"/>
        </w:trPr>
        <w:tc>
          <w:tcPr>
            <w:tcW w:w="9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2FA1B6" w14:textId="77777777" w:rsidR="009350C1" w:rsidRPr="00C47822" w:rsidRDefault="00000000">
            <w:pPr>
              <w:rPr>
                <w:sz w:val="16"/>
                <w:szCs w:val="16"/>
              </w:rPr>
            </w:pPr>
            <w:r w:rsidRPr="00C47822">
              <w:rPr>
                <w:color w:val="000000"/>
                <w:sz w:val="16"/>
                <w:szCs w:val="16"/>
              </w:rPr>
              <w:t>KLY MPS PLC</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95B855B"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17BD6A"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4CA5EAE"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29F0484"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97D047C" w14:textId="77777777" w:rsidR="009350C1" w:rsidRPr="00C47822" w:rsidRDefault="00000000">
            <w:pPr>
              <w:rPr>
                <w:sz w:val="16"/>
                <w:szCs w:val="16"/>
              </w:rPr>
            </w:pPr>
            <w:r w:rsidRPr="00C47822">
              <w:rPr>
                <w:color w:val="000000"/>
                <w:sz w:val="16"/>
                <w:szCs w:val="16"/>
              </w:rPr>
              <w:t>Summary, Heartbeat, Reset (digital)</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21DC4A"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A0CFB85"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F19E1B9"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EF57031"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8DDD68D" w14:textId="77777777" w:rsidR="009350C1" w:rsidRPr="00C47822" w:rsidRDefault="00000000">
            <w:pPr>
              <w:rPr>
                <w:sz w:val="16"/>
                <w:szCs w:val="16"/>
              </w:rPr>
            </w:pPr>
            <w:r w:rsidRPr="00C47822">
              <w:rPr>
                <w:color w:val="000000"/>
                <w:sz w:val="16"/>
                <w:szCs w:val="16"/>
              </w:rPr>
              <w:t>EPICS (Ethernet)</w:t>
            </w:r>
          </w:p>
        </w:tc>
      </w:tr>
      <w:tr w:rsidR="00C47822" w:rsidRPr="00C47822" w14:paraId="09010351" w14:textId="77777777" w:rsidTr="00C47822">
        <w:trPr>
          <w:trHeight w:val="597"/>
        </w:trPr>
        <w:tc>
          <w:tcPr>
            <w:tcW w:w="9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84792D3" w14:textId="77777777" w:rsidR="009350C1" w:rsidRPr="00C47822" w:rsidRDefault="00000000">
            <w:pPr>
              <w:rPr>
                <w:sz w:val="16"/>
                <w:szCs w:val="16"/>
              </w:rPr>
            </w:pPr>
            <w:r w:rsidRPr="00C47822">
              <w:rPr>
                <w:color w:val="000000"/>
                <w:sz w:val="16"/>
                <w:szCs w:val="16"/>
              </w:rPr>
              <w:t>Interface Chassis</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CD865CB" w14:textId="77777777" w:rsidR="009350C1" w:rsidRPr="00C47822" w:rsidRDefault="00000000">
            <w:pPr>
              <w:rPr>
                <w:sz w:val="16"/>
                <w:szCs w:val="16"/>
              </w:rPr>
            </w:pPr>
            <w:r w:rsidRPr="00C47822">
              <w:rPr>
                <w:color w:val="000000"/>
                <w:sz w:val="16"/>
                <w:szCs w:val="16"/>
              </w:rPr>
              <w:t>Enable (3.2V)</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4C60A7A" w14:textId="77777777" w:rsidR="009350C1" w:rsidRPr="00C47822" w:rsidRDefault="00000000">
            <w:pPr>
              <w:rPr>
                <w:sz w:val="16"/>
                <w:szCs w:val="16"/>
              </w:rPr>
            </w:pPr>
            <w:r w:rsidRPr="00C47822">
              <w:rPr>
                <w:color w:val="000000"/>
                <w:sz w:val="16"/>
                <w:szCs w:val="16"/>
              </w:rPr>
              <w:t>Enable (3.2V)</w:t>
            </w:r>
          </w:p>
        </w:tc>
        <w:tc>
          <w:tcPr>
            <w:tcW w:w="106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8CD7DD" w14:textId="3B3A9AEF" w:rsidR="009350C1" w:rsidRPr="00C47822" w:rsidRDefault="00000000">
            <w:pPr>
              <w:rPr>
                <w:sz w:val="16"/>
                <w:szCs w:val="16"/>
              </w:rPr>
            </w:pPr>
            <w:r w:rsidRPr="00C47822">
              <w:rPr>
                <w:color w:val="000000"/>
                <w:sz w:val="16"/>
                <w:szCs w:val="16"/>
              </w:rPr>
              <w:t xml:space="preserve">SCR EN, </w:t>
            </w:r>
            <w:proofErr w:type="gramStart"/>
            <w:r w:rsidRPr="00C47822">
              <w:rPr>
                <w:color w:val="000000"/>
                <w:sz w:val="16"/>
                <w:szCs w:val="16"/>
              </w:rPr>
              <w:t>CROWBAR</w:t>
            </w:r>
            <w:ins w:id="315" w:author="Sebek, Jim" w:date="2026-03-13T16:48:00Z" w16du:dateUtc="2026-03-13T23:48:00Z">
              <w:r w:rsidR="00A251F7">
                <w:rPr>
                  <w:color w:val="000000"/>
                  <w:sz w:val="16"/>
                  <w:szCs w:val="16"/>
                </w:rPr>
                <w:t>,STATUS</w:t>
              </w:r>
            </w:ins>
            <w:proofErr w:type="gramEnd"/>
            <w:r w:rsidRPr="00C47822">
              <w:rPr>
                <w:color w:val="000000"/>
                <w:sz w:val="16"/>
                <w:szCs w:val="16"/>
              </w:rPr>
              <w:t xml:space="preserve"> (fiber)</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24228B3" w14:textId="77777777" w:rsidR="009350C1" w:rsidRPr="00C47822" w:rsidRDefault="00000000">
            <w:pPr>
              <w:rPr>
                <w:sz w:val="16"/>
                <w:szCs w:val="16"/>
              </w:rPr>
            </w:pPr>
            <w:r w:rsidRPr="00C47822">
              <w:rPr>
                <w:color w:val="000000"/>
                <w:sz w:val="16"/>
                <w:szCs w:val="16"/>
              </w:rPr>
              <w:t>Fault status (digital)</w:t>
            </w:r>
          </w:p>
        </w:tc>
        <w:tc>
          <w:tcPr>
            <w:tcW w:w="107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F205F20" w14:textId="77777777" w:rsidR="009350C1" w:rsidRPr="00C47822" w:rsidRDefault="00000000">
            <w:pPr>
              <w:rPr>
                <w:sz w:val="16"/>
                <w:szCs w:val="16"/>
              </w:rPr>
            </w:pPr>
            <w:r w:rsidRPr="00C47822">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7EE3175"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7EC1F76"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87FB00E"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920026"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D1C7D55" w14:textId="77777777" w:rsidR="009350C1" w:rsidRPr="00C47822" w:rsidRDefault="00000000">
            <w:pPr>
              <w:rPr>
                <w:sz w:val="16"/>
                <w:szCs w:val="16"/>
              </w:rPr>
            </w:pPr>
            <w:r w:rsidRPr="00C47822">
              <w:rPr>
                <w:color w:val="000000"/>
                <w:sz w:val="16"/>
                <w:szCs w:val="16"/>
              </w:rPr>
              <w:t>—</w:t>
            </w:r>
          </w:p>
        </w:tc>
      </w:tr>
      <w:tr w:rsidR="00C47822" w:rsidRPr="00C47822" w14:paraId="22B6EFE9" w14:textId="77777777" w:rsidTr="00C47822">
        <w:trPr>
          <w:trHeight w:val="398"/>
        </w:trPr>
        <w:tc>
          <w:tcPr>
            <w:tcW w:w="9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6E90150" w14:textId="77777777" w:rsidR="009350C1" w:rsidRPr="00C47822" w:rsidRDefault="00000000">
            <w:pPr>
              <w:rPr>
                <w:sz w:val="16"/>
                <w:szCs w:val="16"/>
              </w:rPr>
            </w:pPr>
            <w:r w:rsidRPr="00C47822">
              <w:rPr>
                <w:color w:val="000000"/>
                <w:sz w:val="16"/>
                <w:szCs w:val="16"/>
              </w:rPr>
              <w:t>Waveform Buffer</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3E40718"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DF103ED"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307DA1"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9505DDC"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B2D88A0" w14:textId="77777777" w:rsidR="009350C1" w:rsidRPr="00C47822" w:rsidRDefault="00000000">
            <w:pPr>
              <w:rPr>
                <w:sz w:val="16"/>
                <w:szCs w:val="16"/>
              </w:rPr>
            </w:pPr>
            <w:r w:rsidRPr="00C47822">
              <w:rPr>
                <w:color w:val="000000"/>
                <w:sz w:val="16"/>
                <w:szCs w:val="16"/>
              </w:rPr>
              <w:t>Comparator trips (digital)</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CDF5BCF"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FD1ED71"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8EC857"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7A8859A"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1A302C" w14:textId="77777777" w:rsidR="009350C1" w:rsidRPr="00C47822" w:rsidRDefault="00000000">
            <w:pPr>
              <w:rPr>
                <w:sz w:val="16"/>
                <w:szCs w:val="16"/>
              </w:rPr>
            </w:pPr>
            <w:r w:rsidRPr="00C47822">
              <w:rPr>
                <w:color w:val="000000"/>
                <w:sz w:val="16"/>
                <w:szCs w:val="16"/>
              </w:rPr>
              <w:t>EPICS (Ethernet)</w:t>
            </w:r>
          </w:p>
        </w:tc>
      </w:tr>
      <w:tr w:rsidR="00C47822" w:rsidRPr="00C47822" w14:paraId="5D8A003B" w14:textId="77777777" w:rsidTr="00C47822">
        <w:trPr>
          <w:trHeight w:val="398"/>
        </w:trPr>
        <w:tc>
          <w:tcPr>
            <w:tcW w:w="9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F1E9502" w14:textId="77777777" w:rsidR="009350C1" w:rsidRPr="00C47822" w:rsidRDefault="00000000">
            <w:pPr>
              <w:rPr>
                <w:sz w:val="16"/>
                <w:szCs w:val="16"/>
              </w:rPr>
            </w:pPr>
            <w:r w:rsidRPr="00C47822">
              <w:rPr>
                <w:color w:val="000000"/>
                <w:sz w:val="16"/>
                <w:szCs w:val="16"/>
              </w:rPr>
              <w:t>Arc Detect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34765FD"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2062D7"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67CBA54"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A051BC2"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106A2E5" w14:textId="4ADF31CC" w:rsidR="009350C1" w:rsidRPr="00C47822" w:rsidRDefault="00000000">
            <w:pPr>
              <w:rPr>
                <w:sz w:val="16"/>
                <w:szCs w:val="16"/>
              </w:rPr>
            </w:pPr>
            <w:r w:rsidRPr="00C47822">
              <w:rPr>
                <w:color w:val="000000"/>
                <w:sz w:val="16"/>
                <w:szCs w:val="16"/>
              </w:rPr>
              <w:t>Permit + Latching</w:t>
            </w:r>
            <w:ins w:id="316" w:author="Sebek, Jim" w:date="2026-03-13T16:47:00Z" w16du:dateUtc="2026-03-13T23:47:00Z">
              <w:r w:rsidR="00A251F7">
                <w:rPr>
                  <w:color w:val="000000"/>
                  <w:sz w:val="16"/>
                  <w:szCs w:val="16"/>
                </w:rPr>
                <w:t xml:space="preserve"> + Test + Reset</w:t>
              </w:r>
            </w:ins>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6A3CE41"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52C941F"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3B15B2"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7BC1C7D"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69DC48C" w14:textId="77777777" w:rsidR="009350C1" w:rsidRPr="00C47822" w:rsidRDefault="00000000">
            <w:pPr>
              <w:rPr>
                <w:sz w:val="16"/>
                <w:szCs w:val="16"/>
              </w:rPr>
            </w:pPr>
            <w:r w:rsidRPr="00C47822">
              <w:rPr>
                <w:color w:val="000000"/>
                <w:sz w:val="16"/>
                <w:szCs w:val="16"/>
              </w:rPr>
              <w:t>—</w:t>
            </w:r>
          </w:p>
        </w:tc>
      </w:tr>
      <w:tr w:rsidR="00C47822" w:rsidRPr="00C47822" w14:paraId="239E3AC8" w14:textId="77777777" w:rsidTr="00C47822">
        <w:trPr>
          <w:trHeight w:val="389"/>
        </w:trPr>
        <w:tc>
          <w:tcPr>
            <w:tcW w:w="9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237BB51" w14:textId="77777777" w:rsidR="009350C1" w:rsidRPr="00C47822" w:rsidRDefault="00000000">
            <w:pPr>
              <w:rPr>
                <w:sz w:val="16"/>
                <w:szCs w:val="16"/>
              </w:rPr>
            </w:pPr>
            <w:r w:rsidRPr="00C47822">
              <w:rPr>
                <w:color w:val="000000"/>
                <w:sz w:val="16"/>
                <w:szCs w:val="16"/>
              </w:rPr>
              <w:t>Motor Ctrl</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F19CAC5"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B84D830"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665D36"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C12CE2A"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87BEA2A" w14:textId="77777777" w:rsidR="009350C1" w:rsidRPr="00C47822" w:rsidRDefault="00000000">
            <w:pPr>
              <w:rPr>
                <w:sz w:val="16"/>
                <w:szCs w:val="16"/>
              </w:rPr>
            </w:pPr>
            <w:r w:rsidRPr="00C47822">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4D31CFC"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0BAD37"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500DD44"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D353BB8"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E40B64B" w14:textId="77777777" w:rsidR="009350C1" w:rsidRPr="00C47822" w:rsidRDefault="00000000">
            <w:pPr>
              <w:rPr>
                <w:sz w:val="16"/>
                <w:szCs w:val="16"/>
              </w:rPr>
            </w:pPr>
            <w:r w:rsidRPr="00C47822">
              <w:rPr>
                <w:color w:val="000000"/>
                <w:sz w:val="16"/>
                <w:szCs w:val="16"/>
              </w:rPr>
              <w:t>EPICS (Ethernet)</w:t>
            </w:r>
          </w:p>
        </w:tc>
      </w:tr>
      <w:tr w:rsidR="00C47822" w:rsidRPr="00C47822" w14:paraId="2365039A" w14:textId="77777777" w:rsidTr="00C47822">
        <w:trPr>
          <w:trHeight w:val="398"/>
        </w:trPr>
        <w:tc>
          <w:tcPr>
            <w:tcW w:w="9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841D4D7" w14:textId="77777777" w:rsidR="009350C1" w:rsidRPr="00C47822" w:rsidRDefault="00000000">
            <w:pPr>
              <w:rPr>
                <w:sz w:val="16"/>
                <w:szCs w:val="16"/>
              </w:rPr>
            </w:pPr>
            <w:r w:rsidRPr="00C47822">
              <w:rPr>
                <w:color w:val="000000"/>
                <w:sz w:val="16"/>
                <w:szCs w:val="16"/>
              </w:rPr>
              <w:t>Heater Ctrl</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8EE8D6"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5874470"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1596FB5"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F1F1F43"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7FF2322" w14:textId="77777777" w:rsidR="009350C1" w:rsidRPr="00C47822" w:rsidRDefault="00000000">
            <w:pPr>
              <w:rPr>
                <w:sz w:val="16"/>
                <w:szCs w:val="16"/>
              </w:rPr>
            </w:pPr>
            <w:r w:rsidRPr="00C47822">
              <w:rPr>
                <w:color w:val="000000"/>
                <w:sz w:val="16"/>
                <w:szCs w:val="16"/>
              </w:rPr>
              <w:t>—</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F3A85D"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B8EEFE6"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59604A0"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3C3F34"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D514F89" w14:textId="77777777" w:rsidR="009350C1" w:rsidRPr="00C47822" w:rsidRDefault="00000000">
            <w:pPr>
              <w:rPr>
                <w:sz w:val="16"/>
                <w:szCs w:val="16"/>
              </w:rPr>
            </w:pPr>
            <w:r w:rsidRPr="00C47822">
              <w:rPr>
                <w:color w:val="000000"/>
                <w:sz w:val="16"/>
                <w:szCs w:val="16"/>
              </w:rPr>
              <w:t>EPICS (Ethernet)</w:t>
            </w:r>
          </w:p>
        </w:tc>
      </w:tr>
      <w:tr w:rsidR="00C47822" w:rsidRPr="00C47822" w14:paraId="355C75E8" w14:textId="77777777" w:rsidTr="00C47822">
        <w:trPr>
          <w:trHeight w:val="398"/>
        </w:trPr>
        <w:tc>
          <w:tcPr>
            <w:tcW w:w="961"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547F3B3" w14:textId="77777777" w:rsidR="009350C1" w:rsidRPr="00C47822" w:rsidRDefault="00000000">
            <w:pPr>
              <w:rPr>
                <w:sz w:val="16"/>
                <w:szCs w:val="16"/>
              </w:rPr>
            </w:pPr>
            <w:r w:rsidRPr="00C47822">
              <w:rPr>
                <w:color w:val="000000"/>
                <w:sz w:val="16"/>
                <w:szCs w:val="16"/>
              </w:rPr>
              <w:t>Python Coord</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45D022D" w14:textId="77777777" w:rsidR="009350C1" w:rsidRPr="00C47822" w:rsidRDefault="00000000">
            <w:pPr>
              <w:rPr>
                <w:sz w:val="16"/>
                <w:szCs w:val="16"/>
              </w:rPr>
            </w:pPr>
            <w:r w:rsidRPr="00C47822">
              <w:rPr>
                <w:color w:val="000000"/>
                <w:sz w:val="16"/>
                <w:szCs w:val="16"/>
              </w:rPr>
              <w:t>EPICS (Ethernet)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F2964C4" w14:textId="77777777" w:rsidR="009350C1" w:rsidRPr="00C47822" w:rsidRDefault="00000000">
            <w:pPr>
              <w:rPr>
                <w:sz w:val="16"/>
                <w:szCs w:val="16"/>
              </w:rPr>
            </w:pPr>
            <w:r w:rsidRPr="00C47822">
              <w:rPr>
                <w:color w:val="000000"/>
                <w:sz w:val="16"/>
                <w:szCs w:val="16"/>
              </w:rPr>
              <w:t>EPICS (Ethernet)</w:t>
            </w:r>
          </w:p>
        </w:tc>
        <w:tc>
          <w:tcPr>
            <w:tcW w:w="106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0BAD09" w14:textId="77777777" w:rsidR="009350C1" w:rsidRPr="00C47822" w:rsidRDefault="00000000">
            <w:pPr>
              <w:rPr>
                <w:sz w:val="16"/>
                <w:szCs w:val="16"/>
              </w:rPr>
            </w:pPr>
            <w:r w:rsidRPr="00C47822">
              <w:rPr>
                <w:color w:val="000000"/>
                <w:sz w:val="16"/>
                <w:szCs w:val="16"/>
              </w:rPr>
              <w:t>EPICS (Ethernet)</w:t>
            </w:r>
          </w:p>
        </w:tc>
        <w:tc>
          <w:tcPr>
            <w:tcW w:w="94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4FA1973" w14:textId="77777777" w:rsidR="009350C1" w:rsidRPr="00C47822" w:rsidRDefault="00000000">
            <w:pPr>
              <w:rPr>
                <w:sz w:val="16"/>
                <w:szCs w:val="16"/>
              </w:rPr>
            </w:pPr>
            <w:r w:rsidRPr="00C47822">
              <w:rPr>
                <w:color w:val="000000"/>
                <w:sz w:val="16"/>
                <w:szCs w:val="16"/>
              </w:rPr>
              <w:t>EPICS (Ethernet)</w:t>
            </w:r>
          </w:p>
        </w:tc>
        <w:tc>
          <w:tcPr>
            <w:tcW w:w="1077"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9AF08D3" w14:textId="77777777" w:rsidR="009350C1" w:rsidRPr="00C47822" w:rsidRDefault="00000000">
            <w:pPr>
              <w:rPr>
                <w:sz w:val="16"/>
                <w:szCs w:val="16"/>
              </w:rPr>
            </w:pPr>
            <w:r w:rsidRPr="00C47822">
              <w:rPr>
                <w:color w:val="000000"/>
                <w:sz w:val="16"/>
                <w:szCs w:val="16"/>
              </w:rPr>
              <w:t>Monitoring only</w:t>
            </w:r>
          </w:p>
        </w:tc>
        <w:tc>
          <w:tcPr>
            <w:tcW w:w="100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AF25B66" w14:textId="77777777" w:rsidR="009350C1" w:rsidRPr="00C47822" w:rsidRDefault="00000000">
            <w:pPr>
              <w:rPr>
                <w:sz w:val="16"/>
                <w:szCs w:val="16"/>
              </w:rPr>
            </w:pPr>
            <w:r w:rsidRPr="00C47822">
              <w:rPr>
                <w:color w:val="000000"/>
                <w:sz w:val="16"/>
                <w:szCs w:val="16"/>
              </w:rPr>
              <w:t>EPICS (Ethernet)</w:t>
            </w:r>
          </w:p>
        </w:tc>
        <w:tc>
          <w:tcPr>
            <w:tcW w:w="55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A91C3C"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8AD353D" w14:textId="28193F51" w:rsidR="009350C1" w:rsidRPr="00C47822" w:rsidRDefault="00000000">
            <w:pPr>
              <w:rPr>
                <w:sz w:val="16"/>
                <w:szCs w:val="16"/>
              </w:rPr>
            </w:pPr>
            <w:r w:rsidRPr="00C47822">
              <w:rPr>
                <w:color w:val="000000"/>
                <w:sz w:val="16"/>
                <w:szCs w:val="16"/>
              </w:rPr>
              <w:t xml:space="preserve">EPICS </w:t>
            </w:r>
          </w:p>
        </w:tc>
        <w:tc>
          <w:tcPr>
            <w:tcW w:w="824"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7E04059" w14:textId="59E7AE5E" w:rsidR="009350C1" w:rsidRPr="00C47822" w:rsidRDefault="00000000">
            <w:pPr>
              <w:rPr>
                <w:sz w:val="16"/>
                <w:szCs w:val="16"/>
              </w:rPr>
            </w:pPr>
            <w:r w:rsidRPr="00C47822">
              <w:rPr>
                <w:color w:val="000000"/>
                <w:sz w:val="16"/>
                <w:szCs w:val="16"/>
              </w:rPr>
              <w:t xml:space="preserve">EPICS </w:t>
            </w:r>
          </w:p>
        </w:tc>
        <w:tc>
          <w:tcPr>
            <w:tcW w:w="976"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1117259" w14:textId="77777777" w:rsidR="009350C1" w:rsidRPr="00C47822" w:rsidRDefault="00000000">
            <w:pPr>
              <w:rPr>
                <w:sz w:val="16"/>
                <w:szCs w:val="16"/>
              </w:rPr>
            </w:pPr>
            <w:r w:rsidRPr="00C47822">
              <w:rPr>
                <w:color w:val="000000"/>
                <w:sz w:val="16"/>
                <w:szCs w:val="16"/>
              </w:rPr>
              <w:t>—</w:t>
            </w:r>
          </w:p>
        </w:tc>
      </w:tr>
      <w:tr w:rsidR="00C47822" w:rsidRPr="00C47822" w14:paraId="29EC7DDD" w14:textId="77777777" w:rsidTr="00C47822">
        <w:trPr>
          <w:trHeight w:val="983"/>
        </w:trPr>
        <w:tc>
          <w:tcPr>
            <w:tcW w:w="961"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7241A40" w14:textId="77777777" w:rsidR="009350C1" w:rsidRPr="00C47822" w:rsidRDefault="00000000">
            <w:pPr>
              <w:rPr>
                <w:sz w:val="16"/>
                <w:szCs w:val="16"/>
              </w:rPr>
            </w:pPr>
            <w:r w:rsidRPr="00C47822">
              <w:rPr>
                <w:color w:val="000000"/>
                <w:sz w:val="16"/>
                <w:szCs w:val="16"/>
              </w:rPr>
              <w:t>External (SPEAR MPS, Orbit)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F0FE256"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6AFC53" w14:textId="77777777" w:rsidR="009350C1" w:rsidRPr="00C47822" w:rsidRDefault="00000000">
            <w:pPr>
              <w:rPr>
                <w:sz w:val="16"/>
                <w:szCs w:val="16"/>
              </w:rPr>
            </w:pPr>
            <w:r w:rsidRPr="00C47822">
              <w:rPr>
                <w:color w:val="000000"/>
                <w:sz w:val="16"/>
                <w:szCs w:val="16"/>
              </w:rPr>
              <w:t>—</w:t>
            </w:r>
          </w:p>
        </w:tc>
        <w:tc>
          <w:tcPr>
            <w:tcW w:w="106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65EB206" w14:textId="77777777" w:rsidR="009350C1" w:rsidRPr="00C47822" w:rsidRDefault="00000000">
            <w:pPr>
              <w:rPr>
                <w:sz w:val="16"/>
                <w:szCs w:val="16"/>
              </w:rPr>
            </w:pPr>
            <w:r w:rsidRPr="00C47822">
              <w:rPr>
                <w:color w:val="000000"/>
                <w:sz w:val="16"/>
                <w:szCs w:val="16"/>
              </w:rPr>
              <w:t>—</w:t>
            </w:r>
          </w:p>
        </w:tc>
        <w:tc>
          <w:tcPr>
            <w:tcW w:w="94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9E08105" w14:textId="77777777" w:rsidR="009350C1" w:rsidRPr="00C47822" w:rsidRDefault="00000000">
            <w:pPr>
              <w:rPr>
                <w:sz w:val="16"/>
                <w:szCs w:val="16"/>
              </w:rPr>
            </w:pPr>
            <w:r w:rsidRPr="00C47822">
              <w:rPr>
                <w:color w:val="000000"/>
                <w:sz w:val="16"/>
                <w:szCs w:val="16"/>
              </w:rPr>
              <w:t>—</w:t>
            </w:r>
          </w:p>
        </w:tc>
        <w:tc>
          <w:tcPr>
            <w:tcW w:w="1077"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4C28BCA" w14:textId="77777777" w:rsidR="009350C1" w:rsidRPr="00C47822" w:rsidRDefault="00000000">
            <w:pPr>
              <w:rPr>
                <w:sz w:val="16"/>
                <w:szCs w:val="16"/>
              </w:rPr>
            </w:pPr>
            <w:r w:rsidRPr="00C47822">
              <w:rPr>
                <w:color w:val="000000"/>
                <w:sz w:val="16"/>
                <w:szCs w:val="16"/>
              </w:rPr>
              <w:t>24V permits</w:t>
            </w:r>
          </w:p>
        </w:tc>
        <w:tc>
          <w:tcPr>
            <w:tcW w:w="100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679783D" w14:textId="77777777" w:rsidR="009350C1" w:rsidRPr="00C47822" w:rsidRDefault="00000000">
            <w:pPr>
              <w:rPr>
                <w:sz w:val="16"/>
                <w:szCs w:val="16"/>
              </w:rPr>
            </w:pPr>
            <w:r w:rsidRPr="00C47822">
              <w:rPr>
                <w:color w:val="000000"/>
                <w:sz w:val="16"/>
                <w:szCs w:val="16"/>
              </w:rPr>
              <w:t>—</w:t>
            </w:r>
          </w:p>
        </w:tc>
        <w:tc>
          <w:tcPr>
            <w:tcW w:w="55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D0663F2" w14:textId="77777777" w:rsidR="009350C1" w:rsidRPr="00C47822" w:rsidRDefault="00000000">
            <w:pPr>
              <w:rPr>
                <w:sz w:val="16"/>
                <w:szCs w:val="16"/>
              </w:rPr>
            </w:pPr>
            <w:r w:rsidRPr="00C47822">
              <w:rPr>
                <w:color w:val="000000"/>
                <w:sz w:val="16"/>
                <w:szCs w:val="16"/>
              </w:rPr>
              <w:t>—</w:t>
            </w:r>
          </w:p>
        </w:tc>
        <w:tc>
          <w:tcPr>
            <w:tcW w:w="782"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35260F" w14:textId="77777777" w:rsidR="009350C1" w:rsidRPr="00C47822" w:rsidRDefault="00000000">
            <w:pPr>
              <w:rPr>
                <w:sz w:val="16"/>
                <w:szCs w:val="16"/>
              </w:rPr>
            </w:pPr>
            <w:r w:rsidRPr="00C47822">
              <w:rPr>
                <w:color w:val="000000"/>
                <w:sz w:val="16"/>
                <w:szCs w:val="16"/>
              </w:rPr>
              <w:t>—</w:t>
            </w:r>
          </w:p>
        </w:tc>
        <w:tc>
          <w:tcPr>
            <w:tcW w:w="824"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020411" w14:textId="77777777" w:rsidR="009350C1" w:rsidRPr="00C47822" w:rsidRDefault="00000000">
            <w:pPr>
              <w:rPr>
                <w:sz w:val="16"/>
                <w:szCs w:val="16"/>
              </w:rPr>
            </w:pPr>
            <w:r w:rsidRPr="00C47822">
              <w:rPr>
                <w:color w:val="000000"/>
                <w:sz w:val="16"/>
                <w:szCs w:val="16"/>
              </w:rPr>
              <w:t>—</w:t>
            </w:r>
          </w:p>
        </w:tc>
        <w:tc>
          <w:tcPr>
            <w:tcW w:w="976"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362A1F7" w14:textId="77777777" w:rsidR="009350C1" w:rsidRPr="00C47822" w:rsidRDefault="00000000">
            <w:pPr>
              <w:rPr>
                <w:sz w:val="16"/>
                <w:szCs w:val="16"/>
              </w:rPr>
            </w:pPr>
            <w:r w:rsidRPr="00C47822">
              <w:rPr>
                <w:color w:val="000000"/>
                <w:sz w:val="16"/>
                <w:szCs w:val="16"/>
              </w:rPr>
              <w:t>—</w:t>
            </w:r>
          </w:p>
        </w:tc>
      </w:tr>
    </w:tbl>
    <w:p w14:paraId="70A547F2" w14:textId="77777777" w:rsidR="009350C1" w:rsidRDefault="009350C1">
      <w:pPr>
        <w:spacing w:before="60"/>
      </w:pPr>
    </w:p>
    <w:p w14:paraId="0FC605C1" w14:textId="77777777" w:rsidR="009350C1" w:rsidRDefault="00000000">
      <w:pPr>
        <w:pStyle w:val="Heading2"/>
      </w:pPr>
      <w:bookmarkStart w:id="317" w:name="_Toc223702741"/>
      <w:r>
        <w:t>Interface Signal Types Summary</w:t>
      </w:r>
      <w:bookmarkEnd w:id="3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2400"/>
        <w:gridCol w:w="1560"/>
      </w:tblGrid>
      <w:tr w:rsidR="009350C1" w14:paraId="028BDF29" w14:textId="77777777">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AD773E3" w14:textId="77777777" w:rsidR="009350C1" w:rsidRDefault="00000000">
            <w:r>
              <w:rPr>
                <w:b/>
                <w:bCs/>
                <w:color w:val="FFFFFF"/>
                <w:sz w:val="18"/>
                <w:szCs w:val="18"/>
              </w:rPr>
              <w:t>Signal Type</w:t>
            </w:r>
          </w:p>
        </w:tc>
        <w:tc>
          <w:tcPr>
            <w:tcW w:w="30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6859CD5" w14:textId="77777777" w:rsidR="009350C1" w:rsidRDefault="00000000">
            <w:r>
              <w:rPr>
                <w:b/>
                <w:bCs/>
                <w:color w:val="FFFFFF"/>
                <w:sz w:val="18"/>
                <w:szCs w:val="18"/>
              </w:rPr>
              <w:t>Examples</w:t>
            </w:r>
          </w:p>
        </w:tc>
        <w:tc>
          <w:tcPr>
            <w:tcW w:w="24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EDEA19E" w14:textId="77777777" w:rsidR="009350C1" w:rsidRDefault="00000000">
            <w:r>
              <w:rPr>
                <w:b/>
                <w:bCs/>
                <w:color w:val="FFFFFF"/>
                <w:sz w:val="18"/>
                <w:szCs w:val="18"/>
              </w:rPr>
              <w:t>Medium</w:t>
            </w:r>
          </w:p>
        </w:tc>
        <w:tc>
          <w:tcPr>
            <w:tcW w:w="15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DEB2F8C" w14:textId="77777777" w:rsidR="009350C1" w:rsidRDefault="00000000">
            <w:r>
              <w:rPr>
                <w:b/>
                <w:bCs/>
                <w:color w:val="FFFFFF"/>
                <w:sz w:val="18"/>
                <w:szCs w:val="18"/>
              </w:rPr>
              <w:t>Speed</w:t>
            </w:r>
          </w:p>
        </w:tc>
      </w:tr>
      <w:tr w:rsidR="009350C1" w14:paraId="669A1AD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AFCDE71" w14:textId="77777777" w:rsidR="009350C1" w:rsidRDefault="00000000">
            <w:r>
              <w:rPr>
                <w:color w:val="000000"/>
                <w:sz w:val="18"/>
                <w:szCs w:val="18"/>
              </w:rPr>
              <w:t>EPICS Channel Access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1EE77E2" w14:textId="77777777" w:rsidR="009350C1" w:rsidRDefault="00000000">
            <w:r>
              <w:rPr>
                <w:color w:val="000000"/>
                <w:sz w:val="18"/>
                <w:szCs w:val="18"/>
              </w:rPr>
              <w:t>PV reads/writes, setpoints, readbacks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479F9FD" w14:textId="77777777" w:rsidR="009350C1" w:rsidRDefault="00000000">
            <w:r>
              <w:rPr>
                <w:color w:val="000000"/>
                <w:sz w:val="18"/>
                <w:szCs w:val="18"/>
              </w:rPr>
              <w:t>Ethernet (TCP/UDP)</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6780D11" w14:textId="77777777" w:rsidR="009350C1" w:rsidRDefault="00000000">
            <w:r>
              <w:rPr>
                <w:color w:val="000000"/>
                <w:sz w:val="18"/>
                <w:szCs w:val="18"/>
              </w:rPr>
              <w:t>~1–10 Hz</w:t>
            </w:r>
          </w:p>
        </w:tc>
      </w:tr>
      <w:tr w:rsidR="009350C1" w14:paraId="4B2AF8F2"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103B55E" w14:textId="77777777" w:rsidR="009350C1" w:rsidRDefault="00000000">
            <w:r>
              <w:rPr>
                <w:color w:val="000000"/>
                <w:sz w:val="18"/>
                <w:szCs w:val="18"/>
              </w:rPr>
              <w:t>Hardware interlock (digital)</w:t>
            </w:r>
          </w:p>
        </w:tc>
        <w:tc>
          <w:tcPr>
            <w:tcW w:w="30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651B123" w14:textId="77777777" w:rsidR="009350C1" w:rsidRDefault="00000000">
            <w:r>
              <w:rPr>
                <w:color w:val="000000"/>
                <w:sz w:val="18"/>
                <w:szCs w:val="18"/>
              </w:rPr>
              <w:t>LLRF9 status, Kly MPS summary, comparator trips</w:t>
            </w:r>
          </w:p>
        </w:tc>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7056B53" w14:textId="77777777" w:rsidR="009350C1" w:rsidRDefault="00000000">
            <w:r>
              <w:rPr>
                <w:color w:val="000000"/>
                <w:sz w:val="18"/>
                <w:szCs w:val="18"/>
              </w:rPr>
              <w:t>Optocoupled wire</w:t>
            </w:r>
          </w:p>
        </w:tc>
        <w:tc>
          <w:tcPr>
            <w:tcW w:w="1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5F3204D" w14:textId="77777777" w:rsidR="009350C1" w:rsidRDefault="00000000">
            <w:r>
              <w:rPr>
                <w:color w:val="000000"/>
                <w:sz w:val="18"/>
                <w:szCs w:val="18"/>
              </w:rPr>
              <w:t>&lt;1 μs</w:t>
            </w:r>
          </w:p>
        </w:tc>
      </w:tr>
      <w:tr w:rsidR="009350C1" w14:paraId="706F5748"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A9D46FC" w14:textId="77777777" w:rsidR="009350C1" w:rsidRDefault="00000000">
            <w:r>
              <w:rPr>
                <w:color w:val="000000"/>
                <w:sz w:val="18"/>
                <w:szCs w:val="18"/>
              </w:rPr>
              <w:t>Fiber-optic interlock</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B9210B" w14:textId="77777777" w:rsidR="009350C1" w:rsidRDefault="00000000">
            <w:r>
              <w:rPr>
                <w:color w:val="000000"/>
                <w:sz w:val="18"/>
                <w:szCs w:val="18"/>
              </w:rPr>
              <w:t>HVPS SCR ENABLE, CROWBAR, STATUS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F356142" w14:textId="77777777" w:rsidR="009350C1" w:rsidRDefault="00000000">
            <w:r>
              <w:rPr>
                <w:color w:val="000000"/>
                <w:sz w:val="18"/>
                <w:szCs w:val="18"/>
              </w:rPr>
              <w:t>HFBR fiber</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DE11F01" w14:textId="77777777" w:rsidR="009350C1" w:rsidRDefault="00000000">
            <w:r>
              <w:rPr>
                <w:color w:val="000000"/>
                <w:sz w:val="18"/>
                <w:szCs w:val="18"/>
              </w:rPr>
              <w:t>&lt;1 μs</w:t>
            </w:r>
          </w:p>
        </w:tc>
      </w:tr>
      <w:tr w:rsidR="009350C1" w14:paraId="4E50F889"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A7450FA" w14:textId="77777777" w:rsidR="009350C1" w:rsidRDefault="00000000">
            <w:r>
              <w:rPr>
                <w:color w:val="000000"/>
                <w:sz w:val="18"/>
                <w:szCs w:val="18"/>
              </w:rPr>
              <w:t>RF signals</w:t>
            </w:r>
          </w:p>
        </w:tc>
        <w:tc>
          <w:tcPr>
            <w:tcW w:w="30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B536F58" w14:textId="77777777" w:rsidR="009350C1" w:rsidRDefault="00000000">
            <w:r>
              <w:rPr>
                <w:color w:val="000000"/>
                <w:sz w:val="18"/>
                <w:szCs w:val="18"/>
              </w:rPr>
              <w:t>Cavity probes, forward, reflected</w:t>
            </w:r>
          </w:p>
        </w:tc>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AE36BCC" w14:textId="77777777" w:rsidR="009350C1" w:rsidRDefault="00000000">
            <w:r>
              <w:rPr>
                <w:color w:val="000000"/>
                <w:sz w:val="18"/>
                <w:szCs w:val="18"/>
              </w:rPr>
              <w:t>50 Ω coax (SMA)</w:t>
            </w:r>
          </w:p>
        </w:tc>
        <w:tc>
          <w:tcPr>
            <w:tcW w:w="1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AB2901" w14:textId="77777777" w:rsidR="009350C1" w:rsidRDefault="00000000">
            <w:r>
              <w:rPr>
                <w:color w:val="000000"/>
                <w:sz w:val="18"/>
                <w:szCs w:val="18"/>
              </w:rPr>
              <w:t>476 MHz analog</w:t>
            </w:r>
          </w:p>
        </w:tc>
      </w:tr>
      <w:tr w:rsidR="009350C1" w14:paraId="419A9B60"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35B6C46" w14:textId="77777777" w:rsidR="009350C1" w:rsidRDefault="00000000">
            <w:r>
              <w:rPr>
                <w:color w:val="000000"/>
                <w:sz w:val="18"/>
                <w:szCs w:val="18"/>
              </w:rPr>
              <w:t>Motor control</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557E5D" w14:textId="77777777" w:rsidR="009350C1" w:rsidRDefault="00000000">
            <w:r>
              <w:rPr>
                <w:color w:val="000000"/>
                <w:sz w:val="18"/>
                <w:szCs w:val="18"/>
              </w:rPr>
              <w:t>Step/direction pulses, encoder signals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BDD93D2" w14:textId="77777777" w:rsidR="009350C1" w:rsidRDefault="00000000">
            <w:r>
              <w:rPr>
                <w:color w:val="000000"/>
                <w:sz w:val="18"/>
                <w:szCs w:val="18"/>
              </w:rPr>
              <w:t>Shielded cable</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E7CB78D" w14:textId="77777777" w:rsidR="009350C1" w:rsidRDefault="00000000">
            <w:r>
              <w:rPr>
                <w:color w:val="000000"/>
                <w:sz w:val="18"/>
                <w:szCs w:val="18"/>
              </w:rPr>
              <w:t>kHz pulse</w:t>
            </w:r>
          </w:p>
        </w:tc>
      </w:tr>
      <w:tr w:rsidR="009350C1" w14:paraId="347E0098"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3479527" w14:textId="77777777" w:rsidR="009350C1" w:rsidRDefault="00000000">
            <w:r>
              <w:rPr>
                <w:color w:val="000000"/>
                <w:sz w:val="18"/>
                <w:szCs w:val="18"/>
              </w:rPr>
              <w:t>Interlock daisy-chain</w:t>
            </w:r>
          </w:p>
        </w:tc>
        <w:tc>
          <w:tcPr>
            <w:tcW w:w="30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C31ECDB" w14:textId="77777777" w:rsidR="009350C1" w:rsidRDefault="00000000">
            <w:r>
              <w:rPr>
                <w:color w:val="000000"/>
                <w:sz w:val="18"/>
                <w:szCs w:val="18"/>
              </w:rPr>
              <w:t>LLRF9 Unit 1 ↔ Unit 2</w:t>
            </w:r>
          </w:p>
        </w:tc>
        <w:tc>
          <w:tcPr>
            <w:tcW w:w="24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5878C8" w14:textId="77777777" w:rsidR="009350C1" w:rsidRDefault="00000000">
            <w:r>
              <w:rPr>
                <w:color w:val="000000"/>
                <w:sz w:val="18"/>
                <w:szCs w:val="18"/>
              </w:rPr>
              <w:t>LEMO coax</w:t>
            </w:r>
          </w:p>
        </w:tc>
        <w:tc>
          <w:tcPr>
            <w:tcW w:w="15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1E67BA" w14:textId="77777777" w:rsidR="009350C1" w:rsidRDefault="00000000">
            <w:r>
              <w:rPr>
                <w:color w:val="000000"/>
                <w:sz w:val="18"/>
                <w:szCs w:val="18"/>
              </w:rPr>
              <w:t>&lt;1 μs</w:t>
            </w:r>
          </w:p>
        </w:tc>
      </w:tr>
      <w:tr w:rsidR="009350C1" w14:paraId="525398AC"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E99FA2" w14:textId="48833163" w:rsidR="009350C1" w:rsidRDefault="00000000">
            <w:r>
              <w:rPr>
                <w:color w:val="000000"/>
                <w:sz w:val="18"/>
                <w:szCs w:val="18"/>
              </w:rPr>
              <w:t>Dry contacts</w:t>
            </w:r>
            <w:ins w:id="318" w:author="Sebek, Jim" w:date="2026-03-13T16:49:00Z" w16du:dateUtc="2026-03-13T23:49:00Z">
              <w:r w:rsidR="00A251F7">
                <w:rPr>
                  <w:color w:val="000000"/>
                  <w:sz w:val="18"/>
                  <w:szCs w:val="18"/>
                </w:rPr>
                <w:t xml:space="preserve"> and/or semiconductor switches</w:t>
              </w:r>
            </w:ins>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D9DF093" w14:textId="77777777" w:rsidR="009350C1" w:rsidRDefault="00000000">
            <w:r>
              <w:rPr>
                <w:color w:val="000000"/>
                <w:sz w:val="18"/>
                <w:szCs w:val="18"/>
              </w:rPr>
              <w:t>Arc detection relay outputs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F2338BB" w14:textId="77777777" w:rsidR="009350C1" w:rsidRDefault="00000000">
            <w:r>
              <w:rPr>
                <w:color w:val="000000"/>
                <w:sz w:val="18"/>
                <w:szCs w:val="18"/>
              </w:rPr>
              <w:t>Wire</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5442530" w14:textId="77777777" w:rsidR="009350C1" w:rsidRDefault="00000000">
            <w:r>
              <w:rPr>
                <w:color w:val="000000"/>
                <w:sz w:val="18"/>
                <w:szCs w:val="18"/>
              </w:rPr>
              <w:t>DC / relay</w:t>
            </w:r>
          </w:p>
        </w:tc>
      </w:tr>
    </w:tbl>
    <w:p w14:paraId="6C14F099" w14:textId="77777777" w:rsidR="009350C1" w:rsidRDefault="00000000">
      <w:pPr>
        <w:pStyle w:val="Heading2"/>
      </w:pPr>
      <w:bookmarkStart w:id="319" w:name="_Toc223702742"/>
      <w:r>
        <w:t>16.2 Open Interface Questions</w:t>
      </w:r>
      <w:bookmarkEnd w:id="3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4320"/>
        <w:gridCol w:w="2520"/>
        <w:gridCol w:w="2160"/>
      </w:tblGrid>
      <w:tr w:rsidR="009350C1" w14:paraId="6D3AE5D3" w14:textId="77777777">
        <w:trPr>
          <w:tblHeader/>
        </w:trPr>
        <w:tc>
          <w:tcPr>
            <w:tcW w:w="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A5F0FEB" w14:textId="77777777" w:rsidR="009350C1" w:rsidRDefault="00000000">
            <w:r>
              <w:rPr>
                <w:b/>
                <w:bCs/>
                <w:color w:val="FFFFFF"/>
                <w:sz w:val="18"/>
                <w:szCs w:val="18"/>
              </w:rPr>
              <w:lastRenderedPageBreak/>
              <w:t>#</w:t>
            </w:r>
          </w:p>
        </w:tc>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BF2B1C5" w14:textId="77777777" w:rsidR="009350C1" w:rsidRDefault="00000000">
            <w:r>
              <w:rPr>
                <w:b/>
                <w:bCs/>
                <w:color w:val="FFFFFF"/>
                <w:sz w:val="18"/>
                <w:szCs w:val="18"/>
              </w:rPr>
              <w:t>Question</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89A8EBD" w14:textId="77777777" w:rsidR="009350C1" w:rsidRDefault="00000000">
            <w:r>
              <w:rPr>
                <w:b/>
                <w:bCs/>
                <w:color w:val="FFFFFF"/>
                <w:sz w:val="18"/>
                <w:szCs w:val="18"/>
              </w:rPr>
              <w:t>Subsystems Affected</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C6296AA" w14:textId="77777777" w:rsidR="009350C1" w:rsidRDefault="00000000">
            <w:r>
              <w:rPr>
                <w:b/>
                <w:bCs/>
                <w:color w:val="FFFFFF"/>
                <w:sz w:val="18"/>
                <w:szCs w:val="18"/>
              </w:rPr>
              <w:t>Impact</w:t>
            </w:r>
          </w:p>
        </w:tc>
      </w:tr>
      <w:tr w:rsidR="009350C1" w14:paraId="638213F5" w14:textId="77777777">
        <w:tc>
          <w:tcPr>
            <w:tcW w:w="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8FC96A" w14:textId="77777777" w:rsidR="009350C1" w:rsidRDefault="00000000">
            <w:r>
              <w:rPr>
                <w:color w:val="000000"/>
                <w:sz w:val="18"/>
                <w:szCs w:val="18"/>
              </w:rPr>
              <w:t>1</w:t>
            </w:r>
          </w:p>
        </w:tc>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22EA16E" w14:textId="77777777" w:rsidR="009350C1" w:rsidRDefault="00000000">
            <w:commentRangeStart w:id="320"/>
            <w:r>
              <w:rPr>
                <w:color w:val="000000"/>
                <w:sz w:val="18"/>
                <w:szCs w:val="18"/>
              </w:rPr>
              <w:t>Does the Heater Controller require a fast interlock connection to the Kly MPS PLC or Interface Chassis? The current design routes Heater Ctrl only through EPICS (slow, ~1 Hz). If a heater overcurrent or overvoltage fault requires sub-second trip action on the klystron, a hardware interlock path would be needed.</w:t>
            </w:r>
            <w:commentRangeEnd w:id="320"/>
            <w:r w:rsidR="00A251F7">
              <w:rPr>
                <w:rStyle w:val="CommentReference"/>
              </w:rPr>
              <w:commentReference w:id="320"/>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1F3BC19" w14:textId="77777777" w:rsidR="009350C1" w:rsidRDefault="00000000">
            <w:r>
              <w:rPr>
                <w:color w:val="000000"/>
                <w:sz w:val="18"/>
                <w:szCs w:val="18"/>
              </w:rPr>
              <w:t>Heater Ctrl, Interface Chassis, Kly MPS PLC</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E83DB55" w14:textId="77777777" w:rsidR="009350C1" w:rsidRDefault="00000000">
            <w:r>
              <w:rPr>
                <w:color w:val="000000"/>
                <w:sz w:val="18"/>
                <w:szCs w:val="18"/>
              </w:rPr>
              <w:t>If yes: add Heater Ctrl permit input to Interface Chassis and/or digital I/O line to Kly MPS PLC; update interface matrix row accordingly.</w:t>
            </w:r>
          </w:p>
        </w:tc>
      </w:tr>
    </w:tbl>
    <w:p w14:paraId="1044942B" w14:textId="77777777" w:rsidR="009350C1" w:rsidRDefault="00000000">
      <w:pPr>
        <w:pStyle w:val="Heading1"/>
      </w:pPr>
      <w:bookmarkStart w:id="321" w:name="s17"/>
      <w:bookmarkStart w:id="322" w:name="_Toc223702743"/>
      <w:r>
        <w:t>17. Protection Chain and Interlock Architecture</w:t>
      </w:r>
      <w:bookmarkEnd w:id="321"/>
      <w:bookmarkEnd w:id="322"/>
    </w:p>
    <w:p w14:paraId="31F4FA42" w14:textId="77777777" w:rsidR="009350C1" w:rsidRDefault="00000000">
      <w:pPr>
        <w:pStyle w:val="Heading2"/>
      </w:pPr>
      <w:bookmarkStart w:id="323" w:name="_Toc223702744"/>
      <w:r>
        <w:t>17.1 Protection Philosophy</w:t>
      </w:r>
      <w:bookmarkEnd w:id="323"/>
    </w:p>
    <w:p w14:paraId="1E317824" w14:textId="77777777" w:rsidR="009350C1" w:rsidRDefault="00000000">
      <w:pPr>
        <w:spacing w:before="60" w:after="80"/>
      </w:pPr>
      <w:r>
        <w:rPr>
          <w:color w:val="000000"/>
        </w:rPr>
        <w:t>The upgraded system implements a layered protection architecture:</w:t>
      </w:r>
    </w:p>
    <w:p w14:paraId="6ADABF76" w14:textId="77777777" w:rsidR="009350C1" w:rsidRDefault="00000000" w:rsidP="00D60140">
      <w:pPr>
        <w:pStyle w:val="ListParagraph"/>
        <w:numPr>
          <w:ilvl w:val="0"/>
          <w:numId w:val="9"/>
        </w:numPr>
        <w:spacing w:before="40" w:after="40"/>
      </w:pPr>
      <w:r>
        <w:t>Layer 1 — LLRF9 FPGA interlocks (&lt;1 μs): RF overvoltage, baseband window comparators, internal housekeeping. These are the fastest protection and act within the LLRF9 itself to disable the DAC output.</w:t>
      </w:r>
    </w:p>
    <w:p w14:paraId="64F00F85" w14:textId="77777777" w:rsidR="009350C1" w:rsidRDefault="00000000" w:rsidP="00D60140">
      <w:pPr>
        <w:pStyle w:val="ListParagraph"/>
        <w:numPr>
          <w:ilvl w:val="0"/>
          <w:numId w:val="9"/>
        </w:numPr>
        <w:spacing w:before="40" w:after="40"/>
      </w:pPr>
      <w:r>
        <w:t>Layer 2 — Interface Chassis hardware (&lt;1 μs from input change): Aggregates all permit signals and coordinates system-wide protection. All signals are optocoupler-isolated or fiber-optic. First-fault detection identifies the initiating event.</w:t>
      </w:r>
    </w:p>
    <w:p w14:paraId="689052AE" w14:textId="77777777" w:rsidR="009350C1" w:rsidRDefault="00000000" w:rsidP="00D60140">
      <w:pPr>
        <w:pStyle w:val="ListParagraph"/>
        <w:numPr>
          <w:ilvl w:val="0"/>
          <w:numId w:val="9"/>
        </w:numPr>
        <w:spacing w:before="40" w:after="40"/>
      </w:pPr>
      <w:r>
        <w:t>Layer 3 — KLY MPS PLC (~ms): Aggregates RF interlock status with external safety systems (SPEAR MPS, orbit interlock). Provides reset signal to Interface Chassis.</w:t>
      </w:r>
    </w:p>
    <w:p w14:paraId="03C0D699" w14:textId="77777777" w:rsidR="009350C1" w:rsidRDefault="00000000" w:rsidP="00D60140">
      <w:pPr>
        <w:pStyle w:val="ListParagraph"/>
        <w:numPr>
          <w:ilvl w:val="0"/>
          <w:numId w:val="9"/>
        </w:numPr>
        <w:spacing w:before="40" w:after="40"/>
      </w:pPr>
      <w:r>
        <w:t>Layer 4 — Python Coordinator (~1 s): Supervisory monitoring, logging, fault analysis, and recovery sequencing. NOT in the fast safety path.</w:t>
      </w:r>
    </w:p>
    <w:p w14:paraId="17F568F3" w14:textId="77777777" w:rsidR="009350C1" w:rsidRDefault="00000000">
      <w:pPr>
        <w:pStyle w:val="Heading2"/>
      </w:pPr>
      <w:bookmarkStart w:id="324" w:name="_Toc223702745"/>
      <w:r>
        <w:t>17.2 Fault Propagation Example — RF Arc Event</w:t>
      </w:r>
      <w:bookmarkEnd w:id="324"/>
    </w:p>
    <w:p w14:paraId="3CC8030D" w14:textId="77777777" w:rsidR="009350C1" w:rsidRDefault="00000000">
      <w:pPr>
        <w:spacing w:before="80" w:after="40"/>
        <w:jc w:val="center"/>
      </w:pPr>
      <w:r>
        <w:rPr>
          <w:noProof/>
        </w:rPr>
        <w:drawing>
          <wp:inline distT="0" distB="0" distL="0" distR="0" wp14:anchorId="45158E1A" wp14:editId="66F95163">
            <wp:extent cx="4667250" cy="3028950"/>
            <wp:effectExtent l="0" t="0" r="0" b="0"/>
            <wp:docPr id="1934138031" name="Figure 6 — Fault Propagation: RF Arc Event" descr="Figure 6 — Fault Propagation: RF Arc Event" title="Figure 6 — Fault Propagation: RF Arc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67250" cy="3028950"/>
                    </a:xfrm>
                    <a:prstGeom prst="rect">
                      <a:avLst/>
                    </a:prstGeom>
                  </pic:spPr>
                </pic:pic>
              </a:graphicData>
            </a:graphic>
          </wp:inline>
        </w:drawing>
      </w:r>
    </w:p>
    <w:p w14:paraId="6029DC38" w14:textId="77777777" w:rsidR="009350C1" w:rsidRDefault="00000000">
      <w:pPr>
        <w:spacing w:after="100"/>
        <w:jc w:val="center"/>
      </w:pPr>
      <w:r>
        <w:rPr>
          <w:i/>
          <w:iCs/>
          <w:color w:val="595959"/>
          <w:sz w:val="18"/>
          <w:szCs w:val="18"/>
        </w:rPr>
        <w:t>Figure 6 — Fault Propagation: RF Arc Event</w:t>
      </w:r>
    </w:p>
    <w:p w14:paraId="40F229A9" w14:textId="77777777" w:rsidR="009350C1" w:rsidRDefault="00000000">
      <w:pPr>
        <w:pStyle w:val="Heading2"/>
      </w:pPr>
      <w:bookmarkStart w:id="325" w:name="_Toc223702746"/>
      <w:r>
        <w:t>17.3 Fail-Safe Design</w:t>
      </w:r>
      <w:bookmarkEnd w:id="325"/>
    </w:p>
    <w:p w14:paraId="2534FFA7" w14:textId="77777777" w:rsidR="009350C1" w:rsidRDefault="00000000">
      <w:pPr>
        <w:spacing w:before="60" w:after="80"/>
      </w:pPr>
      <w:r>
        <w:rPr>
          <w:color w:val="000000"/>
        </w:rPr>
        <w:t>All critical subsystems are designed to fail safe: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3600"/>
      </w:tblGrid>
      <w:tr w:rsidR="009350C1" w14:paraId="74B0920A"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D40798A" w14:textId="77777777" w:rsidR="009350C1" w:rsidRDefault="00000000">
            <w:r>
              <w:rPr>
                <w:b/>
                <w:bCs/>
                <w:color w:val="FFFFFF"/>
                <w:sz w:val="18"/>
                <w:szCs w:val="18"/>
              </w:rPr>
              <w:t>Subsystem</w:t>
            </w:r>
          </w:p>
        </w:tc>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D83951A" w14:textId="77777777" w:rsidR="009350C1" w:rsidRDefault="00000000">
            <w:r>
              <w:rPr>
                <w:b/>
                <w:bCs/>
                <w:color w:val="FFFFFF"/>
                <w:sz w:val="18"/>
                <w:szCs w:val="18"/>
              </w:rPr>
              <w:t>Failure Mode</w:t>
            </w:r>
          </w:p>
        </w:tc>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BFBC490" w14:textId="77777777" w:rsidR="009350C1" w:rsidRDefault="00000000">
            <w:r>
              <w:rPr>
                <w:b/>
                <w:bCs/>
                <w:color w:val="FFFFFF"/>
                <w:sz w:val="18"/>
                <w:szCs w:val="18"/>
              </w:rPr>
              <w:t>Safe State</w:t>
            </w:r>
          </w:p>
        </w:tc>
      </w:tr>
      <w:tr w:rsidR="009350C1" w14:paraId="5357EB3E"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4DF7FA5" w14:textId="77777777" w:rsidR="009350C1" w:rsidRDefault="00000000">
            <w:r>
              <w:rPr>
                <w:color w:val="000000"/>
                <w:sz w:val="18"/>
                <w:szCs w:val="18"/>
              </w:rPr>
              <w:t>Interface Chassis power loss</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D30BA13" w14:textId="77777777" w:rsidR="009350C1" w:rsidRDefault="00000000">
            <w:r>
              <w:rPr>
                <w:color w:val="000000"/>
                <w:sz w:val="18"/>
                <w:szCs w:val="18"/>
              </w:rPr>
              <w:t>All outputs de-energize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15F62A3" w14:textId="77777777" w:rsidR="009350C1" w:rsidRDefault="00000000">
            <w:r>
              <w:rPr>
                <w:color w:val="000000"/>
                <w:sz w:val="18"/>
                <w:szCs w:val="18"/>
              </w:rPr>
              <w:t>LLRF9 disabled, HVPS SCR disabled (K4/Ross controlled by separate PPS interface box)</w:t>
            </w:r>
          </w:p>
        </w:tc>
      </w:tr>
      <w:tr w:rsidR="009350C1" w14:paraId="04D4F743"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EE8962B" w14:textId="77777777" w:rsidR="009350C1" w:rsidRDefault="00000000">
            <w:r>
              <w:rPr>
                <w:color w:val="000000"/>
                <w:sz w:val="18"/>
                <w:szCs w:val="18"/>
              </w:rPr>
              <w:lastRenderedPageBreak/>
              <w:t>LLRF9 power loss</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BD5D7FE" w14:textId="77777777" w:rsidR="009350C1" w:rsidRDefault="00000000">
            <w:r>
              <w:rPr>
                <w:color w:val="000000"/>
                <w:sz w:val="18"/>
                <w:szCs w:val="18"/>
              </w:rPr>
              <w:t>Interlock status goes low</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5CC2C87" w14:textId="77777777" w:rsidR="009350C1" w:rsidRDefault="00000000">
            <w:r>
              <w:rPr>
                <w:color w:val="000000"/>
                <w:sz w:val="18"/>
                <w:szCs w:val="18"/>
              </w:rPr>
              <w:t>Interface Chassis removes permits</w:t>
            </w:r>
          </w:p>
        </w:tc>
      </w:tr>
      <w:tr w:rsidR="009350C1" w14:paraId="2E752CE2"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1E6C00" w14:textId="77777777" w:rsidR="009350C1" w:rsidRDefault="00000000">
            <w:r>
              <w:rPr>
                <w:color w:val="000000"/>
                <w:sz w:val="18"/>
                <w:szCs w:val="18"/>
              </w:rPr>
              <w:t>HVPS PLC failure</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F2231B7" w14:textId="77777777" w:rsidR="009350C1" w:rsidRDefault="00000000">
            <w:r>
              <w:rPr>
                <w:color w:val="000000"/>
                <w:sz w:val="18"/>
                <w:szCs w:val="18"/>
              </w:rPr>
              <w:t>STATUS signal lost</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DD9FABD" w14:textId="77777777" w:rsidR="009350C1" w:rsidRDefault="00000000">
            <w:r>
              <w:rPr>
                <w:color w:val="000000"/>
                <w:sz w:val="18"/>
                <w:szCs w:val="18"/>
              </w:rPr>
              <w:t>Interface Chassis removes permits</w:t>
            </w:r>
          </w:p>
        </w:tc>
      </w:tr>
      <w:tr w:rsidR="009350C1" w14:paraId="3DBEF703"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479644" w14:textId="77777777" w:rsidR="009350C1" w:rsidRDefault="00000000">
            <w:r>
              <w:rPr>
                <w:color w:val="000000"/>
                <w:sz w:val="18"/>
                <w:szCs w:val="18"/>
              </w:rPr>
              <w:t>MPS PLC failure</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55CA970" w14:textId="77777777" w:rsidR="009350C1" w:rsidRDefault="00000000">
            <w:r>
              <w:rPr>
                <w:color w:val="000000"/>
                <w:sz w:val="18"/>
                <w:szCs w:val="18"/>
              </w:rPr>
              <w:t>Heartbeat lost</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EDCF565" w14:textId="77777777" w:rsidR="009350C1" w:rsidRDefault="00000000">
            <w:r>
              <w:rPr>
                <w:color w:val="000000"/>
                <w:sz w:val="18"/>
                <w:szCs w:val="18"/>
              </w:rPr>
              <w:t>Interface Chassis removes permits</w:t>
            </w:r>
          </w:p>
        </w:tc>
      </w:tr>
      <w:tr w:rsidR="009350C1" w14:paraId="5599D1A0"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2170754" w14:textId="77777777" w:rsidR="009350C1" w:rsidRDefault="00000000">
            <w:r>
              <w:rPr>
                <w:color w:val="000000"/>
                <w:sz w:val="18"/>
                <w:szCs w:val="18"/>
              </w:rPr>
              <w:t>Python coordinator crash</w:t>
            </w:r>
          </w:p>
        </w:tc>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881082B" w14:textId="77777777" w:rsidR="009350C1" w:rsidRDefault="00000000">
            <w:r>
              <w:rPr>
                <w:color w:val="000000"/>
                <w:sz w:val="18"/>
                <w:szCs w:val="18"/>
              </w:rPr>
              <w:t>No effect on safety</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9232D9D" w14:textId="77777777" w:rsidR="009350C1" w:rsidRDefault="00000000">
            <w:r>
              <w:rPr>
                <w:color w:val="000000"/>
                <w:sz w:val="18"/>
                <w:szCs w:val="18"/>
              </w:rPr>
              <w:t>Hardware protection continues; supervisory control paused</w:t>
            </w:r>
          </w:p>
        </w:tc>
      </w:tr>
      <w:tr w:rsidR="009350C1" w14:paraId="3DC8DE8B"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90BCF0E" w14:textId="77777777" w:rsidR="009350C1" w:rsidRDefault="00000000">
            <w:r>
              <w:rPr>
                <w:color w:val="000000"/>
                <w:sz w:val="18"/>
                <w:szCs w:val="18"/>
              </w:rPr>
              <w:t>Ethernet failure</w:t>
            </w:r>
          </w:p>
        </w:tc>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512FD17" w14:textId="77777777" w:rsidR="009350C1" w:rsidRDefault="00000000">
            <w:r>
              <w:rPr>
                <w:color w:val="000000"/>
                <w:sz w:val="18"/>
                <w:szCs w:val="18"/>
              </w:rPr>
              <w:t>No effect on safety</w:t>
            </w:r>
          </w:p>
        </w:tc>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4842D40" w14:textId="77777777" w:rsidR="009350C1" w:rsidRDefault="00000000">
            <w:r>
              <w:rPr>
                <w:color w:val="000000"/>
                <w:sz w:val="18"/>
                <w:szCs w:val="18"/>
              </w:rPr>
              <w:t>Hardware protection continues; supervisory control paused</w:t>
            </w:r>
          </w:p>
        </w:tc>
      </w:tr>
    </w:tbl>
    <w:p w14:paraId="5E0E62B8" w14:textId="77777777" w:rsidR="009350C1" w:rsidRDefault="00000000">
      <w:pPr>
        <w:pStyle w:val="Heading1"/>
      </w:pPr>
      <w:bookmarkStart w:id="326" w:name="s18"/>
      <w:bookmarkStart w:id="327" w:name="_Toc223702747"/>
      <w:r>
        <w:t>18. Communication Architecture</w:t>
      </w:r>
      <w:bookmarkEnd w:id="326"/>
      <w:bookmarkEnd w:id="327"/>
    </w:p>
    <w:p w14:paraId="68EE2015" w14:textId="77777777" w:rsidR="009350C1" w:rsidRDefault="00000000">
      <w:pPr>
        <w:pStyle w:val="Heading2"/>
      </w:pPr>
      <w:bookmarkStart w:id="328" w:name="_Toc223702748"/>
      <w:r>
        <w:t>18.1 EPICS Channel Access Network</w:t>
      </w:r>
      <w:bookmarkEnd w:id="328"/>
    </w:p>
    <w:p w14:paraId="1251AD68" w14:textId="77777777" w:rsidR="009350C1" w:rsidRDefault="00000000">
      <w:pPr>
        <w:spacing w:before="60" w:after="80"/>
      </w:pPr>
      <w:r>
        <w:rPr>
          <w:color w:val="000000"/>
        </w:rPr>
        <w:t>All supervisory communication in the upgraded system uses EPICS Channel Access over Ethernet: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1080"/>
        <w:gridCol w:w="2160"/>
        <w:gridCol w:w="1800"/>
        <w:gridCol w:w="2040"/>
      </w:tblGrid>
      <w:tr w:rsidR="009350C1" w14:paraId="0A586B59" w14:textId="77777777">
        <w:trPr>
          <w:tblHeader/>
        </w:trPr>
        <w:tc>
          <w:tcPr>
            <w:tcW w:w="22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2763836" w14:textId="77777777" w:rsidR="009350C1" w:rsidRDefault="00000000">
            <w:r>
              <w:rPr>
                <w:b/>
                <w:bCs/>
                <w:color w:val="FFFFFF"/>
                <w:sz w:val="18"/>
                <w:szCs w:val="18"/>
              </w:rPr>
              <w:t>Device</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C5749C1" w14:textId="77777777" w:rsidR="009350C1" w:rsidRDefault="00000000">
            <w:r>
              <w:rPr>
                <w:b/>
                <w:bCs/>
                <w:color w:val="FFFFFF"/>
                <w:sz w:val="18"/>
                <w:szCs w:val="18"/>
              </w:rPr>
              <w:t>IP Address</w:t>
            </w:r>
          </w:p>
        </w:tc>
        <w:tc>
          <w:tcPr>
            <w:tcW w:w="21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BB55EA8" w14:textId="77777777" w:rsidR="009350C1" w:rsidRDefault="00000000">
            <w:r>
              <w:rPr>
                <w:b/>
                <w:bCs/>
                <w:color w:val="FFFFFF"/>
                <w:sz w:val="18"/>
                <w:szCs w:val="18"/>
              </w:rPr>
              <w:t>IOC Type</w:t>
            </w:r>
          </w:p>
        </w:tc>
        <w:tc>
          <w:tcPr>
            <w:tcW w:w="18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7FD4274" w14:textId="77777777" w:rsidR="009350C1" w:rsidRDefault="00000000">
            <w:r>
              <w:rPr>
                <w:b/>
                <w:bCs/>
                <w:color w:val="FFFFFF"/>
                <w:sz w:val="18"/>
                <w:szCs w:val="18"/>
              </w:rPr>
              <w:t>Key PV Prefix</w:t>
            </w:r>
          </w:p>
        </w:tc>
        <w:tc>
          <w:tcPr>
            <w:tcW w:w="2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9EB1383" w14:textId="77777777" w:rsidR="009350C1" w:rsidRDefault="00000000">
            <w:r>
              <w:rPr>
                <w:b/>
                <w:bCs/>
                <w:color w:val="FFFFFF"/>
                <w:sz w:val="18"/>
                <w:szCs w:val="18"/>
              </w:rPr>
              <w:t>Update Rate</w:t>
            </w:r>
          </w:p>
        </w:tc>
      </w:tr>
      <w:tr w:rsidR="009350C1" w14:paraId="0039575F" w14:textId="77777777">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D1AF83D" w14:textId="77777777" w:rsidR="009350C1" w:rsidRDefault="00000000">
            <w:r>
              <w:rPr>
                <w:color w:val="000000"/>
                <w:sz w:val="18"/>
                <w:szCs w:val="18"/>
              </w:rPr>
              <w:t>LLRF9 Unit 1</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B2443C"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7F05FE0" w14:textId="77777777" w:rsidR="009350C1" w:rsidRDefault="00000000">
            <w:r>
              <w:rPr>
                <w:color w:val="000000"/>
                <w:sz w:val="18"/>
                <w:szCs w:val="18"/>
              </w:rPr>
              <w:t>Built-in Linux IOC</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B9B096B" w14:textId="77777777" w:rsidR="009350C1" w:rsidRDefault="00000000">
            <w:r>
              <w:rPr>
                <w:color w:val="000000"/>
                <w:sz w:val="18"/>
                <w:szCs w:val="18"/>
              </w:rPr>
              <w:t>LLRF1:</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C4F6B5" w14:textId="77777777" w:rsidR="009350C1" w:rsidRDefault="00000000">
            <w:r>
              <w:rPr>
                <w:color w:val="000000"/>
                <w:sz w:val="18"/>
                <w:szCs w:val="18"/>
              </w:rPr>
              <w:t>10 Hz (scalars)</w:t>
            </w:r>
          </w:p>
        </w:tc>
      </w:tr>
      <w:tr w:rsidR="009350C1" w14:paraId="728DFC8E" w14:textId="77777777">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2D99448" w14:textId="77777777" w:rsidR="009350C1" w:rsidRDefault="00000000">
            <w:r>
              <w:rPr>
                <w:color w:val="000000"/>
                <w:sz w:val="18"/>
                <w:szCs w:val="18"/>
              </w:rPr>
              <w:t>LLRF9 Unit 2</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1A4D8C"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1DCF58" w14:textId="77777777" w:rsidR="009350C1" w:rsidRDefault="00000000">
            <w:r>
              <w:rPr>
                <w:color w:val="000000"/>
                <w:sz w:val="18"/>
                <w:szCs w:val="18"/>
              </w:rPr>
              <w:t>Built-in Linux IOC</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EA85ADA" w14:textId="77777777" w:rsidR="009350C1" w:rsidRDefault="00000000">
            <w:r>
              <w:rPr>
                <w:color w:val="000000"/>
                <w:sz w:val="18"/>
                <w:szCs w:val="18"/>
              </w:rPr>
              <w:t>LLRF2:</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BB24F03" w14:textId="77777777" w:rsidR="009350C1" w:rsidRDefault="00000000">
            <w:r>
              <w:rPr>
                <w:color w:val="000000"/>
                <w:sz w:val="18"/>
                <w:szCs w:val="18"/>
              </w:rPr>
              <w:t>10 Hz (scalars)</w:t>
            </w:r>
          </w:p>
        </w:tc>
      </w:tr>
      <w:tr w:rsidR="009350C1" w14:paraId="3E4376E8" w14:textId="77777777">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C1EC4F4" w14:textId="77777777" w:rsidR="009350C1" w:rsidRDefault="00000000">
            <w:r>
              <w:rPr>
                <w:color w:val="000000"/>
                <w:sz w:val="18"/>
                <w:szCs w:val="18"/>
              </w:rPr>
              <w:t>HVPS CompactLogix</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37697BC"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A7F200" w14:textId="77777777" w:rsidR="009350C1" w:rsidRDefault="00000000">
            <w:r>
              <w:rPr>
                <w:color w:val="000000"/>
                <w:sz w:val="18"/>
                <w:szCs w:val="18"/>
              </w:rPr>
              <w:t>External EPICS gateway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0FB904A" w14:textId="77777777" w:rsidR="009350C1" w:rsidRDefault="00000000">
            <w:r>
              <w:rPr>
                <w:color w:val="000000"/>
                <w:sz w:val="18"/>
                <w:szCs w:val="18"/>
              </w:rPr>
              <w:t>SRF1:HVPS:</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DDB39C1" w14:textId="77777777" w:rsidR="009350C1" w:rsidRDefault="00000000">
            <w:r>
              <w:rPr>
                <w:color w:val="000000"/>
                <w:sz w:val="18"/>
                <w:szCs w:val="18"/>
              </w:rPr>
              <w:t>~1 Hz</w:t>
            </w:r>
          </w:p>
        </w:tc>
      </w:tr>
      <w:tr w:rsidR="009350C1" w14:paraId="6EB3C1BB" w14:textId="77777777">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D357B4C" w14:textId="77777777" w:rsidR="009350C1" w:rsidRDefault="00000000">
            <w:r>
              <w:rPr>
                <w:color w:val="000000"/>
                <w:sz w:val="18"/>
                <w:szCs w:val="18"/>
              </w:rPr>
              <w:t>KLY MPS ControlLogix</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7C7E45B"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A90576A" w14:textId="77777777" w:rsidR="009350C1" w:rsidRDefault="00000000">
            <w:r>
              <w:rPr>
                <w:color w:val="000000"/>
                <w:sz w:val="18"/>
                <w:szCs w:val="18"/>
              </w:rPr>
              <w:t>External EPICS gateway</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E766DF9" w14:textId="77777777" w:rsidR="009350C1" w:rsidRDefault="00000000">
            <w:r>
              <w:rPr>
                <w:color w:val="000000"/>
                <w:sz w:val="18"/>
                <w:szCs w:val="18"/>
              </w:rPr>
              <w:t>SRF1:MPS:</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065DBF2" w14:textId="77777777" w:rsidR="009350C1" w:rsidRDefault="00000000">
            <w:r>
              <w:rPr>
                <w:color w:val="000000"/>
                <w:sz w:val="18"/>
                <w:szCs w:val="18"/>
              </w:rPr>
              <w:t>~1 Hz</w:t>
            </w:r>
          </w:p>
        </w:tc>
      </w:tr>
      <w:tr w:rsidR="009350C1" w14:paraId="4F2E7F3B" w14:textId="77777777">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11C1594" w14:textId="77777777" w:rsidR="009350C1" w:rsidRDefault="00000000">
            <w:r>
              <w:rPr>
                <w:color w:val="000000"/>
                <w:sz w:val="18"/>
                <w:szCs w:val="18"/>
              </w:rPr>
              <w:t>Motion Controller</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D747EF2"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936DBE2" w14:textId="77777777" w:rsidR="009350C1" w:rsidRDefault="00000000">
            <w:r>
              <w:rPr>
                <w:color w:val="000000"/>
                <w:sz w:val="18"/>
                <w:szCs w:val="18"/>
              </w:rPr>
              <w:t>EPICS motor record IOC</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89E6DDD" w14:textId="77777777" w:rsidR="009350C1" w:rsidRDefault="00000000">
            <w:r>
              <w:rPr>
                <w:color w:val="000000"/>
                <w:sz w:val="18"/>
                <w:szCs w:val="18"/>
              </w:rPr>
              <w:t>SRF1:MTR:</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0E9AA13" w14:textId="77777777" w:rsidR="009350C1" w:rsidRDefault="00000000">
            <w:r>
              <w:rPr>
                <w:color w:val="000000"/>
                <w:sz w:val="18"/>
                <w:szCs w:val="18"/>
              </w:rPr>
              <w:t>On demand</w:t>
            </w:r>
          </w:p>
        </w:tc>
      </w:tr>
      <w:tr w:rsidR="009350C1" w14:paraId="3AF29139" w14:textId="77777777">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5D3DCAA" w14:textId="77777777" w:rsidR="009350C1" w:rsidRDefault="00000000">
            <w:r>
              <w:rPr>
                <w:color w:val="000000"/>
                <w:sz w:val="18"/>
                <w:szCs w:val="18"/>
              </w:rPr>
              <w:t>Waveform Buffer</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BC5449D"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9E63998" w14:textId="77777777" w:rsidR="009350C1" w:rsidRDefault="00000000">
            <w:r>
              <w:rPr>
                <w:color w:val="000000"/>
                <w:sz w:val="18"/>
                <w:szCs w:val="18"/>
              </w:rPr>
              <w:t>Dedicated IOC</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03C27C0" w14:textId="77777777" w:rsidR="009350C1" w:rsidRDefault="00000000">
            <w:r>
              <w:rPr>
                <w:color w:val="000000"/>
                <w:sz w:val="18"/>
                <w:szCs w:val="18"/>
              </w:rPr>
              <w:t>SRF1:WFBUF:</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CDDF0A" w14:textId="77777777" w:rsidR="009350C1" w:rsidRDefault="00000000">
            <w:r>
              <w:rPr>
                <w:color w:val="000000"/>
                <w:sz w:val="18"/>
                <w:szCs w:val="18"/>
              </w:rPr>
              <w:t>~1 Hz / event</w:t>
            </w:r>
          </w:p>
        </w:tc>
      </w:tr>
      <w:tr w:rsidR="009350C1" w14:paraId="10F40FB6" w14:textId="77777777">
        <w:tc>
          <w:tcPr>
            <w:tcW w:w="22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6BA04AA" w14:textId="77777777" w:rsidR="009350C1" w:rsidRDefault="00000000">
            <w:r>
              <w:rPr>
                <w:color w:val="000000"/>
                <w:sz w:val="18"/>
                <w:szCs w:val="18"/>
              </w:rPr>
              <w:t>Heater Controller</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9518FC7"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9058A9A" w14:textId="77777777" w:rsidR="009350C1" w:rsidRDefault="00000000">
            <w:r>
              <w:rPr>
                <w:color w:val="000000"/>
                <w:sz w:val="18"/>
                <w:szCs w:val="18"/>
              </w:rPr>
              <w:t>Dedicated IOC</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4A31076" w14:textId="77777777" w:rsidR="009350C1" w:rsidRDefault="00000000">
            <w:r>
              <w:rPr>
                <w:color w:val="000000"/>
                <w:sz w:val="18"/>
                <w:szCs w:val="18"/>
              </w:rPr>
              <w:t>SRF1:HTR:</w:t>
            </w:r>
          </w:p>
        </w:tc>
        <w:tc>
          <w:tcPr>
            <w:tcW w:w="2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EBB4288" w14:textId="77777777" w:rsidR="009350C1" w:rsidRDefault="00000000">
            <w:r>
              <w:rPr>
                <w:color w:val="000000"/>
                <w:sz w:val="18"/>
                <w:szCs w:val="18"/>
              </w:rPr>
              <w:t>10 Hz</w:t>
            </w:r>
          </w:p>
        </w:tc>
      </w:tr>
      <w:tr w:rsidR="009350C1" w14:paraId="3D0E5E17" w14:textId="77777777">
        <w:tc>
          <w:tcPr>
            <w:tcW w:w="22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E0B6459" w14:textId="77777777" w:rsidR="009350C1" w:rsidRDefault="00000000">
            <w:r>
              <w:rPr>
                <w:color w:val="000000"/>
                <w:sz w:val="18"/>
                <w:szCs w:val="18"/>
              </w:rPr>
              <w:t>Python Coordinator</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615A31F" w14:textId="77777777" w:rsidR="009350C1" w:rsidRDefault="00000000">
            <w:r>
              <w:rPr>
                <w:color w:val="000000"/>
                <w:sz w:val="18"/>
                <w:szCs w:val="18"/>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71F883E" w14:textId="77777777" w:rsidR="009350C1" w:rsidRDefault="00000000">
            <w:r>
              <w:rPr>
                <w:color w:val="000000"/>
                <w:sz w:val="18"/>
                <w:szCs w:val="18"/>
              </w:rPr>
              <w:t>caproto / PyEPICS client</w:t>
            </w:r>
          </w:p>
        </w:tc>
        <w:tc>
          <w:tcPr>
            <w:tcW w:w="18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FBAA443" w14:textId="77777777" w:rsidR="009350C1" w:rsidRDefault="00000000">
            <w:r>
              <w:rPr>
                <w:color w:val="000000"/>
                <w:sz w:val="18"/>
                <w:szCs w:val="18"/>
              </w:rPr>
              <w:t>Various</w:t>
            </w:r>
          </w:p>
        </w:tc>
        <w:tc>
          <w:tcPr>
            <w:tcW w:w="2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63C9433" w14:textId="77777777" w:rsidR="009350C1" w:rsidRDefault="00000000">
            <w:r>
              <w:rPr>
                <w:color w:val="000000"/>
                <w:sz w:val="18"/>
                <w:szCs w:val="18"/>
              </w:rPr>
              <w:t>~1 Hz</w:t>
            </w:r>
          </w:p>
        </w:tc>
      </w:tr>
    </w:tbl>
    <w:p w14:paraId="6B3C71F8" w14:textId="77777777" w:rsidR="009350C1" w:rsidRDefault="00000000">
      <w:pPr>
        <w:pStyle w:val="Heading2"/>
      </w:pPr>
      <w:bookmarkStart w:id="329" w:name="_Toc223702749"/>
      <w:r>
        <w:t>18.2 Non-EPICS Communication Paths</w:t>
      </w:r>
      <w:bookmarkEnd w:id="3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520"/>
        <w:gridCol w:w="3480"/>
      </w:tblGrid>
      <w:tr w:rsidR="009350C1" w14:paraId="68438B4D"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8ED1A3A" w14:textId="77777777" w:rsidR="009350C1" w:rsidRDefault="00000000">
            <w:r>
              <w:rPr>
                <w:b/>
                <w:bCs/>
                <w:color w:val="FFFFFF"/>
                <w:sz w:val="18"/>
                <w:szCs w:val="18"/>
              </w:rPr>
              <w:t>Path</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B13E28A" w14:textId="77777777" w:rsidR="009350C1" w:rsidRDefault="00000000">
            <w:r>
              <w:rPr>
                <w:b/>
                <w:bCs/>
                <w:color w:val="FFFFFF"/>
                <w:sz w:val="18"/>
                <w:szCs w:val="18"/>
              </w:rPr>
              <w:t>Type</w:t>
            </w:r>
          </w:p>
        </w:tc>
        <w:tc>
          <w:tcPr>
            <w:tcW w:w="34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4E675D8" w14:textId="77777777" w:rsidR="009350C1" w:rsidRDefault="00000000">
            <w:r>
              <w:rPr>
                <w:b/>
                <w:bCs/>
                <w:color w:val="FFFFFF"/>
                <w:sz w:val="18"/>
                <w:szCs w:val="18"/>
              </w:rPr>
              <w:t>Purpose</w:t>
            </w:r>
          </w:p>
        </w:tc>
      </w:tr>
      <w:tr w:rsidR="009350C1" w14:paraId="52C8EBA1"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243ECC8" w14:textId="77777777" w:rsidR="009350C1" w:rsidRDefault="00000000">
            <w:r>
              <w:rPr>
                <w:color w:val="000000"/>
                <w:sz w:val="18"/>
                <w:szCs w:val="18"/>
              </w:rPr>
              <w:t>Interface Chassis ↔ all hardware</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2DF660A" w14:textId="77777777" w:rsidR="009350C1" w:rsidRDefault="00000000">
            <w:r>
              <w:rPr>
                <w:color w:val="000000"/>
                <w:sz w:val="18"/>
                <w:szCs w:val="18"/>
              </w:rPr>
              <w:t>Hardwired digital/fiber</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F5A35A5" w14:textId="77777777" w:rsidR="009350C1" w:rsidRDefault="00000000">
            <w:r>
              <w:rPr>
                <w:color w:val="000000"/>
                <w:sz w:val="18"/>
                <w:szCs w:val="18"/>
              </w:rPr>
              <w:t>Safety interlocks (no network dependency)</w:t>
            </w:r>
          </w:p>
        </w:tc>
      </w:tr>
      <w:tr w:rsidR="009350C1" w14:paraId="3D7EC487"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10458E2" w14:textId="77777777" w:rsidR="009350C1" w:rsidRDefault="00000000">
            <w:r>
              <w:rPr>
                <w:color w:val="000000"/>
                <w:sz w:val="18"/>
                <w:szCs w:val="18"/>
              </w:rPr>
              <w:t>LLRF9 Unit 1 ↔ Unit 2</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ED27DF7" w14:textId="77777777" w:rsidR="009350C1" w:rsidRDefault="00000000">
            <w:r>
              <w:rPr>
                <w:color w:val="000000"/>
                <w:sz w:val="18"/>
                <w:szCs w:val="18"/>
              </w:rPr>
              <w:t>LEMO interlock daisy-chain</w:t>
            </w:r>
          </w:p>
        </w:tc>
        <w:tc>
          <w:tcPr>
            <w:tcW w:w="34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C37387D" w14:textId="77777777" w:rsidR="009350C1" w:rsidRDefault="00000000">
            <w:r>
              <w:rPr>
                <w:color w:val="000000"/>
                <w:sz w:val="18"/>
                <w:szCs w:val="18"/>
              </w:rPr>
              <w:t>Fast interlock propagation</w:t>
            </w:r>
          </w:p>
        </w:tc>
      </w:tr>
      <w:tr w:rsidR="009350C1" w14:paraId="5312B7EB"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3463836" w14:textId="77777777" w:rsidR="009350C1" w:rsidRDefault="00000000">
            <w:r>
              <w:rPr>
                <w:color w:val="000000"/>
                <w:sz w:val="18"/>
                <w:szCs w:val="18"/>
              </w:rPr>
              <w:t>PPS ↔ PPS Interface Box</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7E74495" w14:textId="77777777" w:rsidR="009350C1" w:rsidRDefault="00000000">
            <w:r>
              <w:rPr>
                <w:color w:val="000000"/>
                <w:sz w:val="18"/>
                <w:szCs w:val="18"/>
              </w:rPr>
              <w:t>Hardwired (GOB12-88PNE)</w:t>
            </w:r>
          </w:p>
        </w:tc>
        <w:tc>
          <w:tcPr>
            <w:tcW w:w="34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E3F0794" w14:textId="77777777" w:rsidR="009350C1" w:rsidRDefault="00000000">
            <w:r>
              <w:rPr>
                <w:color w:val="000000"/>
                <w:sz w:val="18"/>
                <w:szCs w:val="18"/>
              </w:rPr>
              <w:t>Personnel safety (no network dependency)</w:t>
            </w:r>
          </w:p>
        </w:tc>
      </w:tr>
      <w:tr w:rsidR="009350C1" w14:paraId="7C89A233"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02695A8" w14:textId="77777777" w:rsidR="009350C1" w:rsidRDefault="00000000">
            <w:r>
              <w:rPr>
                <w:color w:val="000000"/>
                <w:sz w:val="18"/>
                <w:szCs w:val="18"/>
              </w:rPr>
              <w:t>Arc Detection → Interface Chassis</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347F4FF" w14:textId="77777777" w:rsidR="009350C1" w:rsidRDefault="00000000">
            <w:r>
              <w:rPr>
                <w:color w:val="000000"/>
                <w:sz w:val="18"/>
                <w:szCs w:val="18"/>
              </w:rPr>
              <w:t>Dry contact relay</w:t>
            </w:r>
          </w:p>
        </w:tc>
        <w:tc>
          <w:tcPr>
            <w:tcW w:w="34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A8E9F7E" w14:textId="77777777" w:rsidR="009350C1" w:rsidRDefault="00000000">
            <w:r>
              <w:rPr>
                <w:color w:val="000000"/>
                <w:sz w:val="18"/>
                <w:szCs w:val="18"/>
              </w:rPr>
              <w:t>Arc interlock (no network dependency)</w:t>
            </w:r>
          </w:p>
        </w:tc>
      </w:tr>
    </w:tbl>
    <w:p w14:paraId="47208147" w14:textId="77777777" w:rsidR="009350C1" w:rsidRDefault="009350C1">
      <w:pPr>
        <w:spacing w:before="60"/>
      </w:pPr>
    </w:p>
    <w:p w14:paraId="450C5949" w14:textId="77777777" w:rsidR="009350C1" w:rsidRDefault="00000000">
      <w:pPr>
        <w:spacing w:before="60" w:after="80"/>
      </w:pPr>
      <w:r>
        <w:rPr>
          <w:b/>
          <w:bCs/>
          <w:color w:val="000000"/>
        </w:rPr>
        <w:t>Critical design principle</w:t>
      </w:r>
      <w:r>
        <w:rPr>
          <w:color w:val="000000"/>
        </w:rPr>
        <w:t>: All safety-critical communication paths are hardwired. No safety function depends on the Ethernet network or EPICS Channel Access. Network loss pauses supervisory control but does not compromise protection.</w:t>
      </w:r>
    </w:p>
    <w:p w14:paraId="05CA0CDB" w14:textId="77777777" w:rsidR="009350C1" w:rsidRDefault="00000000">
      <w:pPr>
        <w:pStyle w:val="Heading1"/>
      </w:pPr>
      <w:bookmarkStart w:id="330" w:name="s19"/>
      <w:bookmarkStart w:id="331" w:name="_Toc223702750"/>
      <w:r>
        <w:t>19. Implementation Phases and Risk Summary</w:t>
      </w:r>
      <w:bookmarkEnd w:id="330"/>
      <w:bookmarkEnd w:id="331"/>
    </w:p>
    <w:p w14:paraId="335BDE0A" w14:textId="77777777" w:rsidR="009350C1" w:rsidRDefault="00000000">
      <w:pPr>
        <w:pStyle w:val="Heading2"/>
      </w:pPr>
      <w:bookmarkStart w:id="332" w:name="_Toc223702751"/>
      <w:r>
        <w:t>19.1 Implementation Phases</w:t>
      </w:r>
      <w:bookmarkEnd w:id="332"/>
    </w:p>
    <w:p w14:paraId="6661ED1D" w14:textId="77777777" w:rsidR="009350C1" w:rsidRDefault="00000000">
      <w:pPr>
        <w:pBdr>
          <w:left w:val="single" w:sz="8" w:space="8" w:color="2E75B6"/>
        </w:pBdr>
        <w:shd w:val="clear" w:color="auto" w:fill="EEF5FB"/>
        <w:spacing w:before="80" w:after="80"/>
        <w:ind w:left="360"/>
      </w:pPr>
      <w:r>
        <w:rPr>
          <w:i/>
          <w:iCs/>
          <w:color w:val="1F497D"/>
          <w:sz w:val="18"/>
          <w:szCs w:val="18"/>
        </w:rPr>
        <w:lastRenderedPageBreak/>
        <w:t>Critical Constraint: The SPEAR3 LLRF upgrade has extremely limited flexibility for integration testing since bringing systems online directly impacts SPEAR operations. This severely constrains the available testing window and requires a fundamentally different approach than typical development projects.</w:t>
      </w:r>
    </w:p>
    <w:p w14:paraId="55D25650" w14:textId="77777777" w:rsidR="009350C1" w:rsidRDefault="00000000">
      <w:pPr>
        <w:spacing w:before="60" w:after="80"/>
      </w:pPr>
      <w:r>
        <w:rPr>
          <w:b/>
          <w:bCs/>
          <w:color w:val="000000"/>
        </w:rPr>
        <w:t>Key Implications</w:t>
      </w:r>
      <w:r>
        <w:rPr>
          <w:color w:val="000000"/>
        </w:rPr>
        <w:t>:</w:t>
      </w:r>
    </w:p>
    <w:p w14:paraId="014620AB" w14:textId="77777777" w:rsidR="009350C1" w:rsidRDefault="00000000">
      <w:pPr>
        <w:pStyle w:val="ListParagraph"/>
        <w:numPr>
          <w:ilvl w:val="0"/>
          <w:numId w:val="3"/>
        </w:numPr>
        <w:spacing w:before="40" w:after="40"/>
      </w:pPr>
      <w:r>
        <w:t>Maximum standalone subsystem testing must occur before installation</w:t>
      </w:r>
    </w:p>
    <w:p w14:paraId="7A5FFF48" w14:textId="77777777" w:rsidR="009350C1" w:rsidRDefault="00000000">
      <w:pPr>
        <w:pStyle w:val="ListParagraph"/>
        <w:numPr>
          <w:ilvl w:val="0"/>
          <w:numId w:val="3"/>
        </w:numPr>
        <w:spacing w:before="40" w:after="40"/>
      </w:pPr>
      <w:r>
        <w:t>Integration testing must be incremental and carefully planned</w:t>
      </w:r>
    </w:p>
    <w:p w14:paraId="4FD17214" w14:textId="77777777" w:rsidR="009350C1" w:rsidRDefault="00000000">
      <w:pPr>
        <w:pStyle w:val="ListParagraph"/>
        <w:numPr>
          <w:ilvl w:val="0"/>
          <w:numId w:val="3"/>
        </w:numPr>
        <w:spacing w:before="40" w:after="40"/>
      </w:pPr>
      <w:r>
        <w:t>Some subsystems can be brought online for limited testing without full operational impact</w:t>
      </w:r>
    </w:p>
    <w:p w14:paraId="3112577D" w14:textId="77777777" w:rsidR="009350C1" w:rsidRDefault="00000000">
      <w:pPr>
        <w:pStyle w:val="ListParagraph"/>
        <w:numPr>
          <w:ilvl w:val="0"/>
          <w:numId w:val="3"/>
        </w:numPr>
        <w:spacing w:before="40" w:after="40"/>
      </w:pPr>
      <w:r>
        <w:t>Full system integration testing window is minimal</w:t>
      </w:r>
    </w:p>
    <w:p w14:paraId="27B3114E" w14:textId="77777777" w:rsidR="009350C1" w:rsidRDefault="00000000">
      <w:pPr>
        <w:pStyle w:val="Heading3"/>
        <w:spacing w:before="180"/>
      </w:pPr>
      <w:bookmarkStart w:id="333" w:name="_Toc223702752"/>
      <w:r>
        <w:t>Phase 1: Maximum Standalone Development</w:t>
      </w:r>
      <w:bookmarkEnd w:id="333"/>
    </w:p>
    <w:p w14:paraId="1BABAE56" w14:textId="77777777" w:rsidR="009350C1" w:rsidRDefault="00000000">
      <w:pPr>
        <w:pStyle w:val="ListParagraph"/>
        <w:numPr>
          <w:ilvl w:val="0"/>
          <w:numId w:val="3"/>
        </w:numPr>
        <w:spacing w:before="40" w:after="40"/>
      </w:pPr>
      <w:r>
        <w:rPr>
          <w:b/>
          <w:bCs/>
          <w:color w:val="000000"/>
        </w:rPr>
        <w:t>Software Framework</w:t>
      </w:r>
      <w:r>
        <w:rPr>
          <w:color w:val="000000"/>
        </w:rPr>
        <w:t>: Develop with simulated interfaces where live hardware unavailable</w:t>
      </w:r>
    </w:p>
    <w:p w14:paraId="244BDA48" w14:textId="77777777" w:rsidR="009350C1" w:rsidRDefault="00000000">
      <w:pPr>
        <w:pStyle w:val="ListParagraph"/>
        <w:numPr>
          <w:ilvl w:val="0"/>
          <w:numId w:val="3"/>
        </w:numPr>
        <w:spacing w:before="40" w:after="40"/>
      </w:pPr>
      <w:r>
        <w:rPr>
          <w:b/>
          <w:bCs/>
          <w:color w:val="000000"/>
        </w:rPr>
        <w:t>Tuner Testing</w:t>
      </w:r>
      <w:r>
        <w:rPr>
          <w:color w:val="000000"/>
        </w:rPr>
        <w:t>: Test Galil controller with Booster RF cavity</w:t>
      </w:r>
    </w:p>
    <w:p w14:paraId="0D01C91C" w14:textId="77777777" w:rsidR="009350C1" w:rsidRDefault="00000000">
      <w:pPr>
        <w:pStyle w:val="ListParagraph"/>
        <w:numPr>
          <w:ilvl w:val="0"/>
          <w:numId w:val="3"/>
        </w:numPr>
        <w:spacing w:before="40" w:after="40"/>
      </w:pPr>
      <w:r>
        <w:rPr>
          <w:b/>
          <w:bCs/>
          <w:color w:val="000000"/>
        </w:rPr>
        <w:t>LLRF9 Installation</w:t>
      </w:r>
      <w:r>
        <w:rPr>
          <w:color w:val="000000"/>
        </w:rPr>
        <w:t>: Install both units, connect RF signals, and bring them online</w:t>
      </w:r>
    </w:p>
    <w:p w14:paraId="188CFF8E" w14:textId="77777777" w:rsidR="009350C1" w:rsidRDefault="00000000">
      <w:pPr>
        <w:pStyle w:val="ListParagraph"/>
        <w:numPr>
          <w:ilvl w:val="0"/>
          <w:numId w:val="3"/>
        </w:numPr>
        <w:spacing w:before="40" w:after="40"/>
      </w:pPr>
      <w:r>
        <w:rPr>
          <w:b/>
          <w:bCs/>
          <w:color w:val="000000"/>
        </w:rPr>
        <w:t>Kly MPS Online</w:t>
      </w:r>
      <w:r>
        <w:rPr>
          <w:color w:val="000000"/>
        </w:rPr>
        <w:t>: Bring Kly MPS online for EPICS interface development</w:t>
      </w:r>
    </w:p>
    <w:p w14:paraId="7434AFE4" w14:textId="77777777" w:rsidR="009350C1" w:rsidRDefault="00000000">
      <w:pPr>
        <w:pStyle w:val="ListParagraph"/>
        <w:numPr>
          <w:ilvl w:val="0"/>
          <w:numId w:val="3"/>
        </w:numPr>
        <w:spacing w:before="40" w:after="40"/>
      </w:pPr>
      <w:r>
        <w:rPr>
          <w:b/>
          <w:bCs/>
          <w:color w:val="000000"/>
        </w:rPr>
        <w:t>HVPS PLC Online</w:t>
      </w:r>
      <w:r>
        <w:rPr>
          <w:color w:val="000000"/>
        </w:rPr>
        <w:t>: Enables EPICS software development</w:t>
      </w:r>
    </w:p>
    <w:p w14:paraId="244CBEB5" w14:textId="77777777" w:rsidR="009350C1" w:rsidRDefault="00000000">
      <w:pPr>
        <w:pStyle w:val="ListParagraph"/>
        <w:numPr>
          <w:ilvl w:val="0"/>
          <w:numId w:val="3"/>
        </w:numPr>
        <w:spacing w:before="40" w:after="40"/>
      </w:pPr>
      <w:r>
        <w:rPr>
          <w:b/>
          <w:bCs/>
          <w:color w:val="000000"/>
        </w:rPr>
        <w:t>Waveform Buffer Assembly</w:t>
      </w:r>
      <w:r>
        <w:rPr>
          <w:color w:val="000000"/>
        </w:rPr>
        <w:t>: Complete assembly and standalone testing</w:t>
      </w:r>
    </w:p>
    <w:p w14:paraId="2F3CE96A" w14:textId="77777777" w:rsidR="009350C1" w:rsidRDefault="00000000">
      <w:pPr>
        <w:pStyle w:val="ListParagraph"/>
        <w:numPr>
          <w:ilvl w:val="0"/>
          <w:numId w:val="3"/>
        </w:numPr>
        <w:spacing w:before="40" w:after="40"/>
      </w:pPr>
      <w:r>
        <w:rPr>
          <w:b/>
          <w:bCs/>
          <w:color w:val="000000"/>
        </w:rPr>
        <w:t>Interface Chassis Design/Fab</w:t>
      </w:r>
      <w:r>
        <w:rPr>
          <w:color w:val="000000"/>
        </w:rPr>
        <w:t>: Complete design and fabrication</w:t>
      </w:r>
    </w:p>
    <w:p w14:paraId="4ED3622C" w14:textId="77777777" w:rsidR="009350C1" w:rsidRDefault="00000000">
      <w:pPr>
        <w:pStyle w:val="ListParagraph"/>
        <w:numPr>
          <w:ilvl w:val="0"/>
          <w:numId w:val="3"/>
        </w:numPr>
        <w:spacing w:before="40" w:after="40"/>
      </w:pPr>
      <w:r>
        <w:rPr>
          <w:b/>
          <w:bCs/>
          <w:color w:val="000000"/>
        </w:rPr>
        <w:t>HVPS Controller</w:t>
      </w:r>
      <w:r>
        <w:rPr>
          <w:color w:val="000000"/>
        </w:rPr>
        <w:t>: Design, fabrication, and installation</w:t>
      </w:r>
    </w:p>
    <w:p w14:paraId="1E6A0395" w14:textId="77777777" w:rsidR="009350C1" w:rsidRDefault="00000000">
      <w:pPr>
        <w:pStyle w:val="ListParagraph"/>
        <w:numPr>
          <w:ilvl w:val="0"/>
          <w:numId w:val="3"/>
        </w:numPr>
        <w:spacing w:before="40" w:after="40"/>
      </w:pPr>
      <w:r>
        <w:rPr>
          <w:b/>
          <w:bCs/>
          <w:color w:val="000000"/>
        </w:rPr>
        <w:t>Arc Detector</w:t>
      </w:r>
      <w:r>
        <w:rPr>
          <w:color w:val="000000"/>
        </w:rPr>
        <w:t>: Design and fabrication</w:t>
      </w:r>
    </w:p>
    <w:p w14:paraId="64183D8C" w14:textId="77777777" w:rsidR="009350C1" w:rsidRDefault="00000000">
      <w:pPr>
        <w:pStyle w:val="ListParagraph"/>
        <w:numPr>
          <w:ilvl w:val="0"/>
          <w:numId w:val="3"/>
        </w:numPr>
        <w:spacing w:before="40" w:after="40"/>
      </w:pPr>
      <w:r>
        <w:rPr>
          <w:b/>
          <w:bCs/>
          <w:color w:val="000000"/>
        </w:rPr>
        <w:t>PPS Interface Box</w:t>
      </w:r>
      <w:r>
        <w:rPr>
          <w:color w:val="000000"/>
        </w:rPr>
        <w:t>: Design, fabrication, and commissioning</w:t>
      </w:r>
    </w:p>
    <w:p w14:paraId="10FE1C92" w14:textId="77777777" w:rsidR="009350C1" w:rsidRDefault="00000000">
      <w:pPr>
        <w:pStyle w:val="ListParagraph"/>
        <w:numPr>
          <w:ilvl w:val="0"/>
          <w:numId w:val="3"/>
        </w:numPr>
        <w:spacing w:before="40" w:after="40"/>
      </w:pPr>
      <w:r>
        <w:rPr>
          <w:b/>
          <w:bCs/>
          <w:color w:val="000000"/>
        </w:rPr>
        <w:t>Test Stand 18</w:t>
      </w:r>
      <w:r>
        <w:rPr>
          <w:color w:val="000000"/>
        </w:rPr>
        <w:t>: Upgrade to work with the upgraded HVPS controller</w:t>
      </w:r>
    </w:p>
    <w:p w14:paraId="7F9AD86A" w14:textId="77777777" w:rsidR="009350C1" w:rsidRDefault="00000000">
      <w:pPr>
        <w:pStyle w:val="Heading3"/>
        <w:spacing w:before="180"/>
      </w:pPr>
      <w:bookmarkStart w:id="334" w:name="_Toc223702753"/>
      <w:r>
        <w:t>Phase 2: Incremental Subsystem Integration</w:t>
      </w:r>
      <w:bookmarkEnd w:id="334"/>
    </w:p>
    <w:p w14:paraId="726D505E" w14:textId="77777777" w:rsidR="009350C1" w:rsidRDefault="00000000">
      <w:pPr>
        <w:pStyle w:val="ListParagraph"/>
        <w:numPr>
          <w:ilvl w:val="0"/>
          <w:numId w:val="3"/>
        </w:numPr>
        <w:spacing w:before="40" w:after="40"/>
      </w:pPr>
      <w:r w:rsidRPr="00C47822">
        <w:rPr>
          <w:b/>
          <w:bCs/>
        </w:rPr>
        <w:t>Tuner Test</w:t>
      </w:r>
      <w:r>
        <w:t xml:space="preserve"> with SPEAR Cavity</w:t>
      </w:r>
    </w:p>
    <w:p w14:paraId="66B11BB5" w14:textId="77777777" w:rsidR="009350C1" w:rsidRDefault="00000000">
      <w:pPr>
        <w:pStyle w:val="ListParagraph"/>
        <w:numPr>
          <w:ilvl w:val="0"/>
          <w:numId w:val="3"/>
        </w:numPr>
        <w:spacing w:before="40" w:after="40"/>
      </w:pPr>
      <w:r>
        <w:rPr>
          <w:b/>
          <w:bCs/>
          <w:color w:val="000000"/>
        </w:rPr>
        <w:t>HVPS Integration</w:t>
      </w:r>
      <w:r>
        <w:rPr>
          <w:color w:val="000000"/>
        </w:rPr>
        <w:t>: Integrate HVPS PLC with Python/EPICS (test at test stand T18)</w:t>
      </w:r>
    </w:p>
    <w:p w14:paraId="3380EECF" w14:textId="77777777" w:rsidR="009350C1" w:rsidRDefault="00000000">
      <w:pPr>
        <w:pStyle w:val="ListParagraph"/>
        <w:numPr>
          <w:ilvl w:val="0"/>
          <w:numId w:val="3"/>
        </w:numPr>
        <w:spacing w:before="40" w:after="40"/>
      </w:pPr>
      <w:r>
        <w:rPr>
          <w:b/>
          <w:bCs/>
          <w:color w:val="000000"/>
        </w:rPr>
        <w:t>Kly MPS Integration</w:t>
      </w:r>
      <w:r>
        <w:rPr>
          <w:color w:val="000000"/>
        </w:rPr>
        <w:t>: Integrate Kly MPS with LLRF9, waveform buffer, arc detector, HVPS PLC, interface chassis, and software coordinator with existing RF signals</w:t>
      </w:r>
    </w:p>
    <w:p w14:paraId="74563EEE" w14:textId="77777777" w:rsidR="009350C1" w:rsidRDefault="00000000">
      <w:pPr>
        <w:pStyle w:val="Heading3"/>
        <w:spacing w:before="180"/>
      </w:pPr>
      <w:bookmarkStart w:id="335" w:name="_Toc223702754"/>
      <w:r>
        <w:t>Phase 3: Critical Path Integration</w:t>
      </w:r>
      <w:bookmarkEnd w:id="335"/>
    </w:p>
    <w:p w14:paraId="2BB93875" w14:textId="77777777" w:rsidR="009350C1" w:rsidRDefault="00000000">
      <w:pPr>
        <w:pStyle w:val="ListParagraph"/>
        <w:numPr>
          <w:ilvl w:val="0"/>
          <w:numId w:val="3"/>
        </w:numPr>
        <w:spacing w:before="40" w:after="40"/>
      </w:pPr>
      <w:r>
        <w:rPr>
          <w:b/>
          <w:bCs/>
          <w:color w:val="000000"/>
        </w:rPr>
        <w:t>LLRF9 Integration — Basic RF Processing</w:t>
      </w:r>
      <w:r>
        <w:rPr>
          <w:color w:val="000000"/>
        </w:rPr>
        <w:t>: Verify vector sum, feedback loops, online calibration</w:t>
      </w:r>
    </w:p>
    <w:p w14:paraId="7BB7AE0D" w14:textId="77777777" w:rsidR="009350C1" w:rsidRDefault="00000000">
      <w:pPr>
        <w:pStyle w:val="ListParagraph"/>
        <w:numPr>
          <w:ilvl w:val="0"/>
          <w:numId w:val="3"/>
        </w:numPr>
        <w:spacing w:before="40" w:after="40"/>
      </w:pPr>
      <w:r>
        <w:rPr>
          <w:b/>
          <w:bCs/>
          <w:color w:val="000000"/>
        </w:rPr>
        <w:t>EPICS Integration</w:t>
      </w:r>
      <w:r>
        <w:rPr>
          <w:color w:val="000000"/>
        </w:rPr>
        <w:t>: Configure IOC, verify all PV interfaces</w:t>
      </w:r>
    </w:p>
    <w:p w14:paraId="509D28D9" w14:textId="77777777" w:rsidR="009350C1" w:rsidRDefault="00000000">
      <w:pPr>
        <w:pStyle w:val="ListParagraph"/>
        <w:numPr>
          <w:ilvl w:val="0"/>
          <w:numId w:val="3"/>
        </w:numPr>
        <w:spacing w:before="40" w:after="40"/>
      </w:pPr>
      <w:r>
        <w:rPr>
          <w:b/>
          <w:bCs/>
          <w:color w:val="000000"/>
        </w:rPr>
        <w:t>End-to-End Interlock Testing</w:t>
      </w:r>
      <w:r>
        <w:rPr>
          <w:color w:val="000000"/>
        </w:rPr>
        <w:t>: Verify complete interlock chain (limited RF power)</w:t>
      </w:r>
    </w:p>
    <w:p w14:paraId="3834FE0D" w14:textId="77777777" w:rsidR="009350C1" w:rsidRDefault="00000000">
      <w:pPr>
        <w:pStyle w:val="Heading3"/>
        <w:spacing w:before="180"/>
      </w:pPr>
      <w:bookmarkStart w:id="336" w:name="_Toc223702755"/>
      <w:r>
        <w:t>Phase 4: Full Power Commissioning</w:t>
      </w:r>
      <w:bookmarkEnd w:id="336"/>
    </w:p>
    <w:p w14:paraId="6402FDCE" w14:textId="77777777" w:rsidR="009350C1" w:rsidRDefault="00000000">
      <w:pPr>
        <w:pStyle w:val="ListParagraph"/>
        <w:numPr>
          <w:ilvl w:val="0"/>
          <w:numId w:val="3"/>
        </w:numPr>
        <w:spacing w:before="40" w:after="40"/>
      </w:pPr>
      <w:r>
        <w:rPr>
          <w:b/>
          <w:bCs/>
          <w:color w:val="000000"/>
        </w:rPr>
        <w:t>Incremental Power Ramp</w:t>
      </w:r>
      <w:r>
        <w:rPr>
          <w:color w:val="000000"/>
        </w:rPr>
        <w:t>: Gradually increase power while monitoring all systems</w:t>
      </w:r>
    </w:p>
    <w:p w14:paraId="61CFB3CE" w14:textId="77777777" w:rsidR="009350C1" w:rsidRDefault="00000000">
      <w:pPr>
        <w:pStyle w:val="ListParagraph"/>
        <w:numPr>
          <w:ilvl w:val="0"/>
          <w:numId w:val="3"/>
        </w:numPr>
        <w:spacing w:before="40" w:after="40"/>
      </w:pPr>
      <w:r>
        <w:rPr>
          <w:b/>
          <w:bCs/>
          <w:color w:val="000000"/>
        </w:rPr>
        <w:t>Performance Validation</w:t>
      </w:r>
      <w:r>
        <w:rPr>
          <w:color w:val="000000"/>
        </w:rPr>
        <w:t>: Verify all success criteria are met</w:t>
      </w:r>
    </w:p>
    <w:p w14:paraId="7831DC38" w14:textId="77777777" w:rsidR="009350C1" w:rsidRDefault="00000000">
      <w:pPr>
        <w:pStyle w:val="ListParagraph"/>
        <w:numPr>
          <w:ilvl w:val="0"/>
          <w:numId w:val="3"/>
        </w:numPr>
        <w:spacing w:before="40" w:after="40"/>
      </w:pPr>
      <w:r>
        <w:rPr>
          <w:b/>
          <w:bCs/>
          <w:color w:val="000000"/>
        </w:rPr>
        <w:t>Operator Training</w:t>
      </w:r>
      <w:r>
        <w:rPr>
          <w:color w:val="000000"/>
        </w:rPr>
        <w:t>: Train operators on new system</w:t>
      </w:r>
    </w:p>
    <w:p w14:paraId="2BDA503F" w14:textId="77777777" w:rsidR="009350C1" w:rsidRDefault="00000000">
      <w:pPr>
        <w:pStyle w:val="ListParagraph"/>
        <w:numPr>
          <w:ilvl w:val="0"/>
          <w:numId w:val="3"/>
        </w:numPr>
        <w:spacing w:before="40" w:after="40"/>
      </w:pPr>
      <w:r>
        <w:rPr>
          <w:b/>
          <w:bCs/>
          <w:color w:val="000000"/>
        </w:rPr>
        <w:t>Documentation</w:t>
      </w:r>
      <w:r>
        <w:rPr>
          <w:color w:val="000000"/>
        </w:rPr>
        <w:t>: Complete commissioning report</w:t>
      </w:r>
    </w:p>
    <w:p w14:paraId="71455D1F" w14:textId="77777777" w:rsidR="009350C1" w:rsidRDefault="00000000">
      <w:pPr>
        <w:pStyle w:val="Heading2"/>
      </w:pPr>
      <w:bookmarkStart w:id="337" w:name="_Toc223702756"/>
      <w:r>
        <w:t>19.2 Status</w:t>
      </w:r>
      <w:bookmarkEnd w:id="3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2640"/>
      </w:tblGrid>
      <w:tr w:rsidR="009350C1" w14:paraId="565BF623"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D125F1B" w14:textId="77777777" w:rsidR="009350C1" w:rsidRDefault="00000000">
            <w:r>
              <w:rPr>
                <w:b/>
                <w:bCs/>
                <w:color w:val="FFFFFF"/>
                <w:sz w:val="18"/>
                <w:szCs w:val="18"/>
              </w:rPr>
              <w:t>Item</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4D75791" w14:textId="77777777" w:rsidR="009350C1" w:rsidRDefault="00000000">
            <w:r>
              <w:rPr>
                <w:b/>
                <w:bCs/>
                <w:color w:val="FFFFFF"/>
                <w:sz w:val="18"/>
                <w:szCs w:val="18"/>
              </w:rPr>
              <w:t>Status</w:t>
            </w:r>
          </w:p>
        </w:tc>
        <w:tc>
          <w:tcPr>
            <w:tcW w:w="26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24471777" w14:textId="77777777" w:rsidR="009350C1" w:rsidRDefault="00000000">
            <w:r>
              <w:rPr>
                <w:b/>
                <w:bCs/>
                <w:color w:val="FFFFFF"/>
                <w:sz w:val="18"/>
                <w:szCs w:val="18"/>
              </w:rPr>
              <w:t>Notes</w:t>
            </w:r>
          </w:p>
        </w:tc>
      </w:tr>
      <w:tr w:rsidR="009350C1" w14:paraId="41A5FD3E"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0FE889D" w14:textId="77777777" w:rsidR="009350C1" w:rsidRDefault="00000000">
            <w:r>
              <w:rPr>
                <w:color w:val="000000"/>
                <w:sz w:val="18"/>
                <w:szCs w:val="18"/>
              </w:rPr>
              <w:t>LLRF9 (4 units)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FCBB817" w14:textId="77777777" w:rsidR="009350C1" w:rsidRDefault="00000000">
            <w:r>
              <w:rPr>
                <w:color w:val="000000"/>
                <w:sz w:val="18"/>
                <w:szCs w:val="18"/>
              </w:rPr>
              <w:t>Complete</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5622805" w14:textId="77777777" w:rsidR="009350C1" w:rsidRDefault="00000000">
            <w:r>
              <w:rPr>
                <w:color w:val="000000"/>
                <w:sz w:val="18"/>
                <w:szCs w:val="18"/>
              </w:rPr>
              <w:t>—</w:t>
            </w:r>
          </w:p>
        </w:tc>
      </w:tr>
      <w:tr w:rsidR="009350C1" w14:paraId="44278386"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7F0FA8F" w14:textId="77777777" w:rsidR="009350C1" w:rsidRDefault="00000000">
            <w:r>
              <w:rPr>
                <w:color w:val="000000"/>
                <w:sz w:val="18"/>
                <w:szCs w:val="18"/>
              </w:rPr>
              <w:t>Kly MPS PLC modules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2C8FAEC" w14:textId="77777777" w:rsidR="009350C1" w:rsidRDefault="00000000">
            <w:r>
              <w:rPr>
                <w:color w:val="000000"/>
                <w:sz w:val="18"/>
                <w:szCs w:val="18"/>
              </w:rPr>
              <w:t>Complete</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34EE156" w14:textId="77777777" w:rsidR="009350C1" w:rsidRDefault="00000000">
            <w:r>
              <w:rPr>
                <w:color w:val="000000"/>
                <w:sz w:val="18"/>
                <w:szCs w:val="18"/>
              </w:rPr>
              <w:t>—</w:t>
            </w:r>
          </w:p>
        </w:tc>
      </w:tr>
      <w:tr w:rsidR="009350C1" w14:paraId="2EF76D56"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AED7902" w14:textId="77777777" w:rsidR="009350C1" w:rsidRDefault="00000000">
            <w:r>
              <w:rPr>
                <w:color w:val="000000"/>
                <w:sz w:val="18"/>
                <w:szCs w:val="18"/>
              </w:rPr>
              <w:t>HVPS PLC modules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3480696" w14:textId="77777777" w:rsidR="009350C1" w:rsidRDefault="00000000">
            <w:r>
              <w:rPr>
                <w:color w:val="000000"/>
                <w:sz w:val="18"/>
                <w:szCs w:val="18"/>
              </w:rPr>
              <w:t>Complete (HVPS1, HVPS2, B44 Test Stand)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D317F8F" w14:textId="77777777" w:rsidR="009350C1" w:rsidRDefault="00000000">
            <w:r>
              <w:rPr>
                <w:color w:val="000000"/>
                <w:sz w:val="18"/>
                <w:szCs w:val="18"/>
              </w:rPr>
              <w:t>—</w:t>
            </w:r>
          </w:p>
        </w:tc>
      </w:tr>
      <w:tr w:rsidR="009350C1" w14:paraId="13E65E29"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52A54A8" w14:textId="77777777" w:rsidR="009350C1" w:rsidRDefault="00000000">
            <w:r>
              <w:rPr>
                <w:color w:val="000000"/>
                <w:sz w:val="18"/>
                <w:szCs w:val="18"/>
              </w:rPr>
              <w:t>Enerpro FCOG1200 boards</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FE97C3"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910C870" w14:textId="77777777" w:rsidR="009350C1" w:rsidRDefault="00000000">
            <w:r>
              <w:rPr>
                <w:color w:val="000000"/>
                <w:sz w:val="18"/>
                <w:szCs w:val="18"/>
              </w:rPr>
              <w:t>5 boards</w:t>
            </w:r>
          </w:p>
        </w:tc>
      </w:tr>
      <w:tr w:rsidR="009350C1" w14:paraId="0F9C32CC"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B70CE9" w14:textId="77777777" w:rsidR="009350C1" w:rsidRDefault="00000000">
            <w:r>
              <w:rPr>
                <w:color w:val="000000"/>
                <w:sz w:val="18"/>
                <w:szCs w:val="18"/>
              </w:rPr>
              <w:t>Arc detection (Microstep-MIS)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476FB19"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38BA741" w14:textId="77777777" w:rsidR="009350C1" w:rsidRDefault="00000000">
            <w:r>
              <w:rPr>
                <w:color w:val="000000"/>
                <w:sz w:val="18"/>
                <w:szCs w:val="18"/>
              </w:rPr>
              <w:t>10 sensors and 5 process, + 1 sensor &amp; 1 process for spare</w:t>
            </w:r>
          </w:p>
        </w:tc>
      </w:tr>
      <w:tr w:rsidR="009350C1" w14:paraId="3CD36748"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5568D7" w14:textId="77777777" w:rsidR="009350C1" w:rsidRDefault="00000000">
            <w:r>
              <w:rPr>
                <w:color w:val="000000"/>
                <w:sz w:val="18"/>
                <w:szCs w:val="18"/>
              </w:rPr>
              <w:t>Waveform Buffer System</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5A3EACE"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C73AD7D" w14:textId="77777777" w:rsidR="009350C1" w:rsidRDefault="00000000">
            <w:r>
              <w:rPr>
                <w:color w:val="000000"/>
                <w:sz w:val="18"/>
                <w:szCs w:val="18"/>
              </w:rPr>
              <w:t>Designed</w:t>
            </w:r>
          </w:p>
        </w:tc>
      </w:tr>
      <w:tr w:rsidR="009350C1" w14:paraId="59DED3A1"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52E0AF4" w14:textId="77777777" w:rsidR="009350C1" w:rsidRDefault="00000000">
            <w:r>
              <w:rPr>
                <w:color w:val="000000"/>
                <w:sz w:val="18"/>
                <w:szCs w:val="18"/>
              </w:rPr>
              <w:t>Interface Chassis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266E54B"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0773FFE" w14:textId="77777777" w:rsidR="009350C1" w:rsidRDefault="00000000">
            <w:r>
              <w:rPr>
                <w:color w:val="000000"/>
                <w:sz w:val="18"/>
                <w:szCs w:val="18"/>
              </w:rPr>
              <w:t>—</w:t>
            </w:r>
          </w:p>
        </w:tc>
      </w:tr>
      <w:tr w:rsidR="009350C1" w14:paraId="4E899F8D"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469B7F4" w14:textId="77777777" w:rsidR="009350C1" w:rsidRDefault="00000000">
            <w:r>
              <w:rPr>
                <w:color w:val="000000"/>
                <w:sz w:val="18"/>
                <w:szCs w:val="18"/>
              </w:rPr>
              <w:lastRenderedPageBreak/>
              <w:t>Heater SCR controller</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C2FE21"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19C26CF" w14:textId="77777777" w:rsidR="009350C1" w:rsidRDefault="00000000">
            <w:r>
              <w:rPr>
                <w:color w:val="000000"/>
                <w:sz w:val="18"/>
                <w:szCs w:val="18"/>
              </w:rPr>
              <w:t>—</w:t>
            </w:r>
          </w:p>
        </w:tc>
      </w:tr>
      <w:tr w:rsidR="009350C1" w14:paraId="10822B72" w14:textId="77777777">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0BAC196" w14:textId="77777777" w:rsidR="009350C1" w:rsidRDefault="00000000">
            <w:r>
              <w:rPr>
                <w:color w:val="000000"/>
                <w:sz w:val="18"/>
                <w:szCs w:val="18"/>
              </w:rPr>
              <w:t>PPS Interface Box</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7A15767"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3A3084C" w14:textId="77777777" w:rsidR="009350C1" w:rsidRDefault="00000000">
            <w:r>
              <w:rPr>
                <w:color w:val="000000"/>
                <w:sz w:val="18"/>
                <w:szCs w:val="18"/>
              </w:rPr>
              <w:t>—</w:t>
            </w:r>
          </w:p>
        </w:tc>
      </w:tr>
      <w:tr w:rsidR="009350C1" w14:paraId="39CC53FA" w14:textId="77777777">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CC9741A" w14:textId="77777777" w:rsidR="009350C1" w:rsidRDefault="00000000">
            <w:r>
              <w:rPr>
                <w:color w:val="000000"/>
                <w:sz w:val="18"/>
                <w:szCs w:val="18"/>
              </w:rPr>
              <w:t>Software</w:t>
            </w:r>
          </w:p>
        </w:tc>
        <w:tc>
          <w:tcPr>
            <w:tcW w:w="33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77F26C" w14:textId="77777777" w:rsidR="009350C1" w:rsidRDefault="00000000">
            <w:r>
              <w:rPr>
                <w:color w:val="000000"/>
                <w:sz w:val="18"/>
                <w:szCs w:val="18"/>
              </w:rPr>
              <w:t>Needed</w:t>
            </w:r>
          </w:p>
        </w:tc>
        <w:tc>
          <w:tcPr>
            <w:tcW w:w="26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F9BDF25" w14:textId="77777777" w:rsidR="009350C1" w:rsidRDefault="00000000">
            <w:r>
              <w:rPr>
                <w:color w:val="000000"/>
                <w:sz w:val="18"/>
                <w:szCs w:val="18"/>
              </w:rPr>
              <w:t>—</w:t>
            </w:r>
          </w:p>
        </w:tc>
      </w:tr>
    </w:tbl>
    <w:p w14:paraId="6EBE66DF" w14:textId="77777777" w:rsidR="009350C1" w:rsidRDefault="00000000">
      <w:pPr>
        <w:pStyle w:val="Heading2"/>
      </w:pPr>
      <w:bookmarkStart w:id="338" w:name="_Toc223702757"/>
      <w:r>
        <w:t>19.3 Key Technical Risks</w:t>
      </w:r>
      <w:bookmarkEnd w:id="3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080"/>
        <w:gridCol w:w="1260"/>
        <w:gridCol w:w="4140"/>
      </w:tblGrid>
      <w:tr w:rsidR="009350C1" w14:paraId="2E92ADA4" w14:textId="77777777">
        <w:trPr>
          <w:tblHeader/>
        </w:trPr>
        <w:tc>
          <w:tcPr>
            <w:tcW w:w="28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97D7D0A" w14:textId="77777777" w:rsidR="009350C1" w:rsidRDefault="00000000">
            <w:r>
              <w:rPr>
                <w:b/>
                <w:bCs/>
                <w:color w:val="FFFFFF"/>
                <w:sz w:val="18"/>
                <w:szCs w:val="18"/>
              </w:rPr>
              <w:t>Risk</w:t>
            </w:r>
          </w:p>
        </w:tc>
        <w:tc>
          <w:tcPr>
            <w:tcW w:w="108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E329E34" w14:textId="77777777" w:rsidR="009350C1" w:rsidRDefault="00000000">
            <w:r>
              <w:rPr>
                <w:b/>
                <w:bCs/>
                <w:color w:val="FFFFFF"/>
                <w:sz w:val="18"/>
                <w:szCs w:val="18"/>
              </w:rPr>
              <w:t>Severity</w:t>
            </w:r>
          </w:p>
        </w:tc>
        <w:tc>
          <w:tcPr>
            <w:tcW w:w="126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76EC2C38" w14:textId="77777777" w:rsidR="009350C1" w:rsidRDefault="00000000">
            <w:r>
              <w:rPr>
                <w:b/>
                <w:bCs/>
                <w:color w:val="FFFFFF"/>
                <w:sz w:val="18"/>
                <w:szCs w:val="18"/>
              </w:rPr>
              <w:t>Status</w:t>
            </w:r>
          </w:p>
        </w:tc>
        <w:tc>
          <w:tcPr>
            <w:tcW w:w="41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D695FF2" w14:textId="77777777" w:rsidR="009350C1" w:rsidRDefault="00000000">
            <w:r>
              <w:rPr>
                <w:b/>
                <w:bCs/>
                <w:color w:val="FFFFFF"/>
                <w:sz w:val="18"/>
                <w:szCs w:val="18"/>
              </w:rPr>
              <w:t>Mitigation</w:t>
            </w:r>
          </w:p>
        </w:tc>
      </w:tr>
      <w:tr w:rsidR="009350C1" w14:paraId="120B7797"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C1C478A" w14:textId="77777777" w:rsidR="009350C1" w:rsidRDefault="00000000">
            <w:r>
              <w:rPr>
                <w:color w:val="000000"/>
                <w:sz w:val="18"/>
                <w:szCs w:val="18"/>
              </w:rPr>
              <w:t>Tuner motor controller reliability</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3F1669A" w14:textId="77777777" w:rsidR="009350C1" w:rsidRDefault="00000000">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FA0A40" w14:textId="77777777" w:rsidR="009350C1" w:rsidRDefault="00000000">
            <w:r>
              <w:rPr>
                <w:color w:val="000000"/>
                <w:sz w:val="18"/>
                <w:szCs w:val="18"/>
              </w:rPr>
              <w:t>In progress</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967E6BC" w14:textId="77777777" w:rsidR="009350C1" w:rsidRDefault="00000000">
            <w:r>
              <w:rPr>
                <w:color w:val="000000"/>
                <w:sz w:val="18"/>
                <w:szCs w:val="18"/>
              </w:rPr>
              <w:t>Test on booster tuners first; evaluate multiple candidates</w:t>
            </w:r>
          </w:p>
        </w:tc>
      </w:tr>
      <w:tr w:rsidR="009350C1" w14:paraId="65763A0D"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CF7A5A9" w14:textId="77777777" w:rsidR="009350C1" w:rsidRDefault="00000000">
            <w:r>
              <w:rPr>
                <w:color w:val="000000"/>
                <w:sz w:val="18"/>
                <w:szCs w:val="18"/>
              </w:rPr>
              <w:t>HVPS PLC code migration (SLC-500 → CompactLogix)</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39B1B04" w14:textId="77777777" w:rsidR="009350C1" w:rsidRDefault="00000000">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0681B08" w14:textId="77777777" w:rsidR="009350C1" w:rsidRDefault="00000000">
            <w:r>
              <w:rPr>
                <w:color w:val="000000"/>
                <w:sz w:val="18"/>
                <w:szCs w:val="18"/>
              </w:rPr>
              <w:t>In progress</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4E1CCB0" w14:textId="77777777" w:rsidR="009350C1" w:rsidRDefault="00000000">
            <w:r>
              <w:rPr>
                <w:color w:val="000000"/>
                <w:sz w:val="18"/>
                <w:szCs w:val="18"/>
              </w:rPr>
              <w:t>Reverse-engineer legacy code; build Test Stand 18 (B44)</w:t>
            </w:r>
          </w:p>
        </w:tc>
      </w:tr>
      <w:tr w:rsidR="009350C1" w14:paraId="635CCEDA"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39DF4D2" w14:textId="77777777" w:rsidR="009350C1" w:rsidRDefault="00000000">
            <w:r>
              <w:rPr>
                <w:color w:val="000000"/>
                <w:sz w:val="18"/>
                <w:szCs w:val="18"/>
              </w:rPr>
              <w:t>PPS Interface approval delays</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DC5C593" w14:textId="77777777" w:rsidR="009350C1" w:rsidRDefault="00000000">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7397578" w14:textId="77777777" w:rsidR="009350C1" w:rsidRDefault="00000000">
            <w:r>
              <w:rPr>
                <w:color w:val="000000"/>
                <w:sz w:val="18"/>
                <w:szCs w:val="18"/>
              </w:rPr>
              <w:t>In progress</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25C20A2" w14:textId="77777777" w:rsidR="009350C1" w:rsidRDefault="00000000">
            <w:r>
              <w:rPr>
                <w:color w:val="000000"/>
                <w:sz w:val="18"/>
                <w:szCs w:val="18"/>
              </w:rPr>
              <w:t>Engage protection managers early; provide complete documentation</w:t>
            </w:r>
          </w:p>
        </w:tc>
      </w:tr>
      <w:tr w:rsidR="009350C1" w14:paraId="31196DD7"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A785F87" w14:textId="77777777" w:rsidR="009350C1" w:rsidRDefault="00000000">
            <w:r>
              <w:rPr>
                <w:color w:val="000000"/>
                <w:sz w:val="18"/>
                <w:szCs w:val="18"/>
              </w:rPr>
              <w:t>Interface Chassis logic design (LLRF9/HVPS feedback loop)</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F5B22E" w14:textId="77777777" w:rsidR="009350C1" w:rsidRDefault="00000000">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AC17D88" w14:textId="77777777" w:rsidR="009350C1" w:rsidRDefault="00000000">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BF996C1" w14:textId="77777777" w:rsidR="009350C1" w:rsidRDefault="00000000">
            <w:r>
              <w:rPr>
                <w:color w:val="000000"/>
                <w:sz w:val="18"/>
                <w:szCs w:val="18"/>
              </w:rPr>
              <w:t>Design and simulate before fabrication; careful sequencing logic</w:t>
            </w:r>
          </w:p>
        </w:tc>
      </w:tr>
      <w:tr w:rsidR="009350C1" w14:paraId="280CD556"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797912C" w14:textId="77777777" w:rsidR="009350C1" w:rsidRDefault="00000000">
            <w:r>
              <w:rPr>
                <w:color w:val="000000"/>
                <w:sz w:val="18"/>
                <w:szCs w:val="18"/>
              </w:rPr>
              <w:t>Waveform Buffer System (new custom hardware)</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CA90413" w14:textId="77777777" w:rsidR="009350C1" w:rsidRDefault="00000000">
            <w:r>
              <w:rPr>
                <w:color w:val="000000"/>
                <w:sz w:val="18"/>
                <w:szCs w:val="18"/>
              </w:rPr>
              <w:t>Medium</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B0E247F" w14:textId="77777777" w:rsidR="009350C1" w:rsidRDefault="00000000">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89ADC93" w14:textId="77777777" w:rsidR="009350C1" w:rsidRDefault="00000000">
            <w:r>
              <w:rPr>
                <w:color w:val="000000"/>
                <w:sz w:val="18"/>
                <w:szCs w:val="18"/>
              </w:rPr>
              <w:t>Staged development: PCB design → assembly → testing → integration</w:t>
            </w:r>
          </w:p>
        </w:tc>
      </w:tr>
      <w:tr w:rsidR="009350C1" w14:paraId="2137B94D"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F61073B" w14:textId="77777777" w:rsidR="009350C1" w:rsidRDefault="00000000">
            <w:r>
              <w:rPr>
                <w:color w:val="000000"/>
                <w:sz w:val="18"/>
                <w:szCs w:val="18"/>
              </w:rPr>
              <w:t>Python/EPICS Coordinator software</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85F24BF" w14:textId="77777777" w:rsidR="009350C1" w:rsidRDefault="00000000">
            <w:r>
              <w:rPr>
                <w:color w:val="000000"/>
                <w:sz w:val="18"/>
                <w:szCs w:val="18"/>
              </w:rPr>
              <w:t>Critical</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51183B6" w14:textId="77777777" w:rsidR="009350C1" w:rsidRDefault="00000000">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BF6AC2A" w14:textId="77777777" w:rsidR="009350C1" w:rsidRDefault="00000000">
            <w:r>
              <w:rPr>
                <w:color w:val="000000"/>
                <w:sz w:val="18"/>
                <w:szCs w:val="18"/>
              </w:rPr>
              <w:t>Largest untouched software scope: state machine, fault handling, auto-recovery sequences, operator interface, and integration with all subsystem IOCs. Must be developed in parallel with hardware integration; delays directly block Phase 3 and Phase 4. Mitigation: begin framework and simulated-interface development immediately; define PV naming conventions and state machine design before hardware is ready.</w:t>
            </w:r>
          </w:p>
        </w:tc>
      </w:tr>
      <w:tr w:rsidR="009350C1" w14:paraId="292EDFEE"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1CC83FB" w14:textId="77777777" w:rsidR="009350C1" w:rsidRDefault="00000000">
            <w:r>
              <w:rPr>
                <w:color w:val="000000"/>
                <w:sz w:val="18"/>
                <w:szCs w:val="18"/>
              </w:rPr>
              <w:t>Kly MPS PLC software integration</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DF01930" w14:textId="77777777" w:rsidR="009350C1" w:rsidRDefault="00000000">
            <w:r>
              <w:rPr>
                <w:color w:val="000000"/>
                <w:sz w:val="18"/>
                <w:szCs w:val="18"/>
              </w:rPr>
              <w:t>High</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F031A96" w14:textId="77777777" w:rsidR="009350C1" w:rsidRDefault="00000000">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51F9F4C" w14:textId="77777777" w:rsidR="009350C1" w:rsidRDefault="00000000">
            <w:r>
              <w:rPr>
                <w:color w:val="000000"/>
                <w:sz w:val="18"/>
                <w:szCs w:val="18"/>
              </w:rPr>
              <w:t>MPS hardware is assembled and tested standalone, but EPICS IOC development and integration with Interface Chassis fault status, first-fault logic, and reset sequencing has not begun. Mitigation: start IOC development using simulated Interface Chassis I/O; define fault status word bit assignments early.</w:t>
            </w:r>
          </w:p>
        </w:tc>
      </w:tr>
      <w:tr w:rsidR="009350C1" w14:paraId="46007193" w14:textId="77777777">
        <w:tc>
          <w:tcPr>
            <w:tcW w:w="28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6518595" w14:textId="77777777" w:rsidR="009350C1" w:rsidRDefault="00000000">
            <w:r>
              <w:rPr>
                <w:color w:val="000000"/>
                <w:sz w:val="18"/>
                <w:szCs w:val="18"/>
              </w:rPr>
              <w:t>Arc Detection Chassis firmware/logic</w:t>
            </w:r>
          </w:p>
        </w:tc>
        <w:tc>
          <w:tcPr>
            <w:tcW w:w="108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07E49A0" w14:textId="77777777" w:rsidR="009350C1" w:rsidRDefault="00000000">
            <w:r>
              <w:rPr>
                <w:color w:val="000000"/>
                <w:sz w:val="18"/>
                <w:szCs w:val="18"/>
              </w:rPr>
              <w:t>Low</w:t>
            </w:r>
          </w:p>
        </w:tc>
        <w:tc>
          <w:tcPr>
            <w:tcW w:w="126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7DB1DD9" w14:textId="77777777" w:rsidR="009350C1" w:rsidRDefault="00000000">
            <w:r>
              <w:rPr>
                <w:color w:val="000000"/>
                <w:sz w:val="18"/>
                <w:szCs w:val="18"/>
              </w:rPr>
              <w:t>Not started</w:t>
            </w:r>
          </w:p>
        </w:tc>
        <w:tc>
          <w:tcPr>
            <w:tcW w:w="41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14D370" w14:textId="77777777" w:rsidR="009350C1" w:rsidRDefault="00000000">
            <w:r>
              <w:rPr>
                <w:color w:val="000000"/>
                <w:sz w:val="18"/>
                <w:szCs w:val="18"/>
              </w:rPr>
              <w:t>OR-gate and 5-bit latch logic for Arc Detection Chassis not yet designed. Chassis is a prerequisite for arc interlock integration. Mitigation: design is straightforward (combinational logic + latches); prioritize as part of Interface Chassis design phase.</w:t>
            </w:r>
          </w:p>
        </w:tc>
      </w:tr>
      <w:tr w:rsidR="009350C1" w14:paraId="4F344829" w14:textId="77777777">
        <w:tc>
          <w:tcPr>
            <w:tcW w:w="28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11FCA1" w14:textId="77777777" w:rsidR="009350C1" w:rsidRDefault="00000000">
            <w:r>
              <w:rPr>
                <w:color w:val="000000"/>
                <w:sz w:val="18"/>
                <w:szCs w:val="18"/>
              </w:rPr>
              <w:t>Communication latency (Ethernet/EPICS for ~1 Hz control)</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F15795D" w14:textId="77777777" w:rsidR="009350C1" w:rsidRDefault="00000000">
            <w:r>
              <w:rPr>
                <w:color w:val="000000"/>
                <w:sz w:val="18"/>
                <w:szCs w:val="18"/>
              </w:rPr>
              <w:t>Low</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5DDCC90" w14:textId="77777777" w:rsidR="009350C1" w:rsidRDefault="00000000">
            <w:r>
              <w:rPr>
                <w:color w:val="000000"/>
                <w:sz w:val="18"/>
                <w:szCs w:val="18"/>
              </w:rPr>
              <w:t>Validated</w:t>
            </w:r>
          </w:p>
        </w:tc>
        <w:tc>
          <w:tcPr>
            <w:tcW w:w="41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8FD79BF" w14:textId="77777777" w:rsidR="009350C1" w:rsidRDefault="00000000">
            <w:r>
              <w:rPr>
                <w:color w:val="000000"/>
                <w:sz w:val="18"/>
                <w:szCs w:val="18"/>
              </w:rPr>
              <w:t>Proven in LLRF9 prototype commissioning</w:t>
            </w:r>
          </w:p>
        </w:tc>
      </w:tr>
    </w:tbl>
    <w:p w14:paraId="23C13A71" w14:textId="77777777" w:rsidR="009350C1" w:rsidRDefault="00000000">
      <w:pPr>
        <w:pStyle w:val="Heading2"/>
      </w:pPr>
      <w:bookmarkStart w:id="339" w:name="_Toc223702758"/>
      <w:r>
        <w:t>19.4 Success Criteria</w:t>
      </w:r>
      <w:bookmarkEnd w:id="3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40"/>
        <w:gridCol w:w="2520"/>
      </w:tblGrid>
      <w:tr w:rsidR="009350C1" w14:paraId="2C57D43B" w14:textId="77777777">
        <w:trPr>
          <w:tblHeader/>
        </w:trPr>
        <w:tc>
          <w:tcPr>
            <w:tcW w:w="360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46EBC9F5" w14:textId="77777777" w:rsidR="009350C1" w:rsidRDefault="00000000">
            <w:r>
              <w:rPr>
                <w:b/>
                <w:bCs/>
                <w:color w:val="FFFFFF"/>
                <w:sz w:val="18"/>
                <w:szCs w:val="18"/>
              </w:rPr>
              <w:t>Metric</w:t>
            </w:r>
          </w:p>
        </w:tc>
        <w:tc>
          <w:tcPr>
            <w:tcW w:w="32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5EAF8BBA" w14:textId="77777777" w:rsidR="009350C1" w:rsidRDefault="00000000">
            <w:r>
              <w:rPr>
                <w:b/>
                <w:bCs/>
                <w:color w:val="FFFFFF"/>
                <w:sz w:val="18"/>
                <w:szCs w:val="18"/>
              </w:rPr>
              <w:t>Legacy Performance</w:t>
            </w:r>
          </w:p>
        </w:tc>
        <w:tc>
          <w:tcPr>
            <w:tcW w:w="25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F90429A" w14:textId="77777777" w:rsidR="009350C1" w:rsidRDefault="00000000">
            <w:r>
              <w:rPr>
                <w:b/>
                <w:bCs/>
                <w:color w:val="FFFFFF"/>
                <w:sz w:val="18"/>
                <w:szCs w:val="18"/>
              </w:rPr>
              <w:t>Target</w:t>
            </w:r>
          </w:p>
        </w:tc>
      </w:tr>
      <w:tr w:rsidR="009350C1" w14:paraId="25FED591"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0759D72" w14:textId="77777777" w:rsidR="009350C1" w:rsidRDefault="00000000">
            <w:r>
              <w:rPr>
                <w:color w:val="000000"/>
                <w:sz w:val="18"/>
                <w:szCs w:val="18"/>
              </w:rPr>
              <w:t>Amplitude stability</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B25F939" w14:textId="77777777" w:rsidR="009350C1" w:rsidRDefault="00000000">
            <w:r>
              <w:rPr>
                <w:color w:val="000000"/>
                <w:sz w:val="18"/>
                <w:szCs w:val="18"/>
              </w:rPr>
              <w:t>&lt;0.1%</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AD7059A" w14:textId="77777777" w:rsidR="009350C1" w:rsidRDefault="00000000">
            <w:r>
              <w:rPr>
                <w:color w:val="000000"/>
                <w:sz w:val="18"/>
                <w:szCs w:val="18"/>
              </w:rPr>
              <w:t>Same or better</w:t>
            </w:r>
          </w:p>
        </w:tc>
      </w:tr>
      <w:tr w:rsidR="009350C1" w14:paraId="1BFD0040"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C53CF74" w14:textId="77777777" w:rsidR="009350C1" w:rsidRDefault="00000000">
            <w:r>
              <w:rPr>
                <w:color w:val="000000"/>
                <w:sz w:val="18"/>
                <w:szCs w:val="18"/>
              </w:rPr>
              <w:t>Phase stability</w:t>
            </w:r>
          </w:p>
        </w:tc>
        <w:tc>
          <w:tcPr>
            <w:tcW w:w="32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4A5C52" w14:textId="77777777" w:rsidR="009350C1" w:rsidRDefault="00000000">
            <w:r>
              <w:rPr>
                <w:color w:val="000000"/>
                <w:sz w:val="18"/>
                <w:szCs w:val="18"/>
              </w:rPr>
              <w:t>&lt;0.1 deg</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DC4A50F" w14:textId="77777777" w:rsidR="009350C1" w:rsidRDefault="00000000">
            <w:r>
              <w:rPr>
                <w:color w:val="000000"/>
                <w:sz w:val="18"/>
                <w:szCs w:val="18"/>
              </w:rPr>
              <w:t>Same or better</w:t>
            </w:r>
          </w:p>
        </w:tc>
      </w:tr>
      <w:tr w:rsidR="009350C1" w14:paraId="2F1CBFAB"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3FF5BE2" w14:textId="77777777" w:rsidR="009350C1" w:rsidRDefault="00000000">
            <w:r>
              <w:rPr>
                <w:color w:val="000000"/>
                <w:sz w:val="18"/>
                <w:szCs w:val="18"/>
              </w:rPr>
              <w:t>Tuner resolution</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674D5A1" w14:textId="77777777" w:rsidR="009350C1" w:rsidRDefault="00000000">
            <w:r>
              <w:rPr>
                <w:color w:val="000000"/>
                <w:sz w:val="18"/>
                <w:szCs w:val="18"/>
              </w:rPr>
              <w:t>~0.002–0.003 mm/microstep</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B3443E0" w14:textId="77777777" w:rsidR="009350C1" w:rsidRDefault="00000000">
            <w:r>
              <w:rPr>
                <w:color w:val="000000"/>
                <w:sz w:val="18"/>
                <w:szCs w:val="18"/>
              </w:rPr>
              <w:t>Improved (up to 256 microsteps/step)</w:t>
            </w:r>
          </w:p>
        </w:tc>
      </w:tr>
      <w:tr w:rsidR="009350C1" w14:paraId="51F943ED"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F1CE0C" w14:textId="77777777" w:rsidR="009350C1" w:rsidRDefault="00000000">
            <w:r>
              <w:rPr>
                <w:color w:val="000000"/>
                <w:sz w:val="18"/>
                <w:szCs w:val="18"/>
              </w:rPr>
              <w:t>Control loop response</w:t>
            </w:r>
          </w:p>
        </w:tc>
        <w:tc>
          <w:tcPr>
            <w:tcW w:w="32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37A94C6" w14:textId="77777777" w:rsidR="009350C1" w:rsidRDefault="00000000">
            <w:r>
              <w:rPr>
                <w:color w:val="000000"/>
                <w:sz w:val="18"/>
                <w:szCs w:val="18"/>
              </w:rPr>
              <w:t>~1 second</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0AA57DA" w14:textId="77777777" w:rsidR="009350C1" w:rsidRDefault="00000000">
            <w:r>
              <w:rPr>
                <w:color w:val="000000"/>
                <w:sz w:val="18"/>
                <w:szCs w:val="18"/>
              </w:rPr>
              <w:t>Same or better</w:t>
            </w:r>
          </w:p>
        </w:tc>
      </w:tr>
      <w:tr w:rsidR="009350C1" w14:paraId="13C6AF34" w14:textId="77777777">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2AFAD24" w14:textId="77777777" w:rsidR="009350C1" w:rsidRDefault="00000000">
            <w:r>
              <w:rPr>
                <w:color w:val="000000"/>
                <w:sz w:val="18"/>
                <w:szCs w:val="18"/>
              </w:rPr>
              <w:t>Uptime</w:t>
            </w:r>
          </w:p>
        </w:tc>
        <w:tc>
          <w:tcPr>
            <w:tcW w:w="32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8923A50" w14:textId="77777777" w:rsidR="009350C1" w:rsidRDefault="00000000">
            <w:r>
              <w:rPr>
                <w:color w:val="000000"/>
                <w:sz w:val="18"/>
                <w:szCs w:val="18"/>
              </w:rPr>
              <w:t>&gt;99%?</w:t>
            </w:r>
          </w:p>
        </w:tc>
        <w:tc>
          <w:tcPr>
            <w:tcW w:w="25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D3C8AE" w14:textId="77777777" w:rsidR="009350C1" w:rsidRDefault="00000000">
            <w:r>
              <w:rPr>
                <w:color w:val="000000"/>
                <w:sz w:val="18"/>
                <w:szCs w:val="18"/>
              </w:rPr>
              <w:t>Same or better</w:t>
            </w:r>
          </w:p>
        </w:tc>
      </w:tr>
      <w:tr w:rsidR="009350C1" w14:paraId="14D1D518" w14:textId="77777777">
        <w:tc>
          <w:tcPr>
            <w:tcW w:w="360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83C1842" w14:textId="77777777" w:rsidR="009350C1" w:rsidRDefault="00000000">
            <w:r>
              <w:rPr>
                <w:color w:val="000000"/>
                <w:sz w:val="18"/>
                <w:szCs w:val="18"/>
              </w:rPr>
              <w:lastRenderedPageBreak/>
              <w:t>Fault diagnostics</w:t>
            </w:r>
          </w:p>
        </w:tc>
        <w:tc>
          <w:tcPr>
            <w:tcW w:w="32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47B88EC" w14:textId="77777777" w:rsidR="009350C1" w:rsidRDefault="00000000">
            <w:r>
              <w:rPr>
                <w:color w:val="000000"/>
                <w:sz w:val="18"/>
                <w:szCs w:val="18"/>
              </w:rPr>
              <w:t>Limited fault file capture</w:t>
            </w:r>
          </w:p>
        </w:tc>
        <w:tc>
          <w:tcPr>
            <w:tcW w:w="25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240A39E" w14:textId="77777777" w:rsidR="009350C1" w:rsidRDefault="00000000">
            <w:r>
              <w:rPr>
                <w:color w:val="000000"/>
                <w:sz w:val="18"/>
                <w:szCs w:val="18"/>
              </w:rPr>
              <w:t>16k-sample waveform + circular buffer + first-fault</w:t>
            </w:r>
          </w:p>
        </w:tc>
      </w:tr>
    </w:tbl>
    <w:p w14:paraId="50E8B463" w14:textId="77777777" w:rsidR="009350C1" w:rsidRDefault="00000000">
      <w:pPr>
        <w:pStyle w:val="Heading1"/>
      </w:pPr>
      <w:bookmarkStart w:id="340" w:name="s20"/>
      <w:bookmarkStart w:id="341" w:name="_Toc223702759"/>
      <w:r>
        <w:t>20. Appendix: Source Document Index</w:t>
      </w:r>
      <w:bookmarkEnd w:id="340"/>
      <w:bookmarkEnd w:id="341"/>
    </w:p>
    <w:p w14:paraId="0A5D1C6D" w14:textId="77777777" w:rsidR="009350C1" w:rsidRDefault="00000000">
      <w:pPr>
        <w:pStyle w:val="Heading2"/>
      </w:pPr>
      <w:bookmarkStart w:id="342" w:name="_Toc223702760"/>
      <w:r>
        <w:t>LLRF Source Material</w:t>
      </w:r>
      <w:bookmarkEnd w:id="3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2"/>
        <w:gridCol w:w="4728"/>
      </w:tblGrid>
      <w:tr w:rsidR="009350C1" w14:paraId="378995F1"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11828A3" w14:textId="77777777" w:rsidR="009350C1" w:rsidRDefault="00000000">
            <w:r>
              <w:rPr>
                <w:b/>
                <w:bCs/>
                <w:color w:val="FFFFFF"/>
                <w:sz w:val="18"/>
                <w:szCs w:val="18"/>
              </w:rPr>
              <w:t>Path</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6DBC10C" w14:textId="77777777" w:rsidR="009350C1" w:rsidRDefault="00000000">
            <w:r>
              <w:rPr>
                <w:b/>
                <w:bCs/>
                <w:color w:val="FFFFFF"/>
                <w:sz w:val="18"/>
                <w:szCs w:val="18"/>
              </w:rPr>
              <w:t>Content</w:t>
            </w:r>
          </w:p>
        </w:tc>
      </w:tr>
      <w:tr w:rsidR="009350C1" w14:paraId="0B59A921"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44A1B50" w14:textId="77777777" w:rsidR="009350C1" w:rsidRDefault="00000000">
            <w:r>
              <w:rPr>
                <w:color w:val="000000"/>
                <w:sz w:val="18"/>
                <w:szCs w:val="18"/>
              </w:rPr>
              <w:t>llrf/legacyLLRF/rf_states.st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A06A0F5" w14:textId="77777777" w:rsidR="009350C1" w:rsidRDefault="00000000">
            <w:r>
              <w:rPr>
                <w:color w:val="000000"/>
                <w:sz w:val="18"/>
                <w:szCs w:val="18"/>
              </w:rPr>
              <w:t>Legacy master state machine (2,227 lines)</w:t>
            </w:r>
          </w:p>
        </w:tc>
      </w:tr>
      <w:tr w:rsidR="009350C1" w14:paraId="2F6A2AEF"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09BA0D77" w14:textId="77777777" w:rsidR="009350C1" w:rsidRDefault="00000000">
            <w:r>
              <w:rPr>
                <w:color w:val="000000"/>
                <w:sz w:val="18"/>
                <w:szCs w:val="18"/>
              </w:rPr>
              <w:t>llrf/legacyLLRF/rf_dac_loop.st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1A343BB" w14:textId="77777777" w:rsidR="009350C1" w:rsidRDefault="00000000">
            <w:r>
              <w:rPr>
                <w:color w:val="000000"/>
                <w:sz w:val="18"/>
                <w:szCs w:val="18"/>
              </w:rPr>
              <w:t>Legacy DAC control loop (290 lines)</w:t>
            </w:r>
          </w:p>
        </w:tc>
      </w:tr>
      <w:tr w:rsidR="009350C1" w14:paraId="22237D6F"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6FDF00A" w14:textId="77777777" w:rsidR="009350C1" w:rsidRDefault="00000000">
            <w:r>
              <w:rPr>
                <w:color w:val="000000"/>
                <w:sz w:val="18"/>
                <w:szCs w:val="18"/>
              </w:rPr>
              <w:t>llrf/legacyLLRF/rf_hvps_loop.st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6EE619D" w14:textId="77777777" w:rsidR="009350C1" w:rsidRDefault="00000000">
            <w:r>
              <w:rPr>
                <w:color w:val="000000"/>
                <w:sz w:val="18"/>
                <w:szCs w:val="18"/>
              </w:rPr>
              <w:t>Legacy HVPS control loop (343 lines)</w:t>
            </w:r>
          </w:p>
        </w:tc>
      </w:tr>
      <w:tr w:rsidR="009350C1" w14:paraId="5FC2A92D"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68FC40B" w14:textId="77777777" w:rsidR="009350C1" w:rsidRDefault="00000000">
            <w:r>
              <w:rPr>
                <w:color w:val="000000"/>
                <w:sz w:val="18"/>
                <w:szCs w:val="18"/>
              </w:rPr>
              <w:t>llrf/legacyLLRF/rf_tuner_loop.st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460C718" w14:textId="77777777" w:rsidR="009350C1" w:rsidRDefault="00000000">
            <w:r>
              <w:rPr>
                <w:color w:val="000000"/>
                <w:sz w:val="18"/>
                <w:szCs w:val="18"/>
              </w:rPr>
              <w:t>Legacy tuner control loop (555 lines)</w:t>
            </w:r>
          </w:p>
        </w:tc>
      </w:tr>
      <w:tr w:rsidR="009350C1" w14:paraId="48DA703E"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9E10BCC" w14:textId="77777777" w:rsidR="009350C1" w:rsidRDefault="00000000">
            <w:r>
              <w:rPr>
                <w:color w:val="000000"/>
                <w:sz w:val="18"/>
                <w:szCs w:val="18"/>
              </w:rPr>
              <w:t>llrf/legacyLLRF/rf_calib.st</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98E72E4" w14:textId="77777777" w:rsidR="009350C1" w:rsidRDefault="00000000">
            <w:r>
              <w:rPr>
                <w:color w:val="000000"/>
                <w:sz w:val="18"/>
                <w:szCs w:val="18"/>
              </w:rPr>
              <w:t>Legacy calibration system (2,800+ lines)</w:t>
            </w:r>
          </w:p>
        </w:tc>
      </w:tr>
      <w:tr w:rsidR="009350C1" w14:paraId="691A9159"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F10C513" w14:textId="77777777" w:rsidR="009350C1" w:rsidRDefault="00000000">
            <w:r>
              <w:rPr>
                <w:color w:val="000000"/>
                <w:sz w:val="18"/>
                <w:szCs w:val="18"/>
              </w:rPr>
              <w:t>llrf/legacyLLRF/rf_msgs.st</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1655FD7" w14:textId="77777777" w:rsidR="009350C1" w:rsidRDefault="00000000">
            <w:r>
              <w:rPr>
                <w:color w:val="000000"/>
                <w:sz w:val="18"/>
                <w:szCs w:val="18"/>
              </w:rPr>
              <w:t>Legacy message logging (352 lines)</w:t>
            </w:r>
          </w:p>
        </w:tc>
      </w:tr>
      <w:tr w:rsidR="009350C1" w14:paraId="25362A99"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B46DFCB" w14:textId="77777777" w:rsidR="009350C1" w:rsidRDefault="00000000">
            <w:r>
              <w:rPr>
                <w:color w:val="000000"/>
                <w:sz w:val="18"/>
                <w:szCs w:val="18"/>
              </w:rPr>
              <w:t>llrf/architecture/llrfInterfaceChassis.docx</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9044E22" w14:textId="77777777" w:rsidR="009350C1" w:rsidRDefault="00000000">
            <w:r>
              <w:rPr>
                <w:color w:val="000000"/>
                <w:sz w:val="18"/>
                <w:szCs w:val="18"/>
              </w:rPr>
              <w:t>Interface Chassis specification</w:t>
            </w:r>
          </w:p>
        </w:tc>
      </w:tr>
      <w:tr w:rsidR="009350C1" w14:paraId="2E462C77"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A0CE48F" w14:textId="77777777" w:rsidR="009350C1" w:rsidRDefault="00000000">
            <w:r>
              <w:rPr>
                <w:color w:val="000000"/>
                <w:sz w:val="18"/>
                <w:szCs w:val="18"/>
              </w:rPr>
              <w:t>llrf/architecture/WaveformBuffersforLLRFUpgrade.docx</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BA90589" w14:textId="77777777" w:rsidR="009350C1" w:rsidRDefault="00000000">
            <w:r>
              <w:rPr>
                <w:color w:val="000000"/>
                <w:sz w:val="18"/>
                <w:szCs w:val="18"/>
              </w:rPr>
              <w:t>Waveform Buffer System design</w:t>
            </w:r>
          </w:p>
        </w:tc>
      </w:tr>
      <w:tr w:rsidR="009350C1" w14:paraId="0D386806"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524A6F3" w14:textId="77777777" w:rsidR="009350C1" w:rsidRDefault="00000000">
            <w:r>
              <w:rPr>
                <w:color w:val="000000"/>
                <w:sz w:val="18"/>
                <w:szCs w:val="18"/>
              </w:rPr>
              <w:t>llrf/architecture/arcDetectorHardwareOptions.docx</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A258A52" w14:textId="77777777" w:rsidR="009350C1" w:rsidRDefault="00000000">
            <w:r>
              <w:rPr>
                <w:color w:val="000000"/>
                <w:sz w:val="18"/>
                <w:szCs w:val="18"/>
              </w:rPr>
              <w:t>Arc detection hardware selection</w:t>
            </w:r>
          </w:p>
        </w:tc>
      </w:tr>
      <w:tr w:rsidR="009350C1" w14:paraId="44C00099"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47FB67F3" w14:textId="77777777" w:rsidR="009350C1" w:rsidRDefault="00000000">
            <w:r>
              <w:rPr>
                <w:color w:val="000000"/>
                <w:sz w:val="18"/>
                <w:szCs w:val="18"/>
              </w:rPr>
              <w:t>llrf/documentation/LLRFOperation_jims.docx</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2CFB0D8" w14:textId="77777777" w:rsidR="009350C1" w:rsidRDefault="00000000">
            <w:r>
              <w:rPr>
                <w:color w:val="000000"/>
                <w:sz w:val="18"/>
                <w:szCs w:val="18"/>
              </w:rPr>
              <w:t>Jim's SPEAR3 RF Station Operation Guide</w:t>
            </w:r>
          </w:p>
        </w:tc>
      </w:tr>
      <w:tr w:rsidR="009350C1" w14:paraId="668AB1AD"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4E3B4EB" w14:textId="77777777" w:rsidR="009350C1" w:rsidRDefault="00000000">
            <w:r>
              <w:rPr>
                <w:color w:val="000000"/>
                <w:sz w:val="18"/>
                <w:szCs w:val="18"/>
              </w:rPr>
              <w:t>llrf/documentation/LLRFUpgradeTaskListRev3.docx</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EA04BD9" w14:textId="77777777" w:rsidR="009350C1" w:rsidRDefault="00000000">
            <w:r>
              <w:rPr>
                <w:color w:val="000000"/>
                <w:sz w:val="18"/>
                <w:szCs w:val="18"/>
              </w:rPr>
              <w:t>Full project scope, procurement, costs</w:t>
            </w:r>
          </w:p>
        </w:tc>
      </w:tr>
      <w:tr w:rsidR="009350C1" w14:paraId="73F92A07"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1CF1EC6" w14:textId="77777777" w:rsidR="009350C1" w:rsidRDefault="00000000">
            <w:r>
              <w:rPr>
                <w:color w:val="000000"/>
                <w:sz w:val="18"/>
                <w:szCs w:val="18"/>
              </w:rPr>
              <w:t>llrf/tuners/galil/</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31DC8578" w14:textId="77777777" w:rsidR="009350C1" w:rsidRDefault="00000000">
            <w:r>
              <w:rPr>
                <w:color w:val="000000"/>
                <w:sz w:val="18"/>
                <w:szCs w:val="18"/>
              </w:rPr>
              <w:t>Galil DMC-4143 firmware and test notes</w:t>
            </w:r>
          </w:p>
        </w:tc>
      </w:tr>
      <w:tr w:rsidR="009350C1" w14:paraId="3FE37D3E"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8CE3BCA" w14:textId="77777777" w:rsidR="009350C1" w:rsidRDefault="00000000">
            <w:r>
              <w:rPr>
                <w:color w:val="000000"/>
                <w:sz w:val="18"/>
                <w:szCs w:val="18"/>
              </w:rPr>
              <w:t>llrf/driveAmp/KAW2051M12*.pdf</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AD887ED" w14:textId="77777777" w:rsidR="009350C1" w:rsidRDefault="00000000">
            <w:r>
              <w:rPr>
                <w:color w:val="000000"/>
                <w:sz w:val="18"/>
                <w:szCs w:val="18"/>
              </w:rPr>
              <w:t>Drive amplifier datasheet</w:t>
            </w:r>
          </w:p>
        </w:tc>
      </w:tr>
      <w:tr w:rsidR="009350C1" w14:paraId="7B32AF3C"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5488DD1" w14:textId="77777777" w:rsidR="009350C1" w:rsidRDefault="00000000">
            <w:r>
              <w:rPr>
                <w:color w:val="000000"/>
                <w:sz w:val="18"/>
                <w:szCs w:val="18"/>
              </w:rPr>
              <w:t>llrf/arcDetector/</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B7539AF" w14:textId="77777777" w:rsidR="009350C1" w:rsidRDefault="00000000">
            <w:r>
              <w:rPr>
                <w:color w:val="000000"/>
                <w:sz w:val="18"/>
                <w:szCs w:val="18"/>
              </w:rPr>
              <w:t>Arc detector product sheets and mechanical references</w:t>
            </w:r>
          </w:p>
        </w:tc>
      </w:tr>
    </w:tbl>
    <w:p w14:paraId="627987A2" w14:textId="77777777" w:rsidR="009350C1" w:rsidRDefault="00000000">
      <w:pPr>
        <w:pStyle w:val="Heading2"/>
      </w:pPr>
      <w:bookmarkStart w:id="343" w:name="_Toc223702761"/>
      <w:r>
        <w:t>HVPS Source Material</w:t>
      </w:r>
      <w:bookmarkEnd w:id="3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3"/>
        <w:gridCol w:w="4667"/>
      </w:tblGrid>
      <w:tr w:rsidR="009350C1" w14:paraId="7F1EBB2F"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6B552EFC" w14:textId="77777777" w:rsidR="009350C1" w:rsidRDefault="00000000">
            <w:r>
              <w:rPr>
                <w:b/>
                <w:bCs/>
                <w:color w:val="FFFFFF"/>
                <w:sz w:val="18"/>
                <w:szCs w:val="18"/>
              </w:rPr>
              <w:t>Path</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3DF87148" w14:textId="77777777" w:rsidR="009350C1" w:rsidRDefault="00000000">
            <w:r>
              <w:rPr>
                <w:b/>
                <w:bCs/>
                <w:color w:val="FFFFFF"/>
                <w:sz w:val="18"/>
                <w:szCs w:val="18"/>
              </w:rPr>
              <w:t>Content</w:t>
            </w:r>
          </w:p>
        </w:tc>
      </w:tr>
      <w:tr w:rsidR="009350C1" w14:paraId="62CB43E5"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8FFE6B8" w14:textId="77777777" w:rsidR="009350C1" w:rsidRDefault="00000000">
            <w:r>
              <w:rPr>
                <w:color w:val="000000"/>
                <w:sz w:val="18"/>
                <w:szCs w:val="18"/>
              </w:rPr>
              <w:t>hvps/architecture/originalDocuments/slac-pub-7591.pdf</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C43095E" w14:textId="77777777" w:rsidR="009350C1" w:rsidRDefault="00000000">
            <w:r>
              <w:rPr>
                <w:color w:val="000000"/>
                <w:sz w:val="18"/>
                <w:szCs w:val="18"/>
              </w:rPr>
              <w:t>Original HVPS design publication</w:t>
            </w:r>
          </w:p>
        </w:tc>
      </w:tr>
      <w:tr w:rsidR="009350C1" w14:paraId="7AF118AC"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AF8A5FF" w14:textId="77777777" w:rsidR="009350C1" w:rsidRDefault="00000000">
            <w:r>
              <w:rPr>
                <w:color w:val="000000"/>
                <w:sz w:val="18"/>
                <w:szCs w:val="18"/>
              </w:rPr>
              <w:t>hvps/architecture/originalDocuments/ps3413600102.pdf</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0050081" w14:textId="77777777" w:rsidR="009350C1" w:rsidRDefault="00000000">
            <w:r>
              <w:rPr>
                <w:color w:val="000000"/>
                <w:sz w:val="18"/>
                <w:szCs w:val="18"/>
              </w:rPr>
              <w:t>HVPS power section specifications</w:t>
            </w:r>
          </w:p>
        </w:tc>
      </w:tr>
      <w:tr w:rsidR="009350C1" w14:paraId="4E17A980"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0E4C6716" w14:textId="77777777" w:rsidR="009350C1" w:rsidRDefault="00000000">
            <w:r>
              <w:rPr>
                <w:color w:val="000000"/>
                <w:sz w:val="18"/>
                <w:szCs w:val="18"/>
              </w:rPr>
              <w:t>hvps/controls/enerpro/</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41B8059" w14:textId="77777777" w:rsidR="009350C1" w:rsidRDefault="00000000">
            <w:r>
              <w:rPr>
                <w:color w:val="000000"/>
                <w:sz w:val="18"/>
                <w:szCs w:val="18"/>
              </w:rPr>
              <w:t>Enerpro SCR gate driver documentation and schematics</w:t>
            </w:r>
          </w:p>
        </w:tc>
      </w:tr>
      <w:tr w:rsidR="009350C1" w14:paraId="7D022A69"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CCE852A" w14:textId="77777777" w:rsidR="009350C1" w:rsidRDefault="00000000">
            <w:r>
              <w:rPr>
                <w:color w:val="000000"/>
                <w:sz w:val="18"/>
                <w:szCs w:val="18"/>
              </w:rPr>
              <w:t>hvps/documentation/plc/</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9D78B28" w14:textId="77777777" w:rsidR="009350C1" w:rsidRDefault="00000000">
            <w:r>
              <w:rPr>
                <w:color w:val="000000"/>
                <w:sz w:val="18"/>
                <w:szCs w:val="18"/>
              </w:rPr>
              <w:t>SLC-500 PLC code, labels, and analysis</w:t>
            </w:r>
          </w:p>
        </w:tc>
      </w:tr>
      <w:tr w:rsidR="009350C1" w14:paraId="57F1EE89"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721F6C7" w14:textId="77777777" w:rsidR="009350C1" w:rsidRDefault="00000000">
            <w:r>
              <w:rPr>
                <w:color w:val="000000"/>
                <w:sz w:val="18"/>
                <w:szCs w:val="18"/>
              </w:rPr>
              <w:t>hvps/documentation/schematics/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D051B37" w14:textId="77777777" w:rsidR="009350C1" w:rsidRDefault="00000000">
            <w:r>
              <w:rPr>
                <w:color w:val="000000"/>
                <w:sz w:val="18"/>
                <w:szCs w:val="18"/>
              </w:rPr>
              <w:t>HVPS electrical schematics</w:t>
            </w:r>
          </w:p>
        </w:tc>
      </w:tr>
      <w:tr w:rsidR="009350C1" w14:paraId="75051295"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758EAA3" w14:textId="77777777" w:rsidR="009350C1" w:rsidRDefault="00000000">
            <w:r>
              <w:rPr>
                <w:color w:val="000000"/>
                <w:sz w:val="18"/>
                <w:szCs w:val="18"/>
              </w:rPr>
              <w:t>hvps/documentation/wiringDiagrams/</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292E6C7F" w14:textId="77777777" w:rsidR="009350C1" w:rsidRDefault="00000000">
            <w:r>
              <w:rPr>
                <w:color w:val="000000"/>
                <w:sz w:val="18"/>
                <w:szCs w:val="18"/>
              </w:rPr>
              <w:t>Wiring diagrams (Hoffman Box, HVPS)</w:t>
            </w:r>
          </w:p>
        </w:tc>
      </w:tr>
      <w:tr w:rsidR="009350C1" w14:paraId="16764268"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5EA6E526" w14:textId="77777777" w:rsidR="009350C1" w:rsidRDefault="00000000">
            <w:r>
              <w:rPr>
                <w:color w:val="000000"/>
                <w:sz w:val="18"/>
                <w:szCs w:val="18"/>
              </w:rPr>
              <w:t>hvps/documentation/procedures/</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43B1C8EF" w14:textId="77777777" w:rsidR="009350C1" w:rsidRDefault="00000000">
            <w:r>
              <w:rPr>
                <w:color w:val="000000"/>
                <w:sz w:val="18"/>
                <w:szCs w:val="18"/>
              </w:rPr>
              <w:t>Maintenance and safety procedures</w:t>
            </w:r>
          </w:p>
        </w:tc>
      </w:tr>
      <w:tr w:rsidR="009350C1" w14:paraId="057FACED"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1DE517E" w14:textId="77777777" w:rsidR="009350C1" w:rsidRDefault="00000000">
            <w:r>
              <w:rPr>
                <w:color w:val="000000"/>
                <w:sz w:val="18"/>
                <w:szCs w:val="18"/>
              </w:rPr>
              <w:t>hvps/maintenance/</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58E93413" w14:textId="77777777" w:rsidR="009350C1" w:rsidRDefault="00000000">
            <w:r>
              <w:rPr>
                <w:color w:val="000000"/>
                <w:sz w:val="18"/>
                <w:szCs w:val="18"/>
              </w:rPr>
              <w:t>Stack installation checklists, phase tank maintenance</w:t>
            </w:r>
          </w:p>
        </w:tc>
      </w:tr>
    </w:tbl>
    <w:p w14:paraId="0E19A26B" w14:textId="77777777" w:rsidR="009350C1" w:rsidRDefault="00000000">
      <w:pPr>
        <w:pStyle w:val="Heading2"/>
      </w:pPr>
      <w:bookmarkStart w:id="344" w:name="_Toc223702762"/>
      <w:r>
        <w:t>PPS Source Material</w:t>
      </w:r>
      <w:bookmarkEnd w:id="3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9350C1" w14:paraId="23DDD70A" w14:textId="77777777">
        <w:trPr>
          <w:tblHeader/>
        </w:trPr>
        <w:tc>
          <w:tcPr>
            <w:tcW w:w="432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08789DB2" w14:textId="77777777" w:rsidR="009350C1" w:rsidRDefault="00000000">
            <w:r>
              <w:rPr>
                <w:b/>
                <w:bCs/>
                <w:color w:val="FFFFFF"/>
                <w:sz w:val="18"/>
                <w:szCs w:val="18"/>
              </w:rPr>
              <w:t>Path</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Mar>
              <w:top w:w="60" w:type="dxa"/>
              <w:left w:w="120" w:type="dxa"/>
              <w:bottom w:w="60" w:type="dxa"/>
              <w:right w:w="120" w:type="dxa"/>
            </w:tcMar>
            <w:vAlign w:val="center"/>
          </w:tcPr>
          <w:p w14:paraId="16465955" w14:textId="77777777" w:rsidR="009350C1" w:rsidRDefault="00000000">
            <w:r>
              <w:rPr>
                <w:b/>
                <w:bCs/>
                <w:color w:val="FFFFFF"/>
                <w:sz w:val="18"/>
                <w:szCs w:val="18"/>
              </w:rPr>
              <w:t>Content</w:t>
            </w:r>
          </w:p>
        </w:tc>
      </w:tr>
      <w:tr w:rsidR="009350C1" w14:paraId="440C1E3B"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108F6736" w14:textId="77777777" w:rsidR="009350C1" w:rsidRDefault="00000000">
            <w:r>
              <w:rPr>
                <w:color w:val="000000"/>
                <w:sz w:val="18"/>
                <w:szCs w:val="18"/>
              </w:rPr>
              <w:t>pps/diagrams/00_SYSTEM_OVERVIEW.md</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8774E84" w14:textId="77777777" w:rsidR="009350C1" w:rsidRDefault="00000000">
            <w:r>
              <w:rPr>
                <w:color w:val="000000"/>
                <w:sz w:val="18"/>
                <w:szCs w:val="18"/>
              </w:rPr>
              <w:t>PPS current vs. upgrade architecture overview</w:t>
            </w:r>
          </w:p>
        </w:tc>
      </w:tr>
      <w:tr w:rsidR="009350C1" w14:paraId="603D6295"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1FF09613" w14:textId="77777777" w:rsidR="009350C1" w:rsidRDefault="00000000">
            <w:r>
              <w:rPr>
                <w:color w:val="000000"/>
                <w:sz w:val="18"/>
                <w:szCs w:val="18"/>
              </w:rPr>
              <w:t>pps/diagrams/01-08_*.md</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BBA2C2B" w14:textId="77777777" w:rsidR="009350C1" w:rsidRDefault="00000000">
            <w:r>
              <w:rPr>
                <w:color w:val="000000"/>
                <w:sz w:val="18"/>
                <w:szCs w:val="18"/>
              </w:rPr>
              <w:t>Detailed analysis of each PPS-related schematic</w:t>
            </w:r>
          </w:p>
        </w:tc>
      </w:tr>
      <w:tr w:rsidR="009350C1" w14:paraId="1DA5A433"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2DFBDCCD" w14:textId="77777777" w:rsidR="009350C1" w:rsidRDefault="00000000">
            <w:r>
              <w:rPr>
                <w:color w:val="000000"/>
                <w:sz w:val="18"/>
                <w:szCs w:val="18"/>
              </w:rPr>
              <w:t>pps/MSG from Jim Sebek to Faya about PPS.md</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325262D0" w14:textId="77777777" w:rsidR="009350C1" w:rsidRDefault="00000000">
            <w:r>
              <w:rPr>
                <w:color w:val="000000"/>
                <w:sz w:val="18"/>
                <w:szCs w:val="18"/>
              </w:rPr>
              <w:t>2022 PPS concerns and upgrade drivers</w:t>
            </w:r>
          </w:p>
        </w:tc>
      </w:tr>
      <w:tr w:rsidR="009350C1" w14:paraId="57EADDAA" w14:textId="77777777">
        <w:tc>
          <w:tcPr>
            <w:tcW w:w="432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7698FBCF" w14:textId="77777777" w:rsidR="009350C1" w:rsidRDefault="00000000">
            <w:r>
              <w:rPr>
                <w:color w:val="000000"/>
                <w:sz w:val="18"/>
                <w:szCs w:val="18"/>
              </w:rPr>
              <w:t>pps/HoffmanBoxPPSWiring.docx</w:t>
            </w:r>
          </w:p>
        </w:tc>
        <w:tc>
          <w:tcPr>
            <w:tcW w:w="5040" w:type="dxa"/>
            <w:tcBorders>
              <w:top w:val="single" w:sz="1" w:space="0" w:color="DDDDDD"/>
              <w:left w:val="single" w:sz="1" w:space="0" w:color="DDDDDD"/>
              <w:bottom w:val="single" w:sz="1" w:space="0" w:color="DDDDDD"/>
              <w:right w:val="single" w:sz="1" w:space="0" w:color="DDDDDD"/>
            </w:tcBorders>
            <w:shd w:val="clear" w:color="auto" w:fill="F5F9FD"/>
            <w:tcMar>
              <w:top w:w="60" w:type="dxa"/>
              <w:left w:w="120" w:type="dxa"/>
              <w:bottom w:w="60" w:type="dxa"/>
              <w:right w:w="120" w:type="dxa"/>
            </w:tcMar>
            <w:vAlign w:val="center"/>
          </w:tcPr>
          <w:p w14:paraId="660138BF" w14:textId="77777777" w:rsidR="009350C1" w:rsidRDefault="00000000">
            <w:r>
              <w:rPr>
                <w:color w:val="000000"/>
                <w:sz w:val="18"/>
                <w:szCs w:val="18"/>
              </w:rPr>
              <w:t>Detailed PPS wiring analysis</w:t>
            </w:r>
          </w:p>
        </w:tc>
      </w:tr>
      <w:tr w:rsidR="009350C1" w14:paraId="4F82A364" w14:textId="77777777">
        <w:tc>
          <w:tcPr>
            <w:tcW w:w="43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68469A46" w14:textId="77777777" w:rsidR="009350C1" w:rsidRDefault="00000000">
            <w:r>
              <w:rPr>
                <w:color w:val="000000"/>
                <w:sz w:val="18"/>
                <w:szCs w:val="18"/>
              </w:rPr>
              <w:t>pps/*.pdf</w:t>
            </w:r>
          </w:p>
        </w:tc>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vAlign w:val="center"/>
          </w:tcPr>
          <w:p w14:paraId="77994F43" w14:textId="77777777" w:rsidR="009350C1" w:rsidRDefault="00000000">
            <w:r>
              <w:rPr>
                <w:color w:val="000000"/>
                <w:sz w:val="18"/>
                <w:szCs w:val="18"/>
              </w:rPr>
              <w:t>Original PPS schematics and wiring diagrams</w:t>
            </w:r>
          </w:p>
        </w:tc>
      </w:tr>
    </w:tbl>
    <w:p w14:paraId="61C31C73" w14:textId="77777777" w:rsidR="007235F1" w:rsidRDefault="007235F1"/>
    <w:sectPr w:rsidR="007235F1">
      <w:headerReference w:type="default" r:id="rId17"/>
      <w:footerReference w:type="default" r:id="rId18"/>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Sebek, Jim" w:date="2026-03-09T10:05:00Z" w:initials="JS">
    <w:p w14:paraId="05085D69" w14:textId="77777777" w:rsidR="0048346B" w:rsidRDefault="0048346B" w:rsidP="0048346B">
      <w:pPr>
        <w:pStyle w:val="CommentText"/>
      </w:pPr>
      <w:r>
        <w:rPr>
          <w:rStyle w:val="CommentReference"/>
        </w:rPr>
        <w:annotationRef/>
      </w:r>
      <w:r>
        <w:t>I am not sure what the correct name for this is, but it monitors both the klystron and cavities for things such as water flow and temperatures.  It does monitor the klystron for collector power.</w:t>
      </w:r>
    </w:p>
  </w:comment>
  <w:comment w:id="67" w:author="Sebek, Jim" w:date="2026-03-09T10:37:00Z" w:initials="JS">
    <w:p w14:paraId="7F273759" w14:textId="77777777" w:rsidR="00767B30" w:rsidRDefault="00767B30" w:rsidP="00767B30">
      <w:pPr>
        <w:pStyle w:val="CommentText"/>
      </w:pPr>
      <w:r>
        <w:rPr>
          <w:rStyle w:val="CommentReference"/>
        </w:rPr>
        <w:annotationRef/>
      </w:r>
      <w:r>
        <w:t>I don’t know if there is any python software involved.</w:t>
      </w:r>
    </w:p>
  </w:comment>
  <w:comment w:id="73" w:author="Sebek, Jim" w:date="2026-03-09T10:43:00Z" w:initials="JS">
    <w:p w14:paraId="204956EC" w14:textId="77777777" w:rsidR="004A615E" w:rsidRDefault="004A615E" w:rsidP="004A615E">
      <w:pPr>
        <w:pStyle w:val="CommentText"/>
      </w:pPr>
      <w:r>
        <w:rPr>
          <w:rStyle w:val="CommentReference"/>
        </w:rPr>
        <w:annotationRef/>
      </w:r>
      <w:r>
        <w:t>These modules were for pep.  They are not used in SPEAR.  Our VXI crate only has a CPU, an Allen-Bradley controller, a clock module, the RFP module (heart of the fast feedback system), three IQA modules, amplitude/phase monitors of the monitored signals, and an arc interface module, that takes care of reading in some signals from sources outside of the VXI crate.</w:t>
      </w:r>
    </w:p>
  </w:comment>
  <w:comment w:id="115" w:author="Sebek, Jim" w:date="2026-03-09T13:38:00Z" w:initials="JS">
    <w:p w14:paraId="2156EB84" w14:textId="77777777" w:rsidR="00284B09" w:rsidRDefault="00284B09" w:rsidP="00284B09">
      <w:pPr>
        <w:pStyle w:val="CommentText"/>
      </w:pPr>
      <w:r>
        <w:rPr>
          <w:rStyle w:val="CommentReference"/>
        </w:rPr>
        <w:annotationRef/>
      </w:r>
      <w:r>
        <w:t>I agree with the Operator Layer.  This has relatively little control and only the necessary readbacks.  In addition there should be an Expert Layer with details used by the system experts to control and read data from the system.  In the expert layer there will be matlab tools, written both by Dmitry for the LLRF9 and written in house for other systems.  I am not aware of any python programs currently used for the current station and am not aware of any planned for the upgrade.</w:t>
      </w:r>
    </w:p>
    <w:p w14:paraId="1E95E12D" w14:textId="77777777" w:rsidR="00284B09" w:rsidRDefault="00284B09" w:rsidP="00284B09">
      <w:pPr>
        <w:pStyle w:val="CommentText"/>
      </w:pPr>
      <w:r>
        <w:t>More details:  LLRF9-1 and LLRF9-2 will have internal connections between the two.  I am not sure, but maybe only LLRF9-1 connects to the interface chassis.</w:t>
      </w:r>
    </w:p>
    <w:p w14:paraId="57D45016" w14:textId="77777777" w:rsidR="00284B09" w:rsidRDefault="00284B09" w:rsidP="00284B09">
      <w:pPr>
        <w:pStyle w:val="CommentText"/>
      </w:pPr>
      <w:r>
        <w:t>HVPS also has three fiber optic cables between interface chassis and the HVPS high power system that do not go through the PLC.  We have to think if motor control goes to the interface chassis.  There has to be communication between a main soft IOC (python/epics coordinator?) and the motion control.  I don’t know that anything more than an ethernet connection is required.  The soft IOC could look for heartbeats from the motion control and, if it does not see them, act on the system (TBD).  The heater control will just be connected to the RF MPS system.  That will monitor the voltage, current, and power of the heater.  There also will be a hardware klystron collector power MPS reading.  The RF MPS PLC will make this calculation based on an RF detector and HVPS voltage and current (waveform buffer system) and remove a permit that it gives to the interface chassis as one input to the permits for LLRF9 and HVPS.  The two external MPS permits are from SPEAR MPS and the orbit interlock system.  These should feed into the Interface control chassis and be inputs to the summary for LLRF9 and HVPS.</w:t>
      </w:r>
    </w:p>
  </w:comment>
  <w:comment w:id="124" w:author="Sebek, Jim" w:date="2026-03-09T13:43:00Z" w:initials="JS">
    <w:p w14:paraId="6F8844B7" w14:textId="77777777" w:rsidR="00284B09" w:rsidRDefault="00284B09" w:rsidP="00284B09">
      <w:pPr>
        <w:pStyle w:val="CommentText"/>
      </w:pPr>
      <w:r>
        <w:rPr>
          <w:rStyle w:val="CommentReference"/>
        </w:rPr>
        <w:annotationRef/>
      </w:r>
      <w:r>
        <w:t>We are now considering commercial AC power supplies that will produce clean sine waves.  Parts cost is higher, but a COTS item, so labor cost is lower.</w:t>
      </w:r>
    </w:p>
  </w:comment>
  <w:comment w:id="143" w:author="Sebek, Jim" w:date="2026-03-09T13:49:00Z" w:initials="JS">
    <w:p w14:paraId="10AB3BF1" w14:textId="77777777" w:rsidR="004D087B" w:rsidRDefault="004D087B" w:rsidP="004D087B">
      <w:pPr>
        <w:pStyle w:val="CommentText"/>
      </w:pPr>
      <w:r>
        <w:rPr>
          <w:rStyle w:val="CommentReference"/>
        </w:rPr>
        <w:annotationRef/>
      </w:r>
      <w:r>
        <w:t>This may be a soft IOC located in B137.  Will have to check with controls.</w:t>
      </w:r>
    </w:p>
  </w:comment>
  <w:comment w:id="172" w:author="Sebek, Jim" w:date="2026-03-09T14:17:00Z" w:initials="JS">
    <w:p w14:paraId="313D31AD" w14:textId="77777777" w:rsidR="00823CFC" w:rsidRDefault="00823CFC" w:rsidP="00823CFC">
      <w:pPr>
        <w:pStyle w:val="CommentText"/>
      </w:pPr>
      <w:r>
        <w:rPr>
          <w:rStyle w:val="CommentReference"/>
        </w:rPr>
        <w:annotationRef/>
      </w:r>
      <w:r>
        <w:t>I do not think this is entirely correct.  You are correct in that we only have an indirect measurement; we do not measure the collector temperature.  In addition to the software protection you described above that reduces the HVPS setpoint, there is an MPS limit (responding on the order of ms) that removes the permit from the HVPS if the limit is exceeded.  The fast interlock chassis has an internal RF detector module.  It takes a coupled signal from the klystron forward power and then buffers the detector output to a burndy (J31?) which goes to a cross-connect that is monitored by channel 12 of the AB analog input module 2.  Channels 13 and 14 monitor the readbacks from the HVPS V and I.  The AB controller then does the arithmetic and should remove the MPS permit if the  collector power exceeds the allowable value.  Removal of the permit should both turn off the HVPS and the drive power.</w:t>
      </w:r>
    </w:p>
  </w:comment>
  <w:comment w:id="180" w:author="Sebek, Jim" w:date="2026-03-09T14:33:00Z" w:initials="JS">
    <w:p w14:paraId="7AEB44A1" w14:textId="77777777" w:rsidR="00B9463C" w:rsidRDefault="00B9463C" w:rsidP="00B9463C">
      <w:pPr>
        <w:pStyle w:val="CommentText"/>
      </w:pPr>
      <w:r>
        <w:rPr>
          <w:rStyle w:val="CommentReference"/>
        </w:rPr>
        <w:annotationRef/>
      </w:r>
      <w:r>
        <w:t>I think that I would like to swap this with WGLoad1 forward.  This normally sits at 20 kW and increases to 40 kW with cavity at full power and no beam.  WGLoad1 forward seems to never get about 2 kW, so the likelihood of a fast signal here is rather low.</w:t>
      </w:r>
    </w:p>
  </w:comment>
  <w:comment w:id="181" w:author="Sebek, Jim" w:date="2026-03-09T14:29:00Z" w:initials="JS">
    <w:p w14:paraId="6E34565A" w14:textId="703E7257" w:rsidR="00B9463C" w:rsidRDefault="00B9463C" w:rsidP="00B9463C">
      <w:pPr>
        <w:pStyle w:val="CommentText"/>
      </w:pPr>
      <w:r>
        <w:rPr>
          <w:rStyle w:val="CommentReference"/>
        </w:rPr>
        <w:annotationRef/>
      </w:r>
      <w:r>
        <w:t>We should measure this, but I think Dmitry also measures this in his module.</w:t>
      </w:r>
    </w:p>
  </w:comment>
  <w:comment w:id="182" w:author="Sebek, Jim" w:date="2026-03-09T14:34:00Z" w:initials="JS">
    <w:p w14:paraId="4FE70F3F" w14:textId="77777777" w:rsidR="00B9463C" w:rsidRDefault="00B9463C" w:rsidP="00B9463C">
      <w:pPr>
        <w:pStyle w:val="CommentText"/>
      </w:pPr>
      <w:r>
        <w:rPr>
          <w:rStyle w:val="CommentReference"/>
        </w:rPr>
        <w:annotationRef/>
      </w:r>
      <w:r>
        <w:t>I would like to put this on a slow monitor and have Dmitry measure circulator load forward instead.</w:t>
      </w:r>
    </w:p>
  </w:comment>
  <w:comment w:id="197" w:author="Sebek, Jim" w:date="2026-03-09T15:00:00Z" w:initials="JS">
    <w:p w14:paraId="279AD26A" w14:textId="77777777" w:rsidR="00DD39CE" w:rsidRDefault="00DD39CE" w:rsidP="00DD39CE">
      <w:pPr>
        <w:pStyle w:val="CommentText"/>
      </w:pPr>
      <w:r>
        <w:rPr>
          <w:rStyle w:val="CommentReference"/>
        </w:rPr>
        <w:annotationRef/>
      </w:r>
      <w:r>
        <w:t>I am a little surprised by this.  The manual says Spartan-6, but I thought he told me he was using an Artix.</w:t>
      </w:r>
    </w:p>
  </w:comment>
  <w:comment w:id="198" w:author="Sebek, Jim" w:date="2026-03-09T15:02:00Z" w:initials="JS">
    <w:p w14:paraId="079050CC" w14:textId="77777777" w:rsidR="00DD39CE" w:rsidRDefault="00DD39CE" w:rsidP="00DD39CE">
      <w:pPr>
        <w:pStyle w:val="CommentText"/>
      </w:pPr>
      <w:r>
        <w:rPr>
          <w:rStyle w:val="CommentReference"/>
        </w:rPr>
        <w:annotationRef/>
      </w:r>
      <w:r>
        <w:t>Note that this is older than our EPICS7.  I wonder if he has migration plans to the newer version of EPICS, even though it is not required.</w:t>
      </w:r>
    </w:p>
  </w:comment>
  <w:comment w:id="199" w:author="Sebek, Jim" w:date="2026-03-09T15:04:00Z" w:initials="JS">
    <w:p w14:paraId="54BBF6A7" w14:textId="77777777" w:rsidR="00CC5A8C" w:rsidRDefault="00DD39CE" w:rsidP="00CC5A8C">
      <w:pPr>
        <w:pStyle w:val="CommentText"/>
      </w:pPr>
      <w:r>
        <w:rPr>
          <w:rStyle w:val="CommentReference"/>
        </w:rPr>
        <w:annotationRef/>
      </w:r>
      <w:r w:rsidR="00CC5A8C">
        <w:t>Nominal frequency, to four digits, is 476.3.  (Current frequency is 476.3051755 MHz)  Today these numbers would be 476.3052, 39.6921m 436,6131, 109,1533, 218.3065.</w:t>
      </w:r>
    </w:p>
  </w:comment>
  <w:comment w:id="201" w:author="Sebek, Jim" w:date="2026-03-12T16:50:00Z" w:initials="JS">
    <w:p w14:paraId="5DA81405" w14:textId="77777777" w:rsidR="00E606CE" w:rsidRDefault="00E606CE" w:rsidP="00E606CE">
      <w:pPr>
        <w:pStyle w:val="CommentText"/>
      </w:pPr>
      <w:r>
        <w:rPr>
          <w:rStyle w:val="CommentReference"/>
        </w:rPr>
        <w:annotationRef/>
      </w:r>
      <w:r>
        <w:t>I am not sure if this is correct.  When we tested the system in 2021, we monitored all four cavities in the system.  Only two cavities, likely on the same board were used for the fast proportional loop of the system.  The reasoning was that the dynamics of the beam and/or klystron would be the same in all four cavities.  There was also an integral component in the feedback loop for these two cavities.  The other two cavities only had an integral loop.  By using an integral loop that included all four cavities, the total gap voltage of the four cavities could be controlled.  The outputs of the two boards will be synchronized via phase controls.  Cavity probes A and B can be monitored on board 1 and have proportional and integral control out of output 1.  Probes C and D can be monitored on board 2 and have integral control out of output 2.  An external power combiner can then combine the outputs to generate a signal that will contain an integral of all four cavities.  (LLRF9 documentation seems to stop abruptly in midsentence in 8.4, the section that describes four cavity operation.  Tuner control is done in EPICS; no fast synchronization is needed, but having the cavity forward powers on temperature controlled signals seems correct.  I do not know the deviation with temperature of the signals on board 3.  It likely does not make any difference for the remainder of the signals.  From history plots, Circulator forward (17.7 kW) looks more interesting than WG1 Load forward (1.6 kW).</w:t>
      </w:r>
    </w:p>
  </w:comment>
  <w:comment w:id="204" w:author="Sebek, Jim" w:date="2026-03-12T16:57:00Z" w:initials="JS">
    <w:p w14:paraId="0E9E8BEF" w14:textId="77777777" w:rsidR="00E606CE" w:rsidRDefault="00E606CE" w:rsidP="00E606CE">
      <w:pPr>
        <w:pStyle w:val="CommentText"/>
      </w:pPr>
      <w:r>
        <w:rPr>
          <w:rStyle w:val="CommentReference"/>
        </w:rPr>
        <w:annotationRef/>
      </w:r>
      <w:r>
        <w:t>We need to look at his test summaries for the individual boxes to determine the voltage logic levels currently set for the external interlocks and other digital inputs.</w:t>
      </w:r>
    </w:p>
  </w:comment>
  <w:comment w:id="208" w:author="Sebek, Jim" w:date="2026-03-12T17:08:00Z" w:initials="JS">
    <w:p w14:paraId="74528F16" w14:textId="77777777" w:rsidR="001014A6" w:rsidRDefault="00FD72BA" w:rsidP="001014A6">
      <w:pPr>
        <w:pStyle w:val="CommentText"/>
      </w:pPr>
      <w:r>
        <w:rPr>
          <w:rStyle w:val="CommentReference"/>
        </w:rPr>
        <w:annotationRef/>
      </w:r>
      <w:r w:rsidR="001014A6">
        <w:t>Power chain is 12.47 kV mains -&gt; phase shift transformer (listed as  350 kW, although I have not verified this number) -&gt; primaries of phase control transformers, which include the thyristors and inductors -&gt; secondaries of phase control transformers drive four rectifier stacks -&gt; output (in parallel with filter capacitor and crowbar stacks)</w:t>
      </w:r>
    </w:p>
  </w:comment>
  <w:comment w:id="216" w:author="Sebek, Jim" w:date="2026-03-13T14:55:00Z" w:initials="JS">
    <w:p w14:paraId="70887964" w14:textId="77777777" w:rsidR="001014A6" w:rsidRDefault="001014A6" w:rsidP="001014A6">
      <w:pPr>
        <w:pStyle w:val="CommentText"/>
      </w:pPr>
      <w:r>
        <w:rPr>
          <w:rStyle w:val="CommentReference"/>
        </w:rPr>
        <w:annotationRef/>
      </w:r>
      <w:r>
        <w:t>Current system directly reports the status of one PPS chain and only indirectly reports the status of the other.  The upgraded system should report the status of both via the use of an auxiliary contact on a relay energized by the PPS signal.</w:t>
      </w:r>
    </w:p>
  </w:comment>
  <w:comment w:id="229" w:author="Sebek, Jim" w:date="2026-03-12T17:09:00Z" w:initials="JS">
    <w:p w14:paraId="5B9D1C81" w14:textId="3D7012A1" w:rsidR="00FD72BA" w:rsidRDefault="00FD72BA" w:rsidP="00FD72BA">
      <w:pPr>
        <w:pStyle w:val="CommentText"/>
      </w:pPr>
      <w:r>
        <w:rPr>
          <w:rStyle w:val="CommentReference"/>
        </w:rPr>
        <w:annotationRef/>
      </w:r>
      <w:r>
        <w:t>The HVPS controller has the MPS for the HVPS.  The RF MPS system protects the klystron and cavities.</w:t>
      </w:r>
    </w:p>
  </w:comment>
  <w:comment w:id="275" w:author="Sebek, Jim" w:date="2026-03-13T16:20:00Z" w:initials="JS">
    <w:p w14:paraId="14892BBB" w14:textId="77777777" w:rsidR="00DD7859" w:rsidRDefault="00DD7859" w:rsidP="00DD7859">
      <w:pPr>
        <w:pStyle w:val="CommentText"/>
      </w:pPr>
      <w:r>
        <w:rPr>
          <w:rStyle w:val="CommentReference"/>
        </w:rPr>
        <w:annotationRef/>
      </w:r>
      <w:r>
        <w:t>May want to measure circulator load forward power in LLRF9 and measure WG1 load forward in this chassis.</w:t>
      </w:r>
    </w:p>
  </w:comment>
  <w:comment w:id="276" w:author="Sebek, Jim" w:date="2026-03-13T16:26:00Z" w:initials="JS">
    <w:p w14:paraId="2A66BD6C" w14:textId="77777777" w:rsidR="004C08EC" w:rsidRDefault="004C08EC" w:rsidP="004C08EC">
      <w:pPr>
        <w:pStyle w:val="CommentText"/>
      </w:pPr>
      <w:r>
        <w:rPr>
          <w:rStyle w:val="CommentReference"/>
        </w:rPr>
        <w:annotationRef/>
      </w:r>
      <w:r>
        <w:t>One of the spares is a coupled version of the klystron forward power.  This module would then have klystron forward power, HVPS voltage and current, so would have all of the signals that get sent to the PLC to perform the collector power calculation.</w:t>
      </w:r>
    </w:p>
  </w:comment>
  <w:comment w:id="292" w:author="Sebek, Jim" w:date="2026-03-13T16:35:00Z" w:initials="JS">
    <w:p w14:paraId="666E55A5" w14:textId="77777777" w:rsidR="00702DA2" w:rsidRDefault="00702DA2" w:rsidP="00702DA2">
      <w:pPr>
        <w:pStyle w:val="CommentText"/>
      </w:pPr>
      <w:r>
        <w:rPr>
          <w:rStyle w:val="CommentReference"/>
        </w:rPr>
        <w:annotationRef/>
      </w:r>
      <w:r>
        <w:t>Tony and Ben have advised buying a programmable AC supply from TDK/Lambda, Ametek, Chroma, etc.  The parts cost is higher, but there is no fabrication cost or effort.</w:t>
      </w:r>
    </w:p>
  </w:comment>
  <w:comment w:id="294" w:author="Sebek, Jim" w:date="2026-03-13T16:39:00Z" w:initials="JS">
    <w:p w14:paraId="25101E3C" w14:textId="77777777" w:rsidR="00702DA2" w:rsidRDefault="00702DA2" w:rsidP="00702DA2">
      <w:pPr>
        <w:pStyle w:val="CommentText"/>
      </w:pPr>
      <w:r>
        <w:rPr>
          <w:rStyle w:val="CommentReference"/>
        </w:rPr>
        <w:annotationRef/>
      </w:r>
      <w:r>
        <w:t>This will likely be controlled by the MPS, but readings for EPICS can come via the soft ioc.  These supplies are typically voltage controlled.  The IOC will set the frequency to 60 Hz over the ethernet port.  Hopefully there is also an analog amplitude control that the PLC can use to set the power supply output, keeping the current below a maximum value as the supply is ramped to its 500 W output power.  If we use this system, we need to decide if we use independent RMS meters for current and voltage that are monitored by the MPS, or if the IOC reads these values over ethernet and writes them to the PLC.</w:t>
      </w:r>
    </w:p>
  </w:comment>
  <w:comment w:id="299" w:author="Sebek, Jim" w:date="2026-03-13T16:43:00Z" w:initials="JS">
    <w:p w14:paraId="4BD47572" w14:textId="77777777" w:rsidR="00A251F7" w:rsidRDefault="00A251F7" w:rsidP="00A251F7">
      <w:pPr>
        <w:pStyle w:val="CommentText"/>
      </w:pPr>
      <w:r>
        <w:rPr>
          <w:rStyle w:val="CommentReference"/>
        </w:rPr>
        <w:annotationRef/>
      </w:r>
      <w:r>
        <w:t>Much of this software will already be in LLRF9.</w:t>
      </w:r>
    </w:p>
  </w:comment>
  <w:comment w:id="312" w:author="Sebek, Jim" w:date="2026-03-13T16:46:00Z" w:initials="JS">
    <w:p w14:paraId="408701BA" w14:textId="77777777" w:rsidR="00A251F7" w:rsidRDefault="00A251F7" w:rsidP="00A251F7">
      <w:pPr>
        <w:pStyle w:val="CommentText"/>
      </w:pPr>
      <w:r>
        <w:rPr>
          <w:rStyle w:val="CommentReference"/>
        </w:rPr>
        <w:annotationRef/>
      </w:r>
      <w:r>
        <w:t>Were used for PEP-II, but not SPEAR3.</w:t>
      </w:r>
    </w:p>
  </w:comment>
  <w:comment w:id="320" w:author="Sebek, Jim" w:date="2026-03-13T16:51:00Z" w:initials="JS">
    <w:p w14:paraId="59F0D123" w14:textId="77777777" w:rsidR="00A251F7" w:rsidRDefault="00A251F7" w:rsidP="00A251F7">
      <w:pPr>
        <w:pStyle w:val="CommentText"/>
      </w:pPr>
      <w:r>
        <w:rPr>
          <w:rStyle w:val="CommentReference"/>
        </w:rPr>
        <w:annotationRef/>
      </w:r>
      <w:r>
        <w:t>Heater controller is part of MPS.  Klystron does not give a permit to operate unless the heater has reached power level and timed out.  EPICS system provides an override to allow the system expert to bypass the timeout in the event of a short power dip.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085D69" w15:done="0"/>
  <w15:commentEx w15:paraId="7F273759" w15:done="0"/>
  <w15:commentEx w15:paraId="204956EC" w15:done="0"/>
  <w15:commentEx w15:paraId="57D45016" w15:done="0"/>
  <w15:commentEx w15:paraId="6F8844B7" w15:done="0"/>
  <w15:commentEx w15:paraId="10AB3BF1" w15:done="0"/>
  <w15:commentEx w15:paraId="313D31AD" w15:done="0"/>
  <w15:commentEx w15:paraId="7AEB44A1" w15:done="0"/>
  <w15:commentEx w15:paraId="6E34565A" w15:done="0"/>
  <w15:commentEx w15:paraId="4FE70F3F" w15:done="0"/>
  <w15:commentEx w15:paraId="279AD26A" w15:done="0"/>
  <w15:commentEx w15:paraId="079050CC" w15:done="0"/>
  <w15:commentEx w15:paraId="54BBF6A7" w15:done="0"/>
  <w15:commentEx w15:paraId="5DA81405" w15:done="0"/>
  <w15:commentEx w15:paraId="0E9E8BEF" w15:done="0"/>
  <w15:commentEx w15:paraId="74528F16" w15:done="0"/>
  <w15:commentEx w15:paraId="70887964" w15:done="0"/>
  <w15:commentEx w15:paraId="5B9D1C81" w15:done="0"/>
  <w15:commentEx w15:paraId="14892BBB" w15:done="0"/>
  <w15:commentEx w15:paraId="2A66BD6C" w15:done="0"/>
  <w15:commentEx w15:paraId="666E55A5" w15:done="0"/>
  <w15:commentEx w15:paraId="25101E3C" w15:done="0"/>
  <w15:commentEx w15:paraId="4BD47572" w15:done="0"/>
  <w15:commentEx w15:paraId="408701BA" w15:done="0"/>
  <w15:commentEx w15:paraId="59F0D1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A67AFD" w16cex:dateUtc="2026-03-09T17:05:00Z"/>
  <w16cex:commentExtensible w16cex:durableId="3EF923DD" w16cex:dateUtc="2026-03-09T17:37:00Z"/>
  <w16cex:commentExtensible w16cex:durableId="79292E82" w16cex:dateUtc="2026-03-09T17:43:00Z"/>
  <w16cex:commentExtensible w16cex:durableId="134F823E" w16cex:dateUtc="2026-03-09T20:38:00Z"/>
  <w16cex:commentExtensible w16cex:durableId="707034F0" w16cex:dateUtc="2026-03-09T20:43:00Z"/>
  <w16cex:commentExtensible w16cex:durableId="4C5BE20A" w16cex:dateUtc="2026-03-09T20:49:00Z"/>
  <w16cex:commentExtensible w16cex:durableId="054BF594" w16cex:dateUtc="2026-03-09T21:17:00Z"/>
  <w16cex:commentExtensible w16cex:durableId="0B951AF2" w16cex:dateUtc="2026-03-09T21:33:00Z"/>
  <w16cex:commentExtensible w16cex:durableId="5A8432FC" w16cex:dateUtc="2026-03-09T21:29:00Z"/>
  <w16cex:commentExtensible w16cex:durableId="704816CE" w16cex:dateUtc="2026-03-09T21:34:00Z"/>
  <w16cex:commentExtensible w16cex:durableId="083CA4D9" w16cex:dateUtc="2026-03-09T22:00:00Z"/>
  <w16cex:commentExtensible w16cex:durableId="48FDD7E3" w16cex:dateUtc="2026-03-09T22:02:00Z"/>
  <w16cex:commentExtensible w16cex:durableId="335D1E76" w16cex:dateUtc="2026-03-09T22:04:00Z"/>
  <w16cex:commentExtensible w16cex:durableId="4A2956F7" w16cex:dateUtc="2026-03-12T23:50:00Z"/>
  <w16cex:commentExtensible w16cex:durableId="1A6DC8C6" w16cex:dateUtc="2026-03-12T23:57:00Z"/>
  <w16cex:commentExtensible w16cex:durableId="22814291" w16cex:dateUtc="2026-03-13T00:08:00Z"/>
  <w16cex:commentExtensible w16cex:durableId="11273109" w16cex:dateUtc="2026-03-13T21:55:00Z"/>
  <w16cex:commentExtensible w16cex:durableId="5AB5FE44" w16cex:dateUtc="2026-03-13T00:09:00Z"/>
  <w16cex:commentExtensible w16cex:durableId="3F6AF126" w16cex:dateUtc="2026-03-13T23:20:00Z"/>
  <w16cex:commentExtensible w16cex:durableId="091322B9" w16cex:dateUtc="2026-03-13T23:26:00Z"/>
  <w16cex:commentExtensible w16cex:durableId="2612F805" w16cex:dateUtc="2026-03-13T23:35:00Z"/>
  <w16cex:commentExtensible w16cex:durableId="40227041" w16cex:dateUtc="2026-03-13T23:39:00Z"/>
  <w16cex:commentExtensible w16cex:durableId="7D7B2505" w16cex:dateUtc="2026-03-13T23:43:00Z"/>
  <w16cex:commentExtensible w16cex:durableId="666252C9" w16cex:dateUtc="2026-03-13T23:46:00Z"/>
  <w16cex:commentExtensible w16cex:durableId="0804DC5C" w16cex:dateUtc="2026-03-13T2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085D69" w16cid:durableId="3CA67AFD"/>
  <w16cid:commentId w16cid:paraId="7F273759" w16cid:durableId="3EF923DD"/>
  <w16cid:commentId w16cid:paraId="204956EC" w16cid:durableId="79292E82"/>
  <w16cid:commentId w16cid:paraId="57D45016" w16cid:durableId="134F823E"/>
  <w16cid:commentId w16cid:paraId="6F8844B7" w16cid:durableId="707034F0"/>
  <w16cid:commentId w16cid:paraId="10AB3BF1" w16cid:durableId="4C5BE20A"/>
  <w16cid:commentId w16cid:paraId="313D31AD" w16cid:durableId="054BF594"/>
  <w16cid:commentId w16cid:paraId="7AEB44A1" w16cid:durableId="0B951AF2"/>
  <w16cid:commentId w16cid:paraId="6E34565A" w16cid:durableId="5A8432FC"/>
  <w16cid:commentId w16cid:paraId="4FE70F3F" w16cid:durableId="704816CE"/>
  <w16cid:commentId w16cid:paraId="279AD26A" w16cid:durableId="083CA4D9"/>
  <w16cid:commentId w16cid:paraId="079050CC" w16cid:durableId="48FDD7E3"/>
  <w16cid:commentId w16cid:paraId="54BBF6A7" w16cid:durableId="335D1E76"/>
  <w16cid:commentId w16cid:paraId="5DA81405" w16cid:durableId="4A2956F7"/>
  <w16cid:commentId w16cid:paraId="0E9E8BEF" w16cid:durableId="1A6DC8C6"/>
  <w16cid:commentId w16cid:paraId="74528F16" w16cid:durableId="22814291"/>
  <w16cid:commentId w16cid:paraId="70887964" w16cid:durableId="11273109"/>
  <w16cid:commentId w16cid:paraId="5B9D1C81" w16cid:durableId="5AB5FE44"/>
  <w16cid:commentId w16cid:paraId="14892BBB" w16cid:durableId="3F6AF126"/>
  <w16cid:commentId w16cid:paraId="2A66BD6C" w16cid:durableId="091322B9"/>
  <w16cid:commentId w16cid:paraId="666E55A5" w16cid:durableId="2612F805"/>
  <w16cid:commentId w16cid:paraId="25101E3C" w16cid:durableId="40227041"/>
  <w16cid:commentId w16cid:paraId="4BD47572" w16cid:durableId="7D7B2505"/>
  <w16cid:commentId w16cid:paraId="408701BA" w16cid:durableId="666252C9"/>
  <w16cid:commentId w16cid:paraId="59F0D123" w16cid:durableId="0804DC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0DC0D" w14:textId="77777777" w:rsidR="00405A85" w:rsidRDefault="00405A85">
      <w:r>
        <w:separator/>
      </w:r>
    </w:p>
  </w:endnote>
  <w:endnote w:type="continuationSeparator" w:id="0">
    <w:p w14:paraId="08A5612A" w14:textId="77777777" w:rsidR="00405A85" w:rsidRDefault="00405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D6174" w14:textId="77777777" w:rsidR="009350C1" w:rsidRDefault="00000000">
    <w:pPr>
      <w:pBdr>
        <w:top w:val="single" w:sz="2" w:space="4" w:color="EEEEEE"/>
      </w:pBdr>
      <w:tabs>
        <w:tab w:val="right" w:pos="9026"/>
      </w:tabs>
    </w:pPr>
    <w:r>
      <w:rPr>
        <w:color w:val="999999"/>
        <w:sz w:val="16"/>
        <w:szCs w:val="16"/>
      </w:rPr>
      <w:t>RF Department, SSRL/Accelerator</w:t>
    </w:r>
    <w:r>
      <w:tab/>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C0C31">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277EE" w14:textId="77777777" w:rsidR="00405A85" w:rsidRDefault="00405A85">
      <w:r>
        <w:separator/>
      </w:r>
    </w:p>
  </w:footnote>
  <w:footnote w:type="continuationSeparator" w:id="0">
    <w:p w14:paraId="21D1413C" w14:textId="77777777" w:rsidR="00405A85" w:rsidRDefault="00405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9EBDA" w14:textId="77777777" w:rsidR="009350C1" w:rsidRDefault="00000000">
    <w:pPr>
      <w:pBdr>
        <w:bottom w:val="single" w:sz="2" w:space="4" w:color="EEEEEE"/>
      </w:pBdr>
      <w:tabs>
        <w:tab w:val="right" w:pos="9026"/>
      </w:tabs>
    </w:pPr>
    <w:r>
      <w:rPr>
        <w:color w:val="999999"/>
        <w:sz w:val="16"/>
        <w:szCs w:val="16"/>
      </w:rPr>
      <w:t>SPEAR3 LLRF Upgrade — Physical Design Report</w:t>
    </w:r>
    <w:r>
      <w:tab/>
    </w:r>
    <w:r>
      <w:rPr>
        <w:color w:val="BBBBBB"/>
        <w:sz w:val="16"/>
        <w:szCs w:val="16"/>
      </w:rPr>
      <w:t>SPEAR3-LLRF-PDR-</w:t>
    </w:r>
    <w:proofErr w:type="gramStart"/>
    <w:r>
      <w:rPr>
        <w:color w:val="BBBBBB"/>
        <w:sz w:val="16"/>
        <w:szCs w:val="16"/>
      </w:rPr>
      <w:t>001  |</w:t>
    </w:r>
    <w:proofErr w:type="gramEnd"/>
    <w:r>
      <w:rPr>
        <w:color w:val="BBBBBB"/>
        <w:sz w:val="16"/>
        <w:szCs w:val="16"/>
      </w:rPr>
      <w:t xml:space="preserve">  R</w:t>
    </w:r>
    <w:proofErr w:type="gramStart"/>
    <w:r>
      <w:rPr>
        <w:color w:val="BBBBBB"/>
        <w:sz w:val="16"/>
        <w:szCs w:val="16"/>
      </w:rPr>
      <w:t>0  |</w:t>
    </w:r>
    <w:proofErr w:type="gramEnd"/>
    <w:r>
      <w:rPr>
        <w:color w:val="BBBBBB"/>
        <w:sz w:val="16"/>
        <w:szCs w:val="16"/>
      </w:rPr>
      <w:t xml:space="preserve">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A71E9"/>
    <w:multiLevelType w:val="hybridMultilevel"/>
    <w:tmpl w:val="3E72F7F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AEE5DB0"/>
    <w:multiLevelType w:val="hybridMultilevel"/>
    <w:tmpl w:val="3E72F7F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F472367"/>
    <w:multiLevelType w:val="hybridMultilevel"/>
    <w:tmpl w:val="3E72F7F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2E72F52"/>
    <w:multiLevelType w:val="hybridMultilevel"/>
    <w:tmpl w:val="4EA2EC18"/>
    <w:lvl w:ilvl="0" w:tplc="01BE3710">
      <w:start w:val="1"/>
      <w:numFmt w:val="bullet"/>
      <w:lvlText w:val="•"/>
      <w:lvlJc w:val="left"/>
      <w:pPr>
        <w:ind w:left="720" w:hanging="360"/>
      </w:pPr>
    </w:lvl>
    <w:lvl w:ilvl="1" w:tplc="C0D65C30">
      <w:start w:val="1"/>
      <w:numFmt w:val="bullet"/>
      <w:lvlText w:val="◦"/>
      <w:lvlJc w:val="left"/>
      <w:pPr>
        <w:ind w:left="1080" w:hanging="360"/>
      </w:pPr>
    </w:lvl>
    <w:lvl w:ilvl="2" w:tplc="2F2E426A">
      <w:numFmt w:val="decimal"/>
      <w:lvlText w:val=""/>
      <w:lvlJc w:val="left"/>
    </w:lvl>
    <w:lvl w:ilvl="3" w:tplc="409620D8">
      <w:numFmt w:val="decimal"/>
      <w:lvlText w:val=""/>
      <w:lvlJc w:val="left"/>
    </w:lvl>
    <w:lvl w:ilvl="4" w:tplc="419C72DC">
      <w:numFmt w:val="decimal"/>
      <w:lvlText w:val=""/>
      <w:lvlJc w:val="left"/>
    </w:lvl>
    <w:lvl w:ilvl="5" w:tplc="02142DE2">
      <w:numFmt w:val="decimal"/>
      <w:lvlText w:val=""/>
      <w:lvlJc w:val="left"/>
    </w:lvl>
    <w:lvl w:ilvl="6" w:tplc="8F58B39C">
      <w:numFmt w:val="decimal"/>
      <w:lvlText w:val=""/>
      <w:lvlJc w:val="left"/>
    </w:lvl>
    <w:lvl w:ilvl="7" w:tplc="08E80558">
      <w:numFmt w:val="decimal"/>
      <w:lvlText w:val=""/>
      <w:lvlJc w:val="left"/>
    </w:lvl>
    <w:lvl w:ilvl="8" w:tplc="7A64D2A0">
      <w:numFmt w:val="decimal"/>
      <w:lvlText w:val=""/>
      <w:lvlJc w:val="left"/>
    </w:lvl>
  </w:abstractNum>
  <w:abstractNum w:abstractNumId="4" w15:restartNumberingAfterBreak="0">
    <w:nsid w:val="27981CAD"/>
    <w:multiLevelType w:val="hybridMultilevel"/>
    <w:tmpl w:val="3E72F7F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DBC7152"/>
    <w:multiLevelType w:val="hybridMultilevel"/>
    <w:tmpl w:val="7C5C786C"/>
    <w:lvl w:ilvl="0" w:tplc="32D685D6">
      <w:start w:val="1"/>
      <w:numFmt w:val="bullet"/>
      <w:lvlText w:val="●"/>
      <w:lvlJc w:val="left"/>
      <w:pPr>
        <w:ind w:left="720" w:hanging="360"/>
      </w:pPr>
    </w:lvl>
    <w:lvl w:ilvl="1" w:tplc="CC682B76">
      <w:start w:val="1"/>
      <w:numFmt w:val="bullet"/>
      <w:lvlText w:val="○"/>
      <w:lvlJc w:val="left"/>
      <w:pPr>
        <w:ind w:left="1440" w:hanging="360"/>
      </w:pPr>
    </w:lvl>
    <w:lvl w:ilvl="2" w:tplc="A28A0FFC">
      <w:start w:val="1"/>
      <w:numFmt w:val="bullet"/>
      <w:lvlText w:val="■"/>
      <w:lvlJc w:val="left"/>
      <w:pPr>
        <w:ind w:left="2160" w:hanging="360"/>
      </w:pPr>
    </w:lvl>
    <w:lvl w:ilvl="3" w:tplc="9912F46E">
      <w:start w:val="1"/>
      <w:numFmt w:val="bullet"/>
      <w:lvlText w:val="●"/>
      <w:lvlJc w:val="left"/>
      <w:pPr>
        <w:ind w:left="2880" w:hanging="360"/>
      </w:pPr>
    </w:lvl>
    <w:lvl w:ilvl="4" w:tplc="BA444D2E">
      <w:start w:val="1"/>
      <w:numFmt w:val="bullet"/>
      <w:lvlText w:val="○"/>
      <w:lvlJc w:val="left"/>
      <w:pPr>
        <w:ind w:left="3600" w:hanging="360"/>
      </w:pPr>
    </w:lvl>
    <w:lvl w:ilvl="5" w:tplc="71BEF5B0">
      <w:start w:val="1"/>
      <w:numFmt w:val="bullet"/>
      <w:lvlText w:val="■"/>
      <w:lvlJc w:val="left"/>
      <w:pPr>
        <w:ind w:left="4320" w:hanging="360"/>
      </w:pPr>
    </w:lvl>
    <w:lvl w:ilvl="6" w:tplc="FADC4B7E">
      <w:start w:val="1"/>
      <w:numFmt w:val="bullet"/>
      <w:lvlText w:val="●"/>
      <w:lvlJc w:val="left"/>
      <w:pPr>
        <w:ind w:left="5040" w:hanging="360"/>
      </w:pPr>
    </w:lvl>
    <w:lvl w:ilvl="7" w:tplc="B69CF592">
      <w:start w:val="1"/>
      <w:numFmt w:val="bullet"/>
      <w:lvlText w:val="●"/>
      <w:lvlJc w:val="left"/>
      <w:pPr>
        <w:ind w:left="5760" w:hanging="360"/>
      </w:pPr>
    </w:lvl>
    <w:lvl w:ilvl="8" w:tplc="A2E224CC">
      <w:start w:val="1"/>
      <w:numFmt w:val="bullet"/>
      <w:lvlText w:val="●"/>
      <w:lvlJc w:val="left"/>
      <w:pPr>
        <w:ind w:left="6480" w:hanging="360"/>
      </w:pPr>
    </w:lvl>
  </w:abstractNum>
  <w:abstractNum w:abstractNumId="6" w15:restartNumberingAfterBreak="0">
    <w:nsid w:val="50296B7D"/>
    <w:multiLevelType w:val="hybridMultilevel"/>
    <w:tmpl w:val="3E72F7F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053227C"/>
    <w:multiLevelType w:val="hybridMultilevel"/>
    <w:tmpl w:val="3E72F7FE"/>
    <w:lvl w:ilvl="0" w:tplc="8C947F7E">
      <w:start w:val="1"/>
      <w:numFmt w:val="decimal"/>
      <w:lvlText w:val="%1."/>
      <w:lvlJc w:val="left"/>
      <w:pPr>
        <w:ind w:left="720" w:hanging="360"/>
      </w:pPr>
    </w:lvl>
    <w:lvl w:ilvl="1" w:tplc="A61045A4">
      <w:numFmt w:val="decimal"/>
      <w:lvlText w:val=""/>
      <w:lvlJc w:val="left"/>
    </w:lvl>
    <w:lvl w:ilvl="2" w:tplc="28D491FC">
      <w:numFmt w:val="decimal"/>
      <w:lvlText w:val=""/>
      <w:lvlJc w:val="left"/>
    </w:lvl>
    <w:lvl w:ilvl="3" w:tplc="F510FF16">
      <w:numFmt w:val="decimal"/>
      <w:lvlText w:val=""/>
      <w:lvlJc w:val="left"/>
    </w:lvl>
    <w:lvl w:ilvl="4" w:tplc="8240738C">
      <w:numFmt w:val="decimal"/>
      <w:lvlText w:val=""/>
      <w:lvlJc w:val="left"/>
    </w:lvl>
    <w:lvl w:ilvl="5" w:tplc="2AAC849E">
      <w:numFmt w:val="decimal"/>
      <w:lvlText w:val=""/>
      <w:lvlJc w:val="left"/>
    </w:lvl>
    <w:lvl w:ilvl="6" w:tplc="22708734">
      <w:numFmt w:val="decimal"/>
      <w:lvlText w:val=""/>
      <w:lvlJc w:val="left"/>
    </w:lvl>
    <w:lvl w:ilvl="7" w:tplc="549C6E7A">
      <w:numFmt w:val="decimal"/>
      <w:lvlText w:val=""/>
      <w:lvlJc w:val="left"/>
    </w:lvl>
    <w:lvl w:ilvl="8" w:tplc="991EBB08">
      <w:numFmt w:val="decimal"/>
      <w:lvlText w:val=""/>
      <w:lvlJc w:val="left"/>
    </w:lvl>
  </w:abstractNum>
  <w:num w:numId="1" w16cid:durableId="1857496073">
    <w:abstractNumId w:val="5"/>
    <w:lvlOverride w:ilvl="0">
      <w:startOverride w:val="1"/>
    </w:lvlOverride>
  </w:num>
  <w:num w:numId="2" w16cid:durableId="329598119">
    <w:abstractNumId w:val="7"/>
    <w:lvlOverride w:ilvl="0">
      <w:startOverride w:val="1"/>
    </w:lvlOverride>
  </w:num>
  <w:num w:numId="3" w16cid:durableId="778918411">
    <w:abstractNumId w:val="3"/>
    <w:lvlOverride w:ilvl="0">
      <w:startOverride w:val="1"/>
    </w:lvlOverride>
  </w:num>
  <w:num w:numId="4" w16cid:durableId="1782147353">
    <w:abstractNumId w:val="7"/>
  </w:num>
  <w:num w:numId="5" w16cid:durableId="1389963513">
    <w:abstractNumId w:val="4"/>
  </w:num>
  <w:num w:numId="6" w16cid:durableId="1693802296">
    <w:abstractNumId w:val="2"/>
  </w:num>
  <w:num w:numId="7" w16cid:durableId="1540123872">
    <w:abstractNumId w:val="6"/>
  </w:num>
  <w:num w:numId="8" w16cid:durableId="1283029605">
    <w:abstractNumId w:val="0"/>
  </w:num>
  <w:num w:numId="9" w16cid:durableId="632610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ek, Jim">
    <w15:presenceInfo w15:providerId="AD" w15:userId="S::sebek@slac.stanford.edu::3067f811-ac32-41b3-a6bf-a6d12dc0a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0C1"/>
    <w:rsid w:val="001014A6"/>
    <w:rsid w:val="00225860"/>
    <w:rsid w:val="00284B09"/>
    <w:rsid w:val="00314ABE"/>
    <w:rsid w:val="003C5D99"/>
    <w:rsid w:val="00405A85"/>
    <w:rsid w:val="0048346B"/>
    <w:rsid w:val="004A615E"/>
    <w:rsid w:val="004C08EC"/>
    <w:rsid w:val="004D087B"/>
    <w:rsid w:val="005518CD"/>
    <w:rsid w:val="005C509E"/>
    <w:rsid w:val="006C4F5B"/>
    <w:rsid w:val="00702DA2"/>
    <w:rsid w:val="007235F1"/>
    <w:rsid w:val="00733956"/>
    <w:rsid w:val="00767B30"/>
    <w:rsid w:val="00823CFC"/>
    <w:rsid w:val="00875567"/>
    <w:rsid w:val="008C0C31"/>
    <w:rsid w:val="008D5060"/>
    <w:rsid w:val="009042F8"/>
    <w:rsid w:val="009350C1"/>
    <w:rsid w:val="0094508F"/>
    <w:rsid w:val="00A251F7"/>
    <w:rsid w:val="00AA76D9"/>
    <w:rsid w:val="00B85EFC"/>
    <w:rsid w:val="00B86A68"/>
    <w:rsid w:val="00B9463C"/>
    <w:rsid w:val="00BC2887"/>
    <w:rsid w:val="00C47822"/>
    <w:rsid w:val="00C7151A"/>
    <w:rsid w:val="00CA19B3"/>
    <w:rsid w:val="00CC5A8C"/>
    <w:rsid w:val="00D04DA5"/>
    <w:rsid w:val="00D60140"/>
    <w:rsid w:val="00D862C4"/>
    <w:rsid w:val="00DD39CE"/>
    <w:rsid w:val="00DD7859"/>
    <w:rsid w:val="00E139FD"/>
    <w:rsid w:val="00E44810"/>
    <w:rsid w:val="00E606CE"/>
    <w:rsid w:val="00EB67BD"/>
    <w:rsid w:val="00ED5DBD"/>
    <w:rsid w:val="00F11E23"/>
    <w:rsid w:val="00FD3E37"/>
    <w:rsid w:val="00FD72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A6B5B"/>
  <w15:docId w15:val="{AEFE7139-FDB7-4298-B2C3-6131682C1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8C0C31"/>
    <w:pPr>
      <w:pBdr>
        <w:bottom w:val="single" w:sz="4" w:space="4" w:color="2E75B6"/>
      </w:pBdr>
      <w:spacing w:before="360" w:after="120"/>
      <w:outlineLvl w:val="0"/>
    </w:pPr>
    <w:rPr>
      <w:b/>
      <w:bCs/>
      <w:color w:val="1F497D"/>
      <w:sz w:val="28"/>
      <w:szCs w:val="34"/>
    </w:rPr>
  </w:style>
  <w:style w:type="paragraph" w:styleId="Heading2">
    <w:name w:val="heading 2"/>
    <w:uiPriority w:val="9"/>
    <w:unhideWhenUsed/>
    <w:qFormat/>
    <w:rsid w:val="008C0C31"/>
    <w:pPr>
      <w:spacing w:before="240" w:after="80"/>
      <w:outlineLvl w:val="1"/>
    </w:pPr>
    <w:rPr>
      <w:b/>
      <w:bCs/>
      <w:color w:val="2E75B6"/>
      <w:sz w:val="24"/>
      <w:szCs w:val="26"/>
    </w:rPr>
  </w:style>
  <w:style w:type="paragraph" w:styleId="Heading3">
    <w:name w:val="heading 3"/>
    <w:uiPriority w:val="9"/>
    <w:unhideWhenUsed/>
    <w:qFormat/>
    <w:rsid w:val="008C0C31"/>
    <w:pPr>
      <w:spacing w:before="160" w:after="60"/>
      <w:outlineLvl w:val="2"/>
    </w:pPr>
    <w:rPr>
      <w:b/>
      <w:bCs/>
      <w:color w:val="595959"/>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C0C31"/>
    <w:pPr>
      <w:spacing w:after="100"/>
    </w:pPr>
  </w:style>
  <w:style w:type="paragraph" w:styleId="TOC2">
    <w:name w:val="toc 2"/>
    <w:basedOn w:val="Normal"/>
    <w:next w:val="Normal"/>
    <w:autoRedefine/>
    <w:uiPriority w:val="39"/>
    <w:unhideWhenUsed/>
    <w:rsid w:val="008C0C31"/>
    <w:pPr>
      <w:spacing w:after="100"/>
      <w:ind w:left="200"/>
    </w:pPr>
  </w:style>
  <w:style w:type="paragraph" w:styleId="TOC3">
    <w:name w:val="toc 3"/>
    <w:basedOn w:val="Normal"/>
    <w:next w:val="Normal"/>
    <w:autoRedefine/>
    <w:uiPriority w:val="39"/>
    <w:unhideWhenUsed/>
    <w:rsid w:val="008C0C31"/>
    <w:pPr>
      <w:spacing w:after="100"/>
      <w:ind w:left="400"/>
    </w:pPr>
  </w:style>
  <w:style w:type="paragraph" w:styleId="TOC4">
    <w:name w:val="toc 4"/>
    <w:basedOn w:val="Normal"/>
    <w:next w:val="Normal"/>
    <w:autoRedefine/>
    <w:uiPriority w:val="39"/>
    <w:unhideWhenUsed/>
    <w:rsid w:val="008C0C3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8C0C3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C0C3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C0C3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C0C3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C0C3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8C0C31"/>
    <w:rPr>
      <w:color w:val="605E5C"/>
      <w:shd w:val="clear" w:color="auto" w:fill="E1DFDD"/>
    </w:rPr>
  </w:style>
  <w:style w:type="paragraph" w:styleId="Revision">
    <w:name w:val="Revision"/>
    <w:hidden/>
    <w:uiPriority w:val="99"/>
    <w:semiHidden/>
    <w:rsid w:val="0048346B"/>
  </w:style>
  <w:style w:type="character" w:styleId="CommentReference">
    <w:name w:val="annotation reference"/>
    <w:basedOn w:val="DefaultParagraphFont"/>
    <w:uiPriority w:val="99"/>
    <w:semiHidden/>
    <w:unhideWhenUsed/>
    <w:rsid w:val="0048346B"/>
    <w:rPr>
      <w:sz w:val="16"/>
      <w:szCs w:val="16"/>
    </w:rPr>
  </w:style>
  <w:style w:type="paragraph" w:styleId="CommentText">
    <w:name w:val="annotation text"/>
    <w:basedOn w:val="Normal"/>
    <w:link w:val="CommentTextChar"/>
    <w:uiPriority w:val="99"/>
    <w:unhideWhenUsed/>
    <w:rsid w:val="0048346B"/>
  </w:style>
  <w:style w:type="character" w:customStyle="1" w:styleId="CommentTextChar">
    <w:name w:val="Comment Text Char"/>
    <w:basedOn w:val="DefaultParagraphFont"/>
    <w:link w:val="CommentText"/>
    <w:uiPriority w:val="99"/>
    <w:rsid w:val="0048346B"/>
  </w:style>
  <w:style w:type="paragraph" w:styleId="CommentSubject">
    <w:name w:val="annotation subject"/>
    <w:basedOn w:val="CommentText"/>
    <w:next w:val="CommentText"/>
    <w:link w:val="CommentSubjectChar"/>
    <w:uiPriority w:val="99"/>
    <w:semiHidden/>
    <w:unhideWhenUsed/>
    <w:rsid w:val="0048346B"/>
    <w:rPr>
      <w:b/>
      <w:bCs/>
    </w:rPr>
  </w:style>
  <w:style w:type="character" w:customStyle="1" w:styleId="CommentSubjectChar">
    <w:name w:val="Comment Subject Char"/>
    <w:basedOn w:val="CommentTextChar"/>
    <w:link w:val="CommentSubject"/>
    <w:uiPriority w:val="99"/>
    <w:semiHidden/>
    <w:rsid w:val="004834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7542</TotalTime>
  <Pages>35</Pages>
  <Words>12575</Words>
  <Characters>71682</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SLAC National Accelerator Laboratory</Company>
  <LinksUpToDate>false</LinksUpToDate>
  <CharactersWithSpaces>84089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Sebek, Jim</cp:lastModifiedBy>
  <cp:revision>18</cp:revision>
  <dcterms:created xsi:type="dcterms:W3CDTF">2026-03-09T17:01:00Z</dcterms:created>
  <dcterms:modified xsi:type="dcterms:W3CDTF">2026-03-16T21:12:00Z</dcterms:modified>
</cp:coreProperties>
</file>